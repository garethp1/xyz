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ayout w:type="fixed"/>
        <w:tblLook w:val="01E0" w:firstRow="1" w:lastRow="1" w:firstColumn="1" w:lastColumn="1" w:noHBand="0" w:noVBand="0"/>
      </w:tblPr>
      <w:tblGrid>
        <w:gridCol w:w="3314"/>
        <w:gridCol w:w="7126"/>
      </w:tblGrid>
      <w:tr w:rsidR="00557AFC" w:rsidRPr="001F0D0F" w14:paraId="7872638D" w14:textId="77777777" w:rsidTr="00A22871">
        <w:trPr>
          <w:trHeight w:val="699"/>
          <w:tblHeader/>
          <w:jc w:val="center"/>
        </w:trPr>
        <w:tc>
          <w:tcPr>
            <w:tcW w:w="10440" w:type="dxa"/>
            <w:gridSpan w:val="2"/>
            <w:tcBorders>
              <w:top w:val="nil"/>
              <w:left w:val="single" w:sz="4" w:space="0" w:color="auto"/>
              <w:right w:val="single" w:sz="4" w:space="0" w:color="auto"/>
            </w:tcBorders>
            <w:shd w:val="clear" w:color="auto" w:fill="C00000"/>
            <w:vAlign w:val="center"/>
          </w:tcPr>
          <w:p w14:paraId="7872638C" w14:textId="34BDC12C" w:rsidR="00557AFC" w:rsidRPr="001F0D0F" w:rsidRDefault="00557AFC" w:rsidP="00AB71E9">
            <w:pPr>
              <w:pStyle w:val="TableHeaderLarge"/>
              <w:rPr>
                <w:sz w:val="28"/>
              </w:rPr>
            </w:pPr>
            <w:bookmarkStart w:id="0" w:name="_Toc327548004"/>
            <w:bookmarkStart w:id="1" w:name="_Toc327548204"/>
            <w:bookmarkStart w:id="2" w:name="_Toc330993687"/>
            <w:bookmarkStart w:id="3" w:name="_Toc74460299"/>
            <w:r w:rsidRPr="001F0D0F">
              <w:t xml:space="preserve">Change Request </w:t>
            </w:r>
            <w:r>
              <w:t>Form</w:t>
            </w:r>
          </w:p>
        </w:tc>
      </w:tr>
      <w:tr w:rsidR="00557AFC" w:rsidRPr="001F0D0F" w14:paraId="78726390" w14:textId="77777777" w:rsidTr="00A22871">
        <w:trPr>
          <w:trHeight w:val="2967"/>
          <w:jc w:val="center"/>
        </w:trPr>
        <w:tc>
          <w:tcPr>
            <w:tcW w:w="3314" w:type="dxa"/>
            <w:tcBorders>
              <w:top w:val="single" w:sz="4" w:space="0" w:color="auto"/>
              <w:left w:val="single" w:sz="4" w:space="0" w:color="auto"/>
              <w:bottom w:val="single" w:sz="4" w:space="0" w:color="auto"/>
              <w:right w:val="single" w:sz="4" w:space="0" w:color="auto"/>
            </w:tcBorders>
            <w:shd w:val="clear" w:color="auto" w:fill="FFFFFF"/>
            <w:vAlign w:val="center"/>
          </w:tcPr>
          <w:p w14:paraId="7872638E" w14:textId="0C7A0268" w:rsidR="00557AFC" w:rsidRPr="00B35A43" w:rsidRDefault="00AB71E9" w:rsidP="00A22871">
            <w:pPr>
              <w:pStyle w:val="Centredtext"/>
            </w:pPr>
            <w:r>
              <w:rPr>
                <w:noProof/>
                <w:lang w:eastAsia="en-GB" w:bidi="ar-SA"/>
              </w:rPr>
              <w:drawing>
                <wp:inline distT="0" distB="0" distL="0" distR="0" wp14:anchorId="3FBB0641" wp14:editId="04EBC77B">
                  <wp:extent cx="1725318" cy="1725318"/>
                  <wp:effectExtent l="0" t="0" r="825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quare-logo.png"/>
                          <pic:cNvPicPr/>
                        </pic:nvPicPr>
                        <pic:blipFill>
                          <a:blip r:embed="rId12">
                            <a:extLst>
                              <a:ext uri="{28A0092B-C50C-407E-A947-70E740481C1C}">
                                <a14:useLocalDpi xmlns:a14="http://schemas.microsoft.com/office/drawing/2010/main" val="0"/>
                              </a:ext>
                            </a:extLst>
                          </a:blip>
                          <a:stretch>
                            <a:fillRect/>
                          </a:stretch>
                        </pic:blipFill>
                        <pic:spPr>
                          <a:xfrm>
                            <a:off x="0" y="0"/>
                            <a:ext cx="1725318" cy="1725318"/>
                          </a:xfrm>
                          <a:prstGeom prst="rect">
                            <a:avLst/>
                          </a:prstGeom>
                        </pic:spPr>
                      </pic:pic>
                    </a:graphicData>
                  </a:graphic>
                </wp:inline>
              </w:drawing>
            </w:r>
          </w:p>
        </w:tc>
        <w:tc>
          <w:tcPr>
            <w:tcW w:w="7126" w:type="dxa"/>
            <w:tcBorders>
              <w:top w:val="single" w:sz="4" w:space="0" w:color="auto"/>
              <w:left w:val="single" w:sz="4" w:space="0" w:color="auto"/>
              <w:bottom w:val="single" w:sz="4" w:space="0" w:color="auto"/>
              <w:right w:val="single" w:sz="4" w:space="0" w:color="auto"/>
            </w:tcBorders>
            <w:shd w:val="clear" w:color="auto" w:fill="FFFFFF"/>
            <w:vAlign w:val="center"/>
          </w:tcPr>
          <w:p w14:paraId="7872638F" w14:textId="62320BFF" w:rsidR="00286B50" w:rsidRPr="00B5538E" w:rsidRDefault="00901346" w:rsidP="00A22871">
            <w:pPr>
              <w:pStyle w:val="CSDocTitle"/>
              <w:rPr>
                <w:szCs w:val="22"/>
              </w:rPr>
            </w:pPr>
            <w:sdt>
              <w:sdtPr>
                <w:rPr>
                  <w:szCs w:val="22"/>
                </w:rPr>
                <w:alias w:val="Change Request Number"/>
                <w:tag w:val="GSMAChangeRequestNumber"/>
                <w:id w:val="1555350712"/>
                <w:placeholder>
                  <w:docPart w:val="D00B450C461F4C429D336DA5E9865A8D"/>
                </w:placeholder>
                <w:dataBinding w:prefixMappings="xmlns:ns0='http://schemas.microsoft.com/office/2006/metadata/properties' xmlns:ns1='http://www.w3.org/2001/XMLSchema-instance' xmlns:ns2='http://schemas.microsoft.com/office/infopath/2007/PartnerControls' xmlns:ns3='ADEDD60E-22E2-4049-BE99-80A2BB237DD5' " w:xpath="/ns0:properties[1]/documentManagement[1]/ns3:GSMAChangeRequestNumber[1]" w:storeItemID="{D612F80C-BCC6-4708-8333-327470281DFD}"/>
                <w:text/>
              </w:sdtPr>
              <w:sdtContent>
                <w:r w:rsidR="001A1CAD">
                  <w:rPr>
                    <w:szCs w:val="22"/>
                    <w:lang w:val="en-GB"/>
                  </w:rPr>
                  <w:t>V2020.10 CR1001</w:t>
                </w:r>
              </w:sdtContent>
            </w:sdt>
            <w:r w:rsidR="00286B50">
              <w:rPr>
                <w:szCs w:val="22"/>
              </w:rPr>
              <w:t xml:space="preserve"> </w:t>
            </w:r>
            <w:sdt>
              <w:sdtPr>
                <w:rPr>
                  <w:szCs w:val="22"/>
                </w:rPr>
                <w:alias w:val="Document Title"/>
                <w:tag w:val="GSMATitle"/>
                <w:id w:val="531685620"/>
                <w:placeholder>
                  <w:docPart w:val="55EEE5FCFE0344FE8F7FDB425432EC3A"/>
                </w:placeholder>
                <w:dataBinding w:prefixMappings="xmlns:ns0='http://schemas.microsoft.com/office/2006/metadata/properties' xmlns:ns1='http://www.w3.org/2001/XMLSchema-instance' xmlns:ns2='http://schemas.microsoft.com/office/infopath/2007/PartnerControls' xmlns:ns3='ADEDD60E-22E2-4049-BE99-80A2BB237DD5' " w:xpath="/ns0:properties[1]/documentManagement[1]/ns3:GSMATitle[1]" w:storeItemID="{D612F80C-BCC6-4708-8333-327470281DFD}"/>
                <w:text/>
              </w:sdtPr>
              <w:sdtContent>
                <w:r w:rsidR="001A1CAD">
                  <w:rPr>
                    <w:szCs w:val="22"/>
                    <w:lang w:val="en-GB"/>
                  </w:rPr>
                  <w:t>Mobile Money API Definition</w:t>
                </w:r>
              </w:sdtContent>
            </w:sdt>
          </w:p>
        </w:tc>
      </w:tr>
      <w:tr w:rsidR="00557AFC" w:rsidRPr="001F0D0F" w14:paraId="78726392" w14:textId="77777777" w:rsidTr="00A22871">
        <w:trPr>
          <w:trHeight w:val="639"/>
          <w:jc w:val="center"/>
        </w:trPr>
        <w:tc>
          <w:tcPr>
            <w:tcW w:w="10440" w:type="dxa"/>
            <w:gridSpan w:val="2"/>
            <w:tcBorders>
              <w:top w:val="single" w:sz="4" w:space="0" w:color="auto"/>
              <w:left w:val="single" w:sz="4" w:space="0" w:color="auto"/>
              <w:bottom w:val="single" w:sz="4" w:space="0" w:color="auto"/>
              <w:right w:val="single" w:sz="4" w:space="0" w:color="auto"/>
            </w:tcBorders>
            <w:shd w:val="clear" w:color="auto" w:fill="C00000"/>
            <w:vAlign w:val="center"/>
          </w:tcPr>
          <w:p w14:paraId="78726391" w14:textId="77777777" w:rsidR="00557AFC" w:rsidRPr="001F0D0F" w:rsidRDefault="00557AFC" w:rsidP="00A22871">
            <w:pPr>
              <w:pStyle w:val="TableHeaderLarge"/>
              <w:rPr>
                <w:sz w:val="32"/>
              </w:rPr>
            </w:pPr>
            <w:r w:rsidRPr="001F0D0F">
              <w:t xml:space="preserve">Document </w:t>
            </w:r>
            <w:r w:rsidRPr="002A2C55">
              <w:t>Summary</w:t>
            </w:r>
            <w:r w:rsidRPr="001F0D0F">
              <w:t xml:space="preserve"> </w:t>
            </w:r>
          </w:p>
        </w:tc>
      </w:tr>
      <w:tr w:rsidR="00557AFC" w:rsidRPr="001F0D0F" w14:paraId="78726395" w14:textId="77777777" w:rsidTr="00557AFC">
        <w:trPr>
          <w:trHeight w:val="1058"/>
          <w:jc w:val="center"/>
        </w:trPr>
        <w:tc>
          <w:tcPr>
            <w:tcW w:w="3314" w:type="dxa"/>
            <w:tcBorders>
              <w:top w:val="single" w:sz="4" w:space="0" w:color="auto"/>
              <w:left w:val="single" w:sz="4" w:space="0" w:color="auto"/>
              <w:bottom w:val="single" w:sz="4" w:space="0" w:color="auto"/>
              <w:right w:val="single" w:sz="4" w:space="0" w:color="auto"/>
            </w:tcBorders>
            <w:shd w:val="clear" w:color="auto" w:fill="auto"/>
            <w:vAlign w:val="center"/>
          </w:tcPr>
          <w:p w14:paraId="78726393" w14:textId="77777777" w:rsidR="00557AFC" w:rsidRPr="001F0D0F" w:rsidRDefault="00557AFC" w:rsidP="00A22871">
            <w:pPr>
              <w:pStyle w:val="TableText"/>
            </w:pPr>
            <w:r w:rsidRPr="001F0D0F">
              <w:t xml:space="preserve">Official </w:t>
            </w:r>
            <w:r>
              <w:t>Document Number,</w:t>
            </w:r>
            <w:r w:rsidRPr="001F0D0F">
              <w:t xml:space="preserve">  Document Title</w:t>
            </w:r>
            <w:r>
              <w:t xml:space="preserve"> and Version Number </w:t>
            </w:r>
            <w:r w:rsidRPr="001F0D0F">
              <w:t xml:space="preserve"> </w:t>
            </w:r>
          </w:p>
        </w:tc>
        <w:sdt>
          <w:sdtPr>
            <w:alias w:val="Related Document Title"/>
            <w:tag w:val="GSMARelatedDocumentTitle"/>
            <w:id w:val="762345023"/>
            <w:placeholder>
              <w:docPart w:val="AF912451F16745A5B9EDE25A8081E6A6"/>
            </w:placeholder>
            <w:dataBinding w:prefixMappings="xmlns:ns0='http://schemas.microsoft.com/office/2006/metadata/properties' xmlns:ns1='http://www.w3.org/2001/XMLSchema-instance' xmlns:ns2='http://schemas.microsoft.com/office/infopath/2007/PartnerControls' xmlns:ns3='ADEDD60E-22E2-4049-BE99-80A2BB237DD5' " w:xpath="/ns0:properties[1]/documentManagement[1]/ns3:GSMARelatedDocumentTitle[1]" w:storeItemID="{D612F80C-BCC6-4708-8333-327470281DFD}"/>
            <w:text/>
          </w:sdtPr>
          <w:sdtContent>
            <w:tc>
              <w:tcPr>
                <w:tcW w:w="7126" w:type="dxa"/>
                <w:tcBorders>
                  <w:top w:val="single" w:sz="4" w:space="0" w:color="auto"/>
                  <w:left w:val="single" w:sz="4" w:space="0" w:color="auto"/>
                  <w:bottom w:val="single" w:sz="4" w:space="0" w:color="auto"/>
                  <w:right w:val="single" w:sz="4" w:space="0" w:color="auto"/>
                </w:tcBorders>
                <w:shd w:val="clear" w:color="auto" w:fill="auto"/>
                <w:vAlign w:val="center"/>
              </w:tcPr>
              <w:p w14:paraId="78726394" w14:textId="648C2BB0" w:rsidR="00557AFC" w:rsidRPr="001F0D0F" w:rsidRDefault="001A1CAD" w:rsidP="00A22871">
                <w:pPr>
                  <w:pStyle w:val="TableText"/>
                </w:pPr>
                <w:r>
                  <w:t>V2020.10 Mobile Money API Definition v</w:t>
                </w:r>
                <w:r w:rsidR="003E0711">
                  <w:t>1.0</w:t>
                </w:r>
                <w:r>
                  <w:t xml:space="preserve"> (Current)</w:t>
                </w:r>
              </w:p>
            </w:tc>
          </w:sdtContent>
        </w:sdt>
      </w:tr>
      <w:tr w:rsidR="00557AFC" w:rsidRPr="001F0D0F" w14:paraId="78726398" w14:textId="77777777" w:rsidTr="00557AFC">
        <w:trPr>
          <w:trHeight w:val="551"/>
          <w:jc w:val="center"/>
        </w:trPr>
        <w:tc>
          <w:tcPr>
            <w:tcW w:w="3314" w:type="dxa"/>
            <w:tcBorders>
              <w:top w:val="single" w:sz="4" w:space="0" w:color="auto"/>
            </w:tcBorders>
            <w:shd w:val="clear" w:color="auto" w:fill="auto"/>
            <w:vAlign w:val="center"/>
          </w:tcPr>
          <w:p w14:paraId="78726396" w14:textId="77777777" w:rsidR="00557AFC" w:rsidRPr="001F0D0F" w:rsidRDefault="00557AFC" w:rsidP="00A22871">
            <w:pPr>
              <w:pStyle w:val="TableText"/>
            </w:pPr>
            <w:r w:rsidRPr="001F0D0F">
              <w:t>Official Document Type</w:t>
            </w:r>
          </w:p>
        </w:tc>
        <w:sdt>
          <w:sdtPr>
            <w:alias w:val="Related Document Type"/>
            <w:tag w:val="GSMARelatedDocumentType"/>
            <w:id w:val="2001069446"/>
            <w:placeholder>
              <w:docPart w:val="3147EC5A13384798AEB6510EB5350FA2"/>
            </w:placeholder>
            <w:dataBinding w:prefixMappings="xmlns:ns0='http://schemas.microsoft.com/office/2006/metadata/properties' xmlns:ns1='http://www.w3.org/2001/XMLSchema-instance' xmlns:ns2='http://schemas.microsoft.com/office/infopath/2007/PartnerControls' xmlns:ns3='ADEDD60E-22E2-4049-BE99-80A2BB237DD5' " w:xpath="/ns0:properties[1]/documentManagement[1]/ns3:GSMARelatedDocumentType[1]" w:storeItemID="{D612F80C-BCC6-4708-8333-327470281DFD}"/>
            <w:text/>
          </w:sdtPr>
          <w:sdtContent>
            <w:tc>
              <w:tcPr>
                <w:tcW w:w="7126" w:type="dxa"/>
                <w:tcBorders>
                  <w:top w:val="single" w:sz="4" w:space="0" w:color="auto"/>
                </w:tcBorders>
                <w:shd w:val="clear" w:color="auto" w:fill="auto"/>
                <w:vAlign w:val="center"/>
              </w:tcPr>
              <w:p w14:paraId="78726397" w14:textId="49B6198D" w:rsidR="00557AFC" w:rsidRPr="001F0D0F" w:rsidRDefault="001A1CAD" w:rsidP="00A22871">
                <w:pPr>
                  <w:pStyle w:val="TableText"/>
                </w:pPr>
                <w:r>
                  <w:t>Non-binding Permanent Reference Document</w:t>
                </w:r>
              </w:p>
            </w:tc>
          </w:sdtContent>
        </w:sdt>
      </w:tr>
      <w:tr w:rsidR="00557AFC" w:rsidRPr="001F0D0F" w14:paraId="7872639B" w14:textId="77777777" w:rsidTr="00A22871">
        <w:tblPrEx>
          <w:shd w:val="clear" w:color="auto" w:fill="auto"/>
        </w:tblPrEx>
        <w:trPr>
          <w:jc w:val="center"/>
        </w:trPr>
        <w:tc>
          <w:tcPr>
            <w:tcW w:w="3314" w:type="dxa"/>
            <w:tcBorders>
              <w:bottom w:val="single" w:sz="4" w:space="0" w:color="auto"/>
            </w:tcBorders>
            <w:vAlign w:val="center"/>
          </w:tcPr>
          <w:p w14:paraId="78726399" w14:textId="77777777" w:rsidR="00557AFC" w:rsidRPr="001F0D0F" w:rsidRDefault="00557AFC" w:rsidP="00A22871">
            <w:pPr>
              <w:pStyle w:val="TableText"/>
            </w:pPr>
            <w:r>
              <w:t xml:space="preserve">Change Request </w:t>
            </w:r>
            <w:r w:rsidRPr="001F0D0F">
              <w:t>Security Classification</w:t>
            </w:r>
          </w:p>
        </w:tc>
        <w:sdt>
          <w:sdtPr>
            <w:alias w:val="Security Classification"/>
            <w:tag w:val="GSMASecurityGroup"/>
            <w:id w:val="-243643400"/>
            <w:placeholder>
              <w:docPart w:val="5D59C76FB1EF4A6DB00971E766F9669D"/>
            </w:placeholder>
            <w:dataBinding w:prefixMappings="xmlns:ns0='http://schemas.microsoft.com/office/2006/metadata/properties' xmlns:ns1='http://www.w3.org/2001/XMLSchema-instance' xmlns:ns2='http://schemas.microsoft.com/office/infopath/2007/PartnerControls' xmlns:ns3='ADEDD60E-22E2-4049-BE99-80A2BB237DD5' " w:xpath="/ns0:properties[1]/documentManagement[1]/ns3:GSMASecurityGroup[1]" w:storeItemID="{D612F80C-BCC6-4708-8333-327470281DFD}"/>
            <w:dropDownList w:lastValue="Non-confidential">
              <w:listItem w:value="[Security Classification]"/>
            </w:dropDownList>
          </w:sdtPr>
          <w:sdtContent>
            <w:tc>
              <w:tcPr>
                <w:tcW w:w="7126" w:type="dxa"/>
                <w:tcBorders>
                  <w:bottom w:val="single" w:sz="4" w:space="0" w:color="auto"/>
                </w:tcBorders>
                <w:vAlign w:val="center"/>
              </w:tcPr>
              <w:p w14:paraId="7872639A" w14:textId="16466370" w:rsidR="00557AFC" w:rsidRPr="001F0D0F" w:rsidRDefault="001A1CAD" w:rsidP="00A22871">
                <w:pPr>
                  <w:pStyle w:val="TableText"/>
                </w:pPr>
                <w:r>
                  <w:t>Non-confidential</w:t>
                </w:r>
              </w:p>
            </w:tc>
          </w:sdtContent>
        </w:sdt>
      </w:tr>
      <w:tr w:rsidR="00557AFC" w:rsidRPr="001F0D0F" w14:paraId="7872639E" w14:textId="77777777" w:rsidTr="00A22871">
        <w:tblPrEx>
          <w:shd w:val="clear" w:color="auto" w:fill="auto"/>
        </w:tblPrEx>
        <w:trPr>
          <w:jc w:val="center"/>
        </w:trPr>
        <w:tc>
          <w:tcPr>
            <w:tcW w:w="3314" w:type="dxa"/>
            <w:tcBorders>
              <w:top w:val="single" w:sz="4" w:space="0" w:color="auto"/>
              <w:left w:val="single" w:sz="4" w:space="0" w:color="auto"/>
              <w:bottom w:val="single" w:sz="4" w:space="0" w:color="auto"/>
              <w:right w:val="single" w:sz="4" w:space="0" w:color="auto"/>
            </w:tcBorders>
            <w:vAlign w:val="center"/>
          </w:tcPr>
          <w:p w14:paraId="7872639C" w14:textId="77777777" w:rsidR="00557AFC" w:rsidRPr="001F0D0F" w:rsidRDefault="00557AFC" w:rsidP="00A22871">
            <w:pPr>
              <w:pStyle w:val="TableText"/>
            </w:pPr>
            <w:r w:rsidRPr="001F0D0F">
              <w:t>Is this a new document or a Major or Minor Change?</w:t>
            </w:r>
          </w:p>
        </w:tc>
        <w:sdt>
          <w:sdtPr>
            <w:alias w:val="Change Type"/>
            <w:tag w:val="GSMAChangeType"/>
            <w:id w:val="-1835992345"/>
            <w:placeholder>
              <w:docPart w:val="26B74147487B4471BC92BF2354733D37"/>
            </w:placeholder>
            <w:dataBinding w:prefixMappings="xmlns:ns0='http://schemas.microsoft.com/office/2006/metadata/properties' xmlns:ns1='http://www.w3.org/2001/XMLSchema-instance' xmlns:ns2='http://schemas.microsoft.com/office/infopath/2007/PartnerControls' xmlns:ns3='ADEDD60E-22E2-4049-BE99-80A2BB237DD5' " w:xpath="/ns0:properties[1]/documentManagement[1]/ns3:GSMAChangeType[1]" w:storeItemID="{D612F80C-BCC6-4708-8333-327470281DFD}"/>
            <w:dropDownList w:lastValue="Minor Update">
              <w:listItem w:value="[Change Type]"/>
            </w:dropDownList>
          </w:sdtPr>
          <w:sdtContent>
            <w:tc>
              <w:tcPr>
                <w:tcW w:w="7126" w:type="dxa"/>
                <w:tcBorders>
                  <w:top w:val="single" w:sz="4" w:space="0" w:color="auto"/>
                  <w:left w:val="single" w:sz="4" w:space="0" w:color="auto"/>
                  <w:bottom w:val="single" w:sz="4" w:space="0" w:color="auto"/>
                  <w:right w:val="single" w:sz="4" w:space="0" w:color="auto"/>
                </w:tcBorders>
                <w:vAlign w:val="center"/>
              </w:tcPr>
              <w:p w14:paraId="7872639D" w14:textId="0413A795" w:rsidR="00557AFC" w:rsidRPr="001F0D0F" w:rsidRDefault="003E0711" w:rsidP="00A22871">
                <w:pPr>
                  <w:pStyle w:val="TableText"/>
                </w:pPr>
                <w:r>
                  <w:t>Minor Update</w:t>
                </w:r>
              </w:p>
            </w:tc>
          </w:sdtContent>
        </w:sdt>
      </w:tr>
      <w:tr w:rsidR="00557AFC" w:rsidRPr="001F0D0F" w14:paraId="787263A1" w14:textId="77777777" w:rsidTr="00A22871">
        <w:tblPrEx>
          <w:shd w:val="clear" w:color="auto" w:fill="auto"/>
        </w:tblPrEx>
        <w:trPr>
          <w:jc w:val="center"/>
        </w:trPr>
        <w:tc>
          <w:tcPr>
            <w:tcW w:w="3314" w:type="dxa"/>
            <w:tcBorders>
              <w:top w:val="single" w:sz="4" w:space="0" w:color="auto"/>
              <w:left w:val="single" w:sz="4" w:space="0" w:color="auto"/>
              <w:bottom w:val="single" w:sz="4" w:space="0" w:color="auto"/>
              <w:right w:val="single" w:sz="4" w:space="0" w:color="auto"/>
            </w:tcBorders>
            <w:vAlign w:val="center"/>
          </w:tcPr>
          <w:p w14:paraId="7872639F" w14:textId="77777777" w:rsidR="00557AFC" w:rsidRPr="001F0D0F" w:rsidRDefault="00557AFC" w:rsidP="00A22871">
            <w:pPr>
              <w:pStyle w:val="TableText"/>
            </w:pPr>
            <w:r>
              <w:t>Will this Change Request result in a Major or M</w:t>
            </w:r>
            <w:r w:rsidRPr="001F0D0F">
              <w:t xml:space="preserve">inor version </w:t>
            </w:r>
            <w:r>
              <w:t>update</w:t>
            </w:r>
            <w:r w:rsidRPr="001F0D0F">
              <w:t>?</w:t>
            </w:r>
          </w:p>
        </w:tc>
        <w:sdt>
          <w:sdtPr>
            <w:alias w:val="Published Version Increment"/>
            <w:tag w:val="GSMAPublishedVersionIncrement"/>
            <w:id w:val="1071078949"/>
            <w:placeholder>
              <w:docPart w:val="147F53823D454E569F2E3189B628837D"/>
            </w:placeholder>
            <w:dataBinding w:prefixMappings="xmlns:ns0='http://schemas.microsoft.com/office/2006/metadata/properties' xmlns:ns1='http://www.w3.org/2001/XMLSchema-instance' xmlns:ns2='http://schemas.microsoft.com/office/infopath/2007/PartnerControls' xmlns:ns3='ADEDD60E-22E2-4049-BE99-80A2BB237DD5' " w:xpath="/ns0:properties[1]/documentManagement[1]/ns3:GSMAPublishedVersionIncrement[1]" w:storeItemID="{D612F80C-BCC6-4708-8333-327470281DFD}"/>
            <w:dropDownList w:lastValue="Minor Version">
              <w:listItem w:value="[Published Version Increment]"/>
            </w:dropDownList>
          </w:sdtPr>
          <w:sdtContent>
            <w:tc>
              <w:tcPr>
                <w:tcW w:w="7126" w:type="dxa"/>
                <w:tcBorders>
                  <w:top w:val="single" w:sz="4" w:space="0" w:color="auto"/>
                  <w:left w:val="single" w:sz="4" w:space="0" w:color="auto"/>
                  <w:bottom w:val="single" w:sz="4" w:space="0" w:color="auto"/>
                  <w:right w:val="single" w:sz="4" w:space="0" w:color="auto"/>
                </w:tcBorders>
                <w:vAlign w:val="center"/>
              </w:tcPr>
              <w:p w14:paraId="787263A0" w14:textId="39FF83BE" w:rsidR="00557AFC" w:rsidRPr="001F0D0F" w:rsidRDefault="003E0711" w:rsidP="00A22871">
                <w:pPr>
                  <w:pStyle w:val="TableText"/>
                </w:pPr>
                <w:r>
                  <w:t>Minor Version</w:t>
                </w:r>
              </w:p>
            </w:tc>
          </w:sdtContent>
        </w:sdt>
      </w:tr>
      <w:tr w:rsidR="00557AFC" w:rsidRPr="001F0D0F" w14:paraId="787263A4" w14:textId="77777777" w:rsidTr="00557AFC">
        <w:tblPrEx>
          <w:shd w:val="clear" w:color="auto" w:fill="auto"/>
        </w:tblPrEx>
        <w:trPr>
          <w:trHeight w:val="543"/>
          <w:jc w:val="center"/>
        </w:trPr>
        <w:tc>
          <w:tcPr>
            <w:tcW w:w="3314" w:type="dxa"/>
            <w:tcBorders>
              <w:top w:val="single" w:sz="4" w:space="0" w:color="auto"/>
              <w:left w:val="single" w:sz="4" w:space="0" w:color="auto"/>
              <w:bottom w:val="single" w:sz="4" w:space="0" w:color="auto"/>
              <w:right w:val="single" w:sz="4" w:space="0" w:color="auto"/>
            </w:tcBorders>
            <w:vAlign w:val="center"/>
          </w:tcPr>
          <w:p w14:paraId="787263A2" w14:textId="77777777" w:rsidR="00557AFC" w:rsidRPr="001F0D0F" w:rsidRDefault="00557AFC" w:rsidP="00A22871">
            <w:pPr>
              <w:pStyle w:val="TableText"/>
            </w:pPr>
            <w:r w:rsidRPr="001F0D0F">
              <w:t>This document is for</w:t>
            </w:r>
          </w:p>
        </w:tc>
        <w:sdt>
          <w:sdtPr>
            <w:alias w:val="This document is for"/>
            <w:tag w:val="GSMAItemFor"/>
            <w:id w:val="1247842366"/>
            <w:placeholder>
              <w:docPart w:val="0F35DCF23A49426DBC740AE4A73A6B9E"/>
            </w:placeholder>
            <w:dataBinding w:prefixMappings="xmlns:ns0='http://schemas.microsoft.com/office/2006/metadata/properties' xmlns:ns1='http://www.w3.org/2001/XMLSchema-instance' xmlns:ns2='http://schemas.microsoft.com/office/infopath/2007/PartnerControls' xmlns:ns3='ADEDD60E-22E2-4049-BE99-80A2BB237DD5' " w:xpath="/ns0:properties[1]/documentManagement[1]/ns3:GSMAItemFor[1]" w:storeItemID="{D612F80C-BCC6-4708-8333-327470281DFD}"/>
            <w:dropDownList w:lastValue="Discussion">
              <w:listItem w:value="[This document is for]"/>
            </w:dropDownList>
          </w:sdtPr>
          <w:sdtContent>
            <w:tc>
              <w:tcPr>
                <w:tcW w:w="7126" w:type="dxa"/>
                <w:tcBorders>
                  <w:top w:val="single" w:sz="4" w:space="0" w:color="auto"/>
                  <w:left w:val="single" w:sz="4" w:space="0" w:color="auto"/>
                  <w:bottom w:val="single" w:sz="4" w:space="0" w:color="auto"/>
                  <w:right w:val="single" w:sz="4" w:space="0" w:color="auto"/>
                </w:tcBorders>
                <w:vAlign w:val="center"/>
              </w:tcPr>
              <w:p w14:paraId="787263A3" w14:textId="24B66B03" w:rsidR="00557AFC" w:rsidRPr="001F0D0F" w:rsidRDefault="003E0711" w:rsidP="00A22871">
                <w:pPr>
                  <w:pStyle w:val="TableText"/>
                </w:pPr>
                <w:r>
                  <w:t>Discussion</w:t>
                </w:r>
              </w:p>
            </w:tc>
          </w:sdtContent>
        </w:sdt>
      </w:tr>
      <w:tr w:rsidR="00557AFC" w:rsidRPr="001F0D0F" w14:paraId="787263A7" w14:textId="77777777" w:rsidTr="00557AFC">
        <w:tblPrEx>
          <w:shd w:val="clear" w:color="auto" w:fill="auto"/>
        </w:tblPrEx>
        <w:trPr>
          <w:trHeight w:val="550"/>
          <w:jc w:val="center"/>
        </w:trPr>
        <w:tc>
          <w:tcPr>
            <w:tcW w:w="3314" w:type="dxa"/>
            <w:tcBorders>
              <w:top w:val="single" w:sz="4" w:space="0" w:color="auto"/>
              <w:left w:val="single" w:sz="4" w:space="0" w:color="auto"/>
              <w:bottom w:val="single" w:sz="4" w:space="0" w:color="auto"/>
              <w:right w:val="single" w:sz="4" w:space="0" w:color="auto"/>
            </w:tcBorders>
            <w:vAlign w:val="center"/>
          </w:tcPr>
          <w:p w14:paraId="787263A5" w14:textId="77777777" w:rsidR="00557AFC" w:rsidRPr="001F0D0F" w:rsidRDefault="00557AFC" w:rsidP="00A22871">
            <w:pPr>
              <w:pStyle w:val="TableText"/>
              <w:rPr>
                <w:strike/>
              </w:rPr>
            </w:pPr>
            <w:r w:rsidRPr="00507723">
              <w:t>Input Editor</w:t>
            </w:r>
            <w:r>
              <w:t xml:space="preserve"> and Organisation</w:t>
            </w:r>
          </w:p>
        </w:tc>
        <w:tc>
          <w:tcPr>
            <w:tcW w:w="7126" w:type="dxa"/>
            <w:tcBorders>
              <w:top w:val="single" w:sz="4" w:space="0" w:color="auto"/>
              <w:left w:val="single" w:sz="4" w:space="0" w:color="auto"/>
              <w:bottom w:val="single" w:sz="4" w:space="0" w:color="auto"/>
              <w:right w:val="single" w:sz="4" w:space="0" w:color="auto"/>
            </w:tcBorders>
            <w:vAlign w:val="center"/>
          </w:tcPr>
          <w:p w14:paraId="787263A6" w14:textId="4E830CDB" w:rsidR="00557AFC" w:rsidRPr="001F0D0F" w:rsidRDefault="00557AFC" w:rsidP="00A22871">
            <w:pPr>
              <w:pStyle w:val="TableText"/>
            </w:pPr>
          </w:p>
        </w:tc>
      </w:tr>
      <w:tr w:rsidR="00557AFC" w:rsidRPr="001F0D0F" w14:paraId="787263AA" w14:textId="77777777" w:rsidTr="00557AFC">
        <w:tblPrEx>
          <w:shd w:val="clear" w:color="auto" w:fill="auto"/>
        </w:tblPrEx>
        <w:trPr>
          <w:trHeight w:val="573"/>
          <w:jc w:val="center"/>
        </w:trPr>
        <w:tc>
          <w:tcPr>
            <w:tcW w:w="3314" w:type="dxa"/>
            <w:tcBorders>
              <w:top w:val="single" w:sz="4" w:space="0" w:color="auto"/>
              <w:left w:val="single" w:sz="4" w:space="0" w:color="auto"/>
              <w:bottom w:val="single" w:sz="4" w:space="0" w:color="auto"/>
              <w:right w:val="single" w:sz="4" w:space="0" w:color="auto"/>
            </w:tcBorders>
            <w:shd w:val="clear" w:color="auto" w:fill="auto"/>
            <w:vAlign w:val="center"/>
          </w:tcPr>
          <w:p w14:paraId="787263A8" w14:textId="77777777" w:rsidR="00557AFC" w:rsidRPr="001F0D0F" w:rsidRDefault="00557AFC" w:rsidP="00A22871">
            <w:pPr>
              <w:pStyle w:val="TableText"/>
            </w:pPr>
            <w:r w:rsidRPr="001F0D0F">
              <w:t>Additional Contributors</w:t>
            </w:r>
          </w:p>
        </w:tc>
        <w:tc>
          <w:tcPr>
            <w:tcW w:w="7126" w:type="dxa"/>
            <w:tcBorders>
              <w:top w:val="single" w:sz="4" w:space="0" w:color="auto"/>
              <w:left w:val="single" w:sz="4" w:space="0" w:color="auto"/>
              <w:bottom w:val="single" w:sz="4" w:space="0" w:color="auto"/>
              <w:right w:val="single" w:sz="4" w:space="0" w:color="auto"/>
            </w:tcBorders>
            <w:shd w:val="clear" w:color="auto" w:fill="auto"/>
            <w:vAlign w:val="center"/>
          </w:tcPr>
          <w:p w14:paraId="787263A9" w14:textId="1E14605B" w:rsidR="00557AFC" w:rsidRPr="001F0D0F" w:rsidRDefault="00901346" w:rsidP="005C2F8C">
            <w:pPr>
              <w:pStyle w:val="TableText"/>
            </w:pPr>
            <w:sdt>
              <w:sdtPr>
                <w:alias w:val="List of contributors"/>
                <w:tag w:val="GSMAListOfContributors"/>
                <w:id w:val="-1156680448"/>
                <w:placeholder>
                  <w:docPart w:val="C6EF397E6E87479DA0A59018F8F5AC56"/>
                </w:placeholder>
                <w:showingPlcHdr/>
                <w:dataBinding w:prefixMappings="xmlns:ns0='http://schemas.microsoft.com/office/2006/metadata/properties' xmlns:ns1='http://www.w3.org/2001/XMLSchema-instance' xmlns:ns2='http://schemas.microsoft.com/office/infopath/2007/PartnerControls' xmlns:ns3='ADEDD60E-22E2-4049-BE99-80A2BB237DD5' " w:xpath="/ns0:properties[1]/documentManagement[1]/ns3:GSMAListOfContributors[1]" w:storeItemID="{D612F80C-BCC6-4708-8333-327470281DFD}"/>
                <w:text w:multiLine="1"/>
              </w:sdtPr>
              <w:sdtContent>
                <w:r w:rsidR="003E0711" w:rsidRPr="00F44B3B">
                  <w:rPr>
                    <w:rStyle w:val="PlaceholderText"/>
                  </w:rPr>
                  <w:t>[List of contributors]</w:t>
                </w:r>
              </w:sdtContent>
            </w:sdt>
          </w:p>
        </w:tc>
      </w:tr>
      <w:tr w:rsidR="00557AFC" w:rsidRPr="001F0D0F" w14:paraId="787263AD" w14:textId="77777777" w:rsidTr="00557AFC">
        <w:tblPrEx>
          <w:shd w:val="clear" w:color="auto" w:fill="auto"/>
        </w:tblPrEx>
        <w:trPr>
          <w:trHeight w:val="553"/>
          <w:jc w:val="center"/>
        </w:trPr>
        <w:tc>
          <w:tcPr>
            <w:tcW w:w="3314" w:type="dxa"/>
            <w:tcBorders>
              <w:top w:val="single" w:sz="4" w:space="0" w:color="auto"/>
              <w:left w:val="single" w:sz="4" w:space="0" w:color="auto"/>
              <w:bottom w:val="single" w:sz="4" w:space="0" w:color="auto"/>
              <w:right w:val="single" w:sz="4" w:space="0" w:color="auto"/>
            </w:tcBorders>
            <w:shd w:val="clear" w:color="auto" w:fill="auto"/>
            <w:vAlign w:val="center"/>
          </w:tcPr>
          <w:p w14:paraId="787263AB" w14:textId="77777777" w:rsidR="00557AFC" w:rsidRPr="001F0D0F" w:rsidRDefault="00557AFC" w:rsidP="00A22871">
            <w:pPr>
              <w:pStyle w:val="TableText"/>
            </w:pPr>
            <w:r>
              <w:t>Issuing Group/</w:t>
            </w:r>
            <w:r w:rsidRPr="00507723">
              <w:t>Project</w:t>
            </w:r>
          </w:p>
        </w:tc>
        <w:sdt>
          <w:sdtPr>
            <w:alias w:val="Issuing Group/Project"/>
            <w:tag w:val="GSMAIssuingGroupProject"/>
            <w:id w:val="1932936566"/>
            <w:placeholder>
              <w:docPart w:val="65789685191240DFA4B3F706CCE52165"/>
            </w:placeholder>
            <w:showingPlcHdr/>
            <w:dataBinding w:prefixMappings="xmlns:ns0='http://schemas.microsoft.com/office/2006/metadata/properties' xmlns:ns1='http://www.w3.org/2001/XMLSchema-instance' xmlns:ns2='http://schemas.microsoft.com/office/infopath/2007/PartnerControls' xmlns:ns3='ADEDD60E-22E2-4049-BE99-80A2BB237DD5' " w:xpath="/ns0:properties[1]/documentManagement[1]/ns3:GSMAIssuingGroupProject[1]" w:storeItemID="{D612F80C-BCC6-4708-8333-327470281DFD}"/>
            <w:text/>
          </w:sdtPr>
          <w:sdtContent>
            <w:tc>
              <w:tcPr>
                <w:tcW w:w="7126" w:type="dxa"/>
                <w:tcBorders>
                  <w:top w:val="single" w:sz="4" w:space="0" w:color="auto"/>
                  <w:left w:val="single" w:sz="4" w:space="0" w:color="auto"/>
                  <w:bottom w:val="single" w:sz="4" w:space="0" w:color="auto"/>
                  <w:right w:val="single" w:sz="4" w:space="0" w:color="auto"/>
                </w:tcBorders>
                <w:shd w:val="clear" w:color="auto" w:fill="auto"/>
                <w:vAlign w:val="center"/>
              </w:tcPr>
              <w:p w14:paraId="787263AC" w14:textId="29244A6F" w:rsidR="00557AFC" w:rsidRPr="001F0D0F" w:rsidRDefault="003E0711" w:rsidP="00FA7E0E">
                <w:pPr>
                  <w:pStyle w:val="TableText"/>
                </w:pPr>
                <w:r w:rsidRPr="00F44B3B">
                  <w:rPr>
                    <w:rStyle w:val="PlaceholderText"/>
                  </w:rPr>
                  <w:t>[Issuing Group/Project]</w:t>
                </w:r>
              </w:p>
            </w:tc>
          </w:sdtContent>
        </w:sdt>
      </w:tr>
      <w:tr w:rsidR="00557AFC" w:rsidRPr="001F0D0F" w14:paraId="787263B0" w14:textId="77777777" w:rsidTr="00557AFC">
        <w:tblPrEx>
          <w:shd w:val="clear" w:color="auto" w:fill="auto"/>
        </w:tblPrEx>
        <w:trPr>
          <w:trHeight w:val="547"/>
          <w:jc w:val="center"/>
        </w:trPr>
        <w:tc>
          <w:tcPr>
            <w:tcW w:w="3314" w:type="dxa"/>
            <w:tcBorders>
              <w:top w:val="single" w:sz="4" w:space="0" w:color="auto"/>
              <w:left w:val="single" w:sz="4" w:space="0" w:color="auto"/>
              <w:bottom w:val="single" w:sz="4" w:space="0" w:color="auto"/>
              <w:right w:val="single" w:sz="4" w:space="0" w:color="auto"/>
            </w:tcBorders>
            <w:shd w:val="clear" w:color="auto" w:fill="auto"/>
            <w:vAlign w:val="center"/>
          </w:tcPr>
          <w:p w14:paraId="787263AE" w14:textId="77777777" w:rsidR="00557AFC" w:rsidRPr="001F0D0F" w:rsidRDefault="00557AFC" w:rsidP="00A22871">
            <w:pPr>
              <w:pStyle w:val="TableText"/>
            </w:pPr>
            <w:r w:rsidRPr="001F0D0F">
              <w:t>Approving Group/Project</w:t>
            </w:r>
          </w:p>
        </w:tc>
        <w:sdt>
          <w:sdtPr>
            <w:alias w:val="Approving Group/Project"/>
            <w:tag w:val="GSMAApprovingGroupProject"/>
            <w:id w:val="596526214"/>
            <w:placeholder>
              <w:docPart w:val="378CBBE904554DBFA7BFE071B467F3D3"/>
            </w:placeholder>
            <w:showingPlcHdr/>
            <w:dataBinding w:prefixMappings="xmlns:ns0='http://schemas.microsoft.com/office/2006/metadata/properties' xmlns:ns1='http://www.w3.org/2001/XMLSchema-instance' xmlns:ns2='http://schemas.microsoft.com/office/infopath/2007/PartnerControls' xmlns:ns3='ADEDD60E-22E2-4049-BE99-80A2BB237DD5' " w:xpath="/ns0:properties[1]/documentManagement[1]/ns3:GSMAApprovingGroupProject[1]" w:storeItemID="{D612F80C-BCC6-4708-8333-327470281DFD}"/>
            <w:text/>
          </w:sdtPr>
          <w:sdtContent>
            <w:tc>
              <w:tcPr>
                <w:tcW w:w="7126" w:type="dxa"/>
                <w:tcBorders>
                  <w:top w:val="single" w:sz="4" w:space="0" w:color="auto"/>
                  <w:left w:val="single" w:sz="4" w:space="0" w:color="auto"/>
                  <w:bottom w:val="single" w:sz="4" w:space="0" w:color="auto"/>
                  <w:right w:val="single" w:sz="4" w:space="0" w:color="auto"/>
                </w:tcBorders>
                <w:shd w:val="clear" w:color="auto" w:fill="auto"/>
                <w:vAlign w:val="center"/>
              </w:tcPr>
              <w:p w14:paraId="787263AF" w14:textId="2043661C" w:rsidR="00557AFC" w:rsidRPr="001F0D0F" w:rsidRDefault="003E0711" w:rsidP="00FA7E0E">
                <w:pPr>
                  <w:pStyle w:val="TableText"/>
                </w:pPr>
                <w:r w:rsidRPr="00F44B3B">
                  <w:rPr>
                    <w:rStyle w:val="PlaceholderText"/>
                  </w:rPr>
                  <w:t>[Approving Group/Project]</w:t>
                </w:r>
              </w:p>
            </w:tc>
          </w:sdtContent>
        </w:sdt>
      </w:tr>
      <w:tr w:rsidR="00557AFC" w:rsidRPr="001F0D0F" w14:paraId="787263B3" w14:textId="77777777" w:rsidTr="00557AFC">
        <w:tblPrEx>
          <w:shd w:val="clear" w:color="auto" w:fill="auto"/>
        </w:tblPrEx>
        <w:trPr>
          <w:trHeight w:val="555"/>
          <w:jc w:val="center"/>
        </w:trPr>
        <w:tc>
          <w:tcPr>
            <w:tcW w:w="3314" w:type="dxa"/>
            <w:tcBorders>
              <w:top w:val="single" w:sz="4" w:space="0" w:color="auto"/>
              <w:left w:val="single" w:sz="4" w:space="0" w:color="auto"/>
              <w:bottom w:val="single" w:sz="4" w:space="0" w:color="auto"/>
              <w:right w:val="single" w:sz="4" w:space="0" w:color="auto"/>
            </w:tcBorders>
            <w:shd w:val="clear" w:color="auto" w:fill="auto"/>
            <w:vAlign w:val="center"/>
          </w:tcPr>
          <w:p w14:paraId="787263B1" w14:textId="77777777" w:rsidR="00557AFC" w:rsidRPr="001F0D0F" w:rsidRDefault="00557AFC" w:rsidP="00A22871">
            <w:pPr>
              <w:pStyle w:val="TableText"/>
            </w:pPr>
            <w:r>
              <w:t>Change Request</w:t>
            </w:r>
            <w:r w:rsidRPr="001F0D0F">
              <w:t xml:space="preserve"> Creation Date</w:t>
            </w:r>
          </w:p>
        </w:tc>
        <w:sdt>
          <w:sdtPr>
            <w:alias w:val="Document Creation Date"/>
            <w:tag w:val="GSMADocumentCreatedDate"/>
            <w:id w:val="-1392564462"/>
            <w:placeholder>
              <w:docPart w:val="69BF4FD9383B4ACBAC8FD5DCFE76A8C7"/>
            </w:placeholder>
            <w:dataBinding w:prefixMappings="xmlns:ns0='http://schemas.microsoft.com/office/2006/metadata/properties' xmlns:ns1='http://www.w3.org/2001/XMLSchema-instance' xmlns:ns2='http://schemas.microsoft.com/office/infopath/2007/PartnerControls' xmlns:ns3='ADEDD60E-22E2-4049-BE99-80A2BB237DD5' " w:xpath="/ns0:properties[1]/documentManagement[1]/ns3:GSMADocumentCreatedDate[1]" w:storeItemID="{D612F80C-BCC6-4708-8333-327470281DFD}"/>
            <w:date w:fullDate="2018-05-01T00:00:00Z">
              <w:dateFormat w:val="dd/MM/yyyy"/>
              <w:lid w:val="en-GB"/>
              <w:storeMappedDataAs w:val="dateTime"/>
              <w:calendar w:val="gregorian"/>
            </w:date>
          </w:sdtPr>
          <w:sdtContent>
            <w:tc>
              <w:tcPr>
                <w:tcW w:w="7126" w:type="dxa"/>
                <w:tcBorders>
                  <w:top w:val="single" w:sz="4" w:space="0" w:color="auto"/>
                  <w:left w:val="single" w:sz="4" w:space="0" w:color="auto"/>
                  <w:bottom w:val="single" w:sz="4" w:space="0" w:color="auto"/>
                  <w:right w:val="single" w:sz="4" w:space="0" w:color="auto"/>
                </w:tcBorders>
                <w:shd w:val="clear" w:color="auto" w:fill="auto"/>
                <w:vAlign w:val="center"/>
              </w:tcPr>
              <w:p w14:paraId="787263B2" w14:textId="2776C58E" w:rsidR="00557AFC" w:rsidRPr="001F0D0F" w:rsidRDefault="003E0711" w:rsidP="00A22871">
                <w:pPr>
                  <w:pStyle w:val="TableText"/>
                </w:pPr>
                <w:r>
                  <w:t>01/05/2018</w:t>
                </w:r>
              </w:p>
            </w:tc>
          </w:sdtContent>
        </w:sdt>
      </w:tr>
      <w:tr w:rsidR="00557AFC" w:rsidRPr="001F0D0F" w14:paraId="787263B6" w14:textId="77777777" w:rsidTr="00557AFC">
        <w:tblPrEx>
          <w:shd w:val="clear" w:color="auto" w:fill="auto"/>
        </w:tblPrEx>
        <w:trPr>
          <w:trHeight w:val="1271"/>
          <w:jc w:val="center"/>
        </w:trPr>
        <w:tc>
          <w:tcPr>
            <w:tcW w:w="3314" w:type="dxa"/>
            <w:tcBorders>
              <w:top w:val="single" w:sz="4" w:space="0" w:color="auto"/>
              <w:left w:val="single" w:sz="4" w:space="0" w:color="auto"/>
              <w:bottom w:val="single" w:sz="4" w:space="0" w:color="auto"/>
              <w:right w:val="single" w:sz="4" w:space="0" w:color="auto"/>
            </w:tcBorders>
            <w:shd w:val="clear" w:color="auto" w:fill="auto"/>
            <w:vAlign w:val="center"/>
          </w:tcPr>
          <w:p w14:paraId="787263B4" w14:textId="77777777" w:rsidR="00557AFC" w:rsidRPr="001F0D0F" w:rsidRDefault="00557AFC" w:rsidP="00A22871">
            <w:pPr>
              <w:pStyle w:val="TableText"/>
            </w:pPr>
            <w:r w:rsidRPr="001F0D0F">
              <w:t xml:space="preserve">What are the reasons for and benefits of creating this </w:t>
            </w:r>
            <w:r>
              <w:t xml:space="preserve">new </w:t>
            </w:r>
            <w:r w:rsidRPr="001F0D0F">
              <w:t>document or Change Request?</w:t>
            </w:r>
          </w:p>
        </w:tc>
        <w:sdt>
          <w:sdtPr>
            <w:alias w:val="Key Reasons and Benefits"/>
            <w:tag w:val="GSMAReasonKeyBusinessBenefits"/>
            <w:id w:val="-438212961"/>
            <w:placeholder>
              <w:docPart w:val="262E173ACF6241D8A84FE6CF5B9C97C2"/>
            </w:placeholder>
            <w:dataBinding w:prefixMappings="xmlns:ns0='http://schemas.microsoft.com/office/2006/metadata/properties' xmlns:ns1='http://www.w3.org/2001/XMLSchema-instance' xmlns:ns2='http://schemas.microsoft.com/office/infopath/2007/PartnerControls' xmlns:ns3='ADEDD60E-22E2-4049-BE99-80A2BB237DD5' " w:xpath="/ns0:properties[1]/documentManagement[1]/ns3:GSMAReasonKeyBusinessBenefits[1]" w:storeItemID="{D612F80C-BCC6-4708-8333-327470281DFD}"/>
            <w:text w:multiLine="1"/>
          </w:sdtPr>
          <w:sdtContent>
            <w:tc>
              <w:tcPr>
                <w:tcW w:w="7126" w:type="dxa"/>
                <w:tcBorders>
                  <w:top w:val="single" w:sz="4" w:space="0" w:color="auto"/>
                  <w:left w:val="single" w:sz="4" w:space="0" w:color="auto"/>
                  <w:bottom w:val="single" w:sz="4" w:space="0" w:color="auto"/>
                  <w:right w:val="single" w:sz="4" w:space="0" w:color="auto"/>
                </w:tcBorders>
                <w:shd w:val="clear" w:color="auto" w:fill="auto"/>
                <w:vAlign w:val="center"/>
              </w:tcPr>
              <w:p w14:paraId="787263B5" w14:textId="15DB942D" w:rsidR="00557AFC" w:rsidRPr="001F0D0F" w:rsidRDefault="001A1CAD" w:rsidP="00A22871">
                <w:pPr>
                  <w:pStyle w:val="TableText"/>
                </w:pPr>
                <w:r>
                  <w:t>Accessible APIs are a core requirement to ecosystem growth.  However, currently, the API landscape is scattered, inconsistent and fragmented making it hard for operators and 3rd parties to interconnect efficiently – an issue a harmonised API can solve.</w:t>
                </w:r>
              </w:p>
            </w:tc>
          </w:sdtContent>
        </w:sdt>
      </w:tr>
    </w:tbl>
    <w:p w14:paraId="787263B7" w14:textId="77777777" w:rsidR="00557AFC" w:rsidRDefault="00557AFC" w:rsidP="00557AFC"/>
    <w:p w14:paraId="787263B8" w14:textId="6B987A11" w:rsidR="00557AFC" w:rsidRPr="002F254C" w:rsidRDefault="00557AFC" w:rsidP="00557AFC">
      <w:pPr>
        <w:rPr>
          <w:sz w:val="16"/>
        </w:rPr>
      </w:pPr>
      <w:r w:rsidRPr="002F254C">
        <w:rPr>
          <w:sz w:val="16"/>
        </w:rPr>
        <w:t xml:space="preserve">© GSMA © </w:t>
      </w:r>
      <w:r w:rsidRPr="002F254C">
        <w:rPr>
          <w:sz w:val="16"/>
        </w:rPr>
        <w:fldChar w:fldCharType="begin"/>
      </w:r>
      <w:r w:rsidRPr="002F254C">
        <w:rPr>
          <w:sz w:val="16"/>
        </w:rPr>
        <w:instrText xml:space="preserve"> DATE  \@ "YYYY"  \* MERGEFORMAT </w:instrText>
      </w:r>
      <w:r w:rsidRPr="002F254C">
        <w:rPr>
          <w:sz w:val="16"/>
        </w:rPr>
        <w:fldChar w:fldCharType="separate"/>
      </w:r>
      <w:r w:rsidR="00901346">
        <w:rPr>
          <w:noProof/>
          <w:sz w:val="16"/>
        </w:rPr>
        <w:t>2018</w:t>
      </w:r>
      <w:r w:rsidRPr="002F254C">
        <w:rPr>
          <w:sz w:val="16"/>
        </w:rPr>
        <w:fldChar w:fldCharType="end"/>
      </w:r>
      <w:r w:rsidRPr="002F254C">
        <w:rPr>
          <w:sz w:val="16"/>
        </w:rPr>
        <w:t xml:space="preserve">. The GSM Association (“Association”) makes no representation, warranty or undertaking (express or implied) with respect to and does not accept any responsibility for, and disclaims liability for the accuracy or completeness or timeliness of the information contained in this document. The information contained in this document may be subject to change without prior notice. This document has been classified according to the GSMA </w:t>
      </w:r>
      <w:hyperlink r:id="rId13" w:history="1">
        <w:r w:rsidRPr="002F254C">
          <w:rPr>
            <w:sz w:val="16"/>
          </w:rPr>
          <w:t>Document Confidentiality Policy</w:t>
        </w:r>
      </w:hyperlink>
      <w:r w:rsidRPr="002F254C">
        <w:rPr>
          <w:sz w:val="16"/>
        </w:rPr>
        <w:t xml:space="preserve">. GSMA meetings are conducted in full compliance with the GSMA Antitrust Policy. </w:t>
      </w:r>
    </w:p>
    <w:p w14:paraId="787263B9" w14:textId="77777777" w:rsidR="00557AFC" w:rsidRPr="002F254C" w:rsidRDefault="00557AFC" w:rsidP="00857001">
      <w:pPr>
        <w:spacing w:before="0" w:after="200" w:line="276" w:lineRule="auto"/>
        <w:jc w:val="left"/>
        <w:rPr>
          <w:sz w:val="16"/>
          <w:szCs w:val="22"/>
          <w:lang w:eastAsia="en-GB" w:bidi="ar-SA"/>
        </w:rPr>
        <w:sectPr w:rsidR="00557AFC" w:rsidRPr="002F254C" w:rsidSect="002F254C">
          <w:footerReference w:type="default" r:id="rId14"/>
          <w:pgSz w:w="11906" w:h="16838" w:code="9"/>
          <w:pgMar w:top="942" w:right="1440" w:bottom="1440" w:left="1440" w:header="709" w:footer="709" w:gutter="0"/>
          <w:cols w:space="720"/>
          <w:titlePg/>
          <w:docGrid w:linePitch="360"/>
        </w:sectPr>
      </w:pPr>
    </w:p>
    <w:tbl>
      <w:tblPr>
        <w:tblW w:w="96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3632"/>
        <w:gridCol w:w="1338"/>
        <w:gridCol w:w="1610"/>
      </w:tblGrid>
      <w:tr w:rsidR="00D05735" w:rsidRPr="001F0D0F" w14:paraId="787263BB" w14:textId="77777777" w:rsidTr="00A22871">
        <w:trPr>
          <w:cantSplit/>
          <w:trHeight w:val="20"/>
          <w:jc w:val="center"/>
        </w:trPr>
        <w:tc>
          <w:tcPr>
            <w:tcW w:w="9665" w:type="dxa"/>
            <w:gridSpan w:val="4"/>
            <w:shd w:val="clear" w:color="auto" w:fill="C00000"/>
            <w:vAlign w:val="center"/>
          </w:tcPr>
          <w:bookmarkEnd w:id="0"/>
          <w:bookmarkEnd w:id="1"/>
          <w:bookmarkEnd w:id="2"/>
          <w:bookmarkEnd w:id="3"/>
          <w:p w14:paraId="787263BA" w14:textId="77777777" w:rsidR="00D05735" w:rsidRPr="001F0D0F" w:rsidRDefault="00D05735" w:rsidP="00A22871">
            <w:pPr>
              <w:pStyle w:val="TableHeaderNewPage"/>
              <w:pageBreakBefore/>
            </w:pPr>
            <w:r w:rsidRPr="001F0D0F">
              <w:lastRenderedPageBreak/>
              <w:t>Review Log (to be completed by GSMA Support Staff)</w:t>
            </w:r>
          </w:p>
        </w:tc>
      </w:tr>
      <w:tr w:rsidR="00D05735" w:rsidRPr="001F0D0F" w14:paraId="787263C0" w14:textId="77777777" w:rsidTr="00A22871">
        <w:trPr>
          <w:cantSplit/>
          <w:trHeight w:val="20"/>
          <w:jc w:val="center"/>
        </w:trPr>
        <w:tc>
          <w:tcPr>
            <w:tcW w:w="3085" w:type="dxa"/>
            <w:shd w:val="clear" w:color="auto" w:fill="auto"/>
            <w:vAlign w:val="center"/>
          </w:tcPr>
          <w:p w14:paraId="787263BC" w14:textId="77777777" w:rsidR="00D05735" w:rsidRPr="00553689" w:rsidRDefault="00D05735" w:rsidP="00A22871">
            <w:pPr>
              <w:pStyle w:val="CSTableTitle"/>
            </w:pPr>
            <w:r w:rsidRPr="00553689">
              <w:t>Workflow Step</w:t>
            </w:r>
          </w:p>
        </w:tc>
        <w:tc>
          <w:tcPr>
            <w:tcW w:w="3632" w:type="dxa"/>
            <w:shd w:val="clear" w:color="auto" w:fill="auto"/>
            <w:vAlign w:val="center"/>
          </w:tcPr>
          <w:p w14:paraId="787263BD" w14:textId="77777777" w:rsidR="00D05735" w:rsidRPr="00553689" w:rsidRDefault="00D05735" w:rsidP="00A22871">
            <w:pPr>
              <w:pStyle w:val="CSTableTitle"/>
            </w:pPr>
            <w:r>
              <w:t xml:space="preserve">Document </w:t>
            </w:r>
            <w:r w:rsidRPr="00553689">
              <w:t>Review Comments</w:t>
            </w:r>
          </w:p>
        </w:tc>
        <w:tc>
          <w:tcPr>
            <w:tcW w:w="1338" w:type="dxa"/>
            <w:shd w:val="clear" w:color="auto" w:fill="auto"/>
          </w:tcPr>
          <w:p w14:paraId="787263BE" w14:textId="77777777" w:rsidR="00D05735" w:rsidRPr="00553689" w:rsidRDefault="00D05735" w:rsidP="00A22871">
            <w:pPr>
              <w:pStyle w:val="CSTableTitle"/>
            </w:pPr>
            <w:r w:rsidRPr="00553689">
              <w:t xml:space="preserve">GSMA Support Staff Name </w:t>
            </w:r>
          </w:p>
        </w:tc>
        <w:tc>
          <w:tcPr>
            <w:tcW w:w="1610" w:type="dxa"/>
            <w:shd w:val="clear" w:color="auto" w:fill="auto"/>
            <w:vAlign w:val="center"/>
          </w:tcPr>
          <w:p w14:paraId="787263BF" w14:textId="77777777" w:rsidR="00D05735" w:rsidRPr="00553689" w:rsidRDefault="00D05735" w:rsidP="00A22871">
            <w:pPr>
              <w:pStyle w:val="CSTableTitle"/>
            </w:pPr>
            <w:r w:rsidRPr="00553689">
              <w:t>Comments Date</w:t>
            </w:r>
          </w:p>
        </w:tc>
      </w:tr>
      <w:tr w:rsidR="00D05735" w:rsidRPr="001F0D0F" w14:paraId="787263C2" w14:textId="77777777" w:rsidTr="00A22871">
        <w:trPr>
          <w:cantSplit/>
          <w:trHeight w:val="20"/>
          <w:jc w:val="center"/>
        </w:trPr>
        <w:tc>
          <w:tcPr>
            <w:tcW w:w="9665" w:type="dxa"/>
            <w:gridSpan w:val="4"/>
            <w:shd w:val="clear" w:color="auto" w:fill="auto"/>
            <w:vAlign w:val="center"/>
          </w:tcPr>
          <w:p w14:paraId="787263C1" w14:textId="77777777" w:rsidR="00D05735" w:rsidRPr="001F0D0F" w:rsidRDefault="00D05735" w:rsidP="00A22871">
            <w:pPr>
              <w:pStyle w:val="TableTextBold"/>
            </w:pPr>
            <w:r>
              <w:t>Step 1</w:t>
            </w:r>
            <w:r w:rsidRPr="001F0D0F">
              <w:t xml:space="preserve">: </w:t>
            </w:r>
            <w:r>
              <w:t>Change Request Creation (no comments required)</w:t>
            </w:r>
          </w:p>
        </w:tc>
      </w:tr>
      <w:tr w:rsidR="00D05735" w:rsidRPr="001F0D0F" w14:paraId="787263C4" w14:textId="77777777" w:rsidTr="00A22871">
        <w:trPr>
          <w:cantSplit/>
          <w:trHeight w:val="20"/>
          <w:jc w:val="center"/>
        </w:trPr>
        <w:tc>
          <w:tcPr>
            <w:tcW w:w="9665" w:type="dxa"/>
            <w:gridSpan w:val="4"/>
            <w:shd w:val="clear" w:color="auto" w:fill="auto"/>
            <w:vAlign w:val="center"/>
          </w:tcPr>
          <w:p w14:paraId="787263C3" w14:textId="77777777" w:rsidR="00D05735" w:rsidRPr="001F0D0F" w:rsidRDefault="00D05735" w:rsidP="00A22871">
            <w:pPr>
              <w:pStyle w:val="TableTextBold"/>
            </w:pPr>
            <w:r w:rsidRPr="001F0D0F">
              <w:t xml:space="preserve">Step 2: </w:t>
            </w:r>
            <w:r>
              <w:t xml:space="preserve">Document </w:t>
            </w:r>
            <w:r w:rsidRPr="001F0D0F">
              <w:t xml:space="preserve">Quality </w:t>
            </w:r>
            <w:r>
              <w:t>and/or</w:t>
            </w:r>
            <w:r w:rsidRPr="001F0D0F">
              <w:t xml:space="preserve"> Legal Review</w:t>
            </w:r>
          </w:p>
        </w:tc>
      </w:tr>
      <w:tr w:rsidR="00D05735" w:rsidRPr="001F0D0F" w14:paraId="787263CC" w14:textId="77777777" w:rsidTr="00A22871">
        <w:trPr>
          <w:cantSplit/>
          <w:trHeight w:val="20"/>
          <w:jc w:val="center"/>
        </w:trPr>
        <w:tc>
          <w:tcPr>
            <w:tcW w:w="3085" w:type="dxa"/>
            <w:shd w:val="clear" w:color="auto" w:fill="auto"/>
            <w:vAlign w:val="center"/>
          </w:tcPr>
          <w:p w14:paraId="787263C5" w14:textId="77777777" w:rsidR="00D05735" w:rsidRPr="001F0D0F" w:rsidRDefault="00D05735" w:rsidP="00A22871">
            <w:pPr>
              <w:pStyle w:val="TableText"/>
            </w:pPr>
            <w:r w:rsidRPr="001F0D0F">
              <w:t>Document Quality Team</w:t>
            </w:r>
          </w:p>
        </w:tc>
        <w:tc>
          <w:tcPr>
            <w:tcW w:w="3632" w:type="dxa"/>
            <w:shd w:val="clear" w:color="auto" w:fill="auto"/>
            <w:vAlign w:val="center"/>
          </w:tcPr>
          <w:p w14:paraId="787263C6" w14:textId="77777777" w:rsidR="00D05735" w:rsidRPr="001F0D0F" w:rsidRDefault="00D05735" w:rsidP="00A22871">
            <w:pPr>
              <w:pStyle w:val="TableText"/>
              <w:spacing w:before="0" w:after="0" w:line="240" w:lineRule="auto"/>
            </w:pPr>
            <w:r w:rsidRPr="001F0D0F">
              <w:t>INSERT COMMENTS HERE</w:t>
            </w:r>
          </w:p>
          <w:p w14:paraId="787263C7" w14:textId="77777777" w:rsidR="00D05735" w:rsidRPr="001F0D0F" w:rsidRDefault="00D05735" w:rsidP="00A22871">
            <w:pPr>
              <w:pStyle w:val="TableText"/>
              <w:spacing w:before="0" w:after="0" w:line="240" w:lineRule="auto"/>
            </w:pPr>
            <w:r w:rsidRPr="001F0D0F">
              <w:t>Please enter details for the Quality Review</w:t>
            </w:r>
          </w:p>
          <w:p w14:paraId="787263C8" w14:textId="77777777" w:rsidR="00D05735" w:rsidRPr="001F0D0F" w:rsidRDefault="00D05735" w:rsidP="00A22871">
            <w:pPr>
              <w:pStyle w:val="TableText"/>
              <w:spacing w:before="0" w:after="0" w:line="240" w:lineRule="auto"/>
            </w:pPr>
            <w:r w:rsidRPr="001F0D0F">
              <w:t xml:space="preserve">Confirm  Document Quality Team  feedback </w:t>
            </w:r>
          </w:p>
          <w:p w14:paraId="787263C9" w14:textId="77777777" w:rsidR="00D05735" w:rsidRPr="001F0D0F" w:rsidRDefault="00D05735" w:rsidP="00A22871">
            <w:pPr>
              <w:pStyle w:val="TableText"/>
              <w:spacing w:before="0" w:after="0" w:line="240" w:lineRule="auto"/>
            </w:pPr>
            <w:r w:rsidRPr="001F0D0F">
              <w:t xml:space="preserve">Record any issues, actions and key decisions </w:t>
            </w:r>
          </w:p>
        </w:tc>
        <w:tc>
          <w:tcPr>
            <w:tcW w:w="1338" w:type="dxa"/>
            <w:shd w:val="clear" w:color="auto" w:fill="auto"/>
            <w:vAlign w:val="center"/>
          </w:tcPr>
          <w:p w14:paraId="787263CA" w14:textId="77777777" w:rsidR="00D05735" w:rsidRPr="001F0D0F" w:rsidRDefault="00D05735" w:rsidP="00A22871">
            <w:pPr>
              <w:pStyle w:val="TableText"/>
              <w:spacing w:before="0" w:after="0" w:line="240" w:lineRule="auto"/>
            </w:pPr>
            <w:r w:rsidRPr="004D43F4">
              <w:t>GSMA Support Staff Name</w:t>
            </w:r>
          </w:p>
        </w:tc>
        <w:tc>
          <w:tcPr>
            <w:tcW w:w="1610" w:type="dxa"/>
            <w:shd w:val="clear" w:color="auto" w:fill="auto"/>
            <w:vAlign w:val="center"/>
          </w:tcPr>
          <w:p w14:paraId="787263CB" w14:textId="77777777" w:rsidR="00D05735" w:rsidRPr="001F0D0F" w:rsidRDefault="00D05735" w:rsidP="00A22871">
            <w:pPr>
              <w:pStyle w:val="TableText"/>
              <w:spacing w:before="0" w:after="0" w:line="240" w:lineRule="auto"/>
            </w:pPr>
            <w:r w:rsidRPr="001F0D0F">
              <w:t>DD/MM/YY</w:t>
            </w:r>
          </w:p>
        </w:tc>
      </w:tr>
      <w:tr w:rsidR="00D05735" w:rsidRPr="001F0D0F" w14:paraId="787263D4" w14:textId="77777777" w:rsidTr="00A22871">
        <w:trPr>
          <w:cantSplit/>
          <w:trHeight w:val="20"/>
          <w:jc w:val="center"/>
        </w:trPr>
        <w:tc>
          <w:tcPr>
            <w:tcW w:w="3085" w:type="dxa"/>
            <w:shd w:val="clear" w:color="auto" w:fill="auto"/>
            <w:vAlign w:val="center"/>
          </w:tcPr>
          <w:p w14:paraId="787263CD" w14:textId="77777777" w:rsidR="00D05735" w:rsidRPr="001F0D0F" w:rsidRDefault="00D05735" w:rsidP="00A22871">
            <w:pPr>
              <w:pStyle w:val="TableText"/>
            </w:pPr>
            <w:r w:rsidRPr="001F0D0F">
              <w:t>Legal Review</w:t>
            </w:r>
          </w:p>
        </w:tc>
        <w:tc>
          <w:tcPr>
            <w:tcW w:w="3632" w:type="dxa"/>
            <w:shd w:val="clear" w:color="auto" w:fill="auto"/>
            <w:vAlign w:val="center"/>
          </w:tcPr>
          <w:p w14:paraId="787263CE" w14:textId="77777777" w:rsidR="00D05735" w:rsidRPr="001F0D0F" w:rsidRDefault="00D05735" w:rsidP="00A22871">
            <w:pPr>
              <w:pStyle w:val="TableText"/>
              <w:spacing w:before="0" w:after="0" w:line="240" w:lineRule="auto"/>
            </w:pPr>
            <w:r w:rsidRPr="001F0D0F">
              <w:t>INSERT COMMENTS HERE</w:t>
            </w:r>
          </w:p>
          <w:p w14:paraId="787263CF" w14:textId="77777777" w:rsidR="00D05735" w:rsidRPr="001F0D0F" w:rsidRDefault="00D05735" w:rsidP="00A22871">
            <w:pPr>
              <w:pStyle w:val="TableText"/>
              <w:spacing w:before="0" w:after="0" w:line="240" w:lineRule="auto"/>
            </w:pPr>
            <w:r w:rsidRPr="001F0D0F">
              <w:t xml:space="preserve">Please enter details for the Legal Review </w:t>
            </w:r>
          </w:p>
          <w:p w14:paraId="787263D0" w14:textId="77777777" w:rsidR="00D05735" w:rsidRPr="001F0D0F" w:rsidRDefault="00D05735" w:rsidP="00A22871">
            <w:pPr>
              <w:pStyle w:val="TableText"/>
              <w:spacing w:before="0" w:after="0" w:line="240" w:lineRule="auto"/>
            </w:pPr>
            <w:r w:rsidRPr="001F0D0F">
              <w:t xml:space="preserve">Confirm Legal feedback </w:t>
            </w:r>
          </w:p>
          <w:p w14:paraId="787263D1" w14:textId="77777777" w:rsidR="00D05735" w:rsidRPr="001F0D0F" w:rsidRDefault="00D05735" w:rsidP="00A22871">
            <w:pPr>
              <w:pStyle w:val="TableText"/>
              <w:spacing w:before="0" w:after="0" w:line="240" w:lineRule="auto"/>
            </w:pPr>
            <w:r w:rsidRPr="001F0D0F">
              <w:t>Record any issues, actions and key decisions</w:t>
            </w:r>
          </w:p>
        </w:tc>
        <w:tc>
          <w:tcPr>
            <w:tcW w:w="1338" w:type="dxa"/>
            <w:shd w:val="clear" w:color="auto" w:fill="auto"/>
            <w:vAlign w:val="center"/>
          </w:tcPr>
          <w:p w14:paraId="787263D2" w14:textId="77777777" w:rsidR="00D05735" w:rsidRPr="001F0D0F" w:rsidRDefault="00D05735" w:rsidP="00A22871">
            <w:pPr>
              <w:pStyle w:val="TableText"/>
              <w:spacing w:before="0" w:after="0" w:line="240" w:lineRule="auto"/>
            </w:pPr>
            <w:r w:rsidRPr="004D43F4">
              <w:t>GSMA Support Staff Name</w:t>
            </w:r>
          </w:p>
        </w:tc>
        <w:tc>
          <w:tcPr>
            <w:tcW w:w="1610" w:type="dxa"/>
            <w:shd w:val="clear" w:color="auto" w:fill="auto"/>
            <w:vAlign w:val="center"/>
          </w:tcPr>
          <w:p w14:paraId="787263D3" w14:textId="77777777" w:rsidR="00D05735" w:rsidRPr="001F0D0F" w:rsidRDefault="00D05735" w:rsidP="00A22871">
            <w:pPr>
              <w:pStyle w:val="TableText"/>
              <w:spacing w:before="0" w:after="0" w:line="240" w:lineRule="auto"/>
            </w:pPr>
            <w:r w:rsidRPr="001F0D0F">
              <w:t>DD/MM/YY</w:t>
            </w:r>
          </w:p>
        </w:tc>
      </w:tr>
      <w:tr w:rsidR="00D05735" w:rsidRPr="001F0D0F" w14:paraId="787263D6" w14:textId="77777777" w:rsidTr="00A22871">
        <w:trPr>
          <w:cantSplit/>
          <w:trHeight w:val="20"/>
          <w:jc w:val="center"/>
        </w:trPr>
        <w:tc>
          <w:tcPr>
            <w:tcW w:w="9665" w:type="dxa"/>
            <w:gridSpan w:val="4"/>
            <w:shd w:val="clear" w:color="auto" w:fill="auto"/>
            <w:vAlign w:val="center"/>
          </w:tcPr>
          <w:p w14:paraId="787263D5" w14:textId="77777777" w:rsidR="00D05735" w:rsidRPr="001F0D0F" w:rsidRDefault="00D05735" w:rsidP="00A22871">
            <w:pPr>
              <w:pStyle w:val="TableTextBold"/>
            </w:pPr>
            <w:r w:rsidRPr="001F0D0F">
              <w:t>Step 3: Formal Review</w:t>
            </w:r>
          </w:p>
        </w:tc>
      </w:tr>
      <w:tr w:rsidR="00D05735" w:rsidRPr="001F0D0F" w14:paraId="787263DF" w14:textId="77777777" w:rsidTr="00A22871">
        <w:trPr>
          <w:cantSplit/>
          <w:trHeight w:val="20"/>
          <w:jc w:val="center"/>
        </w:trPr>
        <w:tc>
          <w:tcPr>
            <w:tcW w:w="3085" w:type="dxa"/>
            <w:shd w:val="clear" w:color="auto" w:fill="auto"/>
            <w:vAlign w:val="center"/>
          </w:tcPr>
          <w:p w14:paraId="787263D7" w14:textId="77777777" w:rsidR="00D05735" w:rsidRPr="00EE59EA" w:rsidRDefault="00D05735" w:rsidP="00A22871">
            <w:pPr>
              <w:pStyle w:val="TableText"/>
            </w:pPr>
            <w:r w:rsidRPr="00EE59EA">
              <w:t>Group(s)/Project(s) Review(s) Comments and Feedback</w:t>
            </w:r>
          </w:p>
        </w:tc>
        <w:tc>
          <w:tcPr>
            <w:tcW w:w="3632" w:type="dxa"/>
            <w:shd w:val="clear" w:color="auto" w:fill="auto"/>
            <w:vAlign w:val="center"/>
          </w:tcPr>
          <w:p w14:paraId="787263D8" w14:textId="77777777" w:rsidR="00D05735" w:rsidRPr="001F0D0F" w:rsidRDefault="00D05735" w:rsidP="00A22871">
            <w:pPr>
              <w:pStyle w:val="TableText"/>
              <w:spacing w:before="0" w:after="0" w:line="240" w:lineRule="auto"/>
            </w:pPr>
            <w:r w:rsidRPr="001F0D0F">
              <w:t>INSERT COMMENTS HERE</w:t>
            </w:r>
          </w:p>
          <w:p w14:paraId="787263D9" w14:textId="77777777" w:rsidR="00D05735" w:rsidRPr="001F0D0F" w:rsidRDefault="00D05735" w:rsidP="00A22871">
            <w:pPr>
              <w:pStyle w:val="TableText"/>
              <w:spacing w:before="0" w:after="0" w:line="240" w:lineRule="auto"/>
            </w:pPr>
            <w:r w:rsidRPr="001F0D0F">
              <w:t>Please enter details for the Group(s)/Project(s) Review(s)</w:t>
            </w:r>
          </w:p>
          <w:p w14:paraId="787263DA" w14:textId="77777777" w:rsidR="00D05735" w:rsidRPr="001F0D0F" w:rsidRDefault="00D05735" w:rsidP="00A22871">
            <w:pPr>
              <w:pStyle w:val="TableText"/>
              <w:spacing w:before="0" w:after="0" w:line="240" w:lineRule="auto"/>
            </w:pPr>
            <w:r w:rsidRPr="001F0D0F">
              <w:t>Record any issues, actions and key decisions</w:t>
            </w:r>
          </w:p>
          <w:p w14:paraId="787263DB" w14:textId="77777777" w:rsidR="00D05735" w:rsidRPr="001F0D0F" w:rsidRDefault="00D05735" w:rsidP="00A22871">
            <w:pPr>
              <w:pStyle w:val="TableText"/>
              <w:spacing w:before="0" w:after="0" w:line="240" w:lineRule="auto"/>
            </w:pPr>
            <w:r w:rsidRPr="001F0D0F">
              <w:t xml:space="preserve">Confirm outcome of Formal Review </w:t>
            </w:r>
          </w:p>
          <w:p w14:paraId="787263DC" w14:textId="77777777" w:rsidR="00D05735" w:rsidRPr="001F0D0F" w:rsidRDefault="00D05735" w:rsidP="00A22871">
            <w:pPr>
              <w:pStyle w:val="TableText"/>
              <w:spacing w:before="0" w:after="0" w:line="240" w:lineRule="auto"/>
            </w:pPr>
          </w:p>
        </w:tc>
        <w:tc>
          <w:tcPr>
            <w:tcW w:w="1338" w:type="dxa"/>
            <w:shd w:val="clear" w:color="auto" w:fill="auto"/>
            <w:vAlign w:val="center"/>
          </w:tcPr>
          <w:p w14:paraId="787263DD" w14:textId="77777777" w:rsidR="00D05735" w:rsidRPr="001F0D0F" w:rsidRDefault="00D05735" w:rsidP="00A22871">
            <w:pPr>
              <w:pStyle w:val="TableText"/>
              <w:spacing w:before="0" w:after="0" w:line="240" w:lineRule="auto"/>
            </w:pPr>
            <w:r w:rsidRPr="004D43F4">
              <w:t>GSMA Support Staff Name</w:t>
            </w:r>
          </w:p>
        </w:tc>
        <w:tc>
          <w:tcPr>
            <w:tcW w:w="1610" w:type="dxa"/>
            <w:shd w:val="clear" w:color="auto" w:fill="auto"/>
            <w:vAlign w:val="center"/>
          </w:tcPr>
          <w:p w14:paraId="787263DE" w14:textId="77777777" w:rsidR="00D05735" w:rsidRPr="001F0D0F" w:rsidRDefault="00D05735" w:rsidP="00A22871">
            <w:pPr>
              <w:pStyle w:val="TableText"/>
              <w:spacing w:before="0" w:after="0" w:line="240" w:lineRule="auto"/>
            </w:pPr>
            <w:r w:rsidRPr="001F0D0F">
              <w:t>DD/MM/YY</w:t>
            </w:r>
          </w:p>
        </w:tc>
      </w:tr>
      <w:tr w:rsidR="00D05735" w:rsidRPr="001F0D0F" w14:paraId="787263E1" w14:textId="77777777" w:rsidTr="00A22871">
        <w:trPr>
          <w:cantSplit/>
          <w:trHeight w:val="20"/>
          <w:jc w:val="center"/>
        </w:trPr>
        <w:tc>
          <w:tcPr>
            <w:tcW w:w="9665" w:type="dxa"/>
            <w:gridSpan w:val="4"/>
            <w:shd w:val="clear" w:color="auto" w:fill="auto"/>
            <w:vAlign w:val="center"/>
          </w:tcPr>
          <w:p w14:paraId="787263E0" w14:textId="77777777" w:rsidR="00D05735" w:rsidRPr="001F0D0F" w:rsidRDefault="00D05735" w:rsidP="00A22871">
            <w:pPr>
              <w:pStyle w:val="TableTextBold"/>
            </w:pPr>
            <w:r w:rsidRPr="001F0D0F">
              <w:t>Step 4: Formal Approval(s)</w:t>
            </w:r>
          </w:p>
        </w:tc>
      </w:tr>
      <w:tr w:rsidR="00D05735" w:rsidRPr="001F0D0F" w14:paraId="787263E9" w14:textId="77777777" w:rsidTr="00A22871">
        <w:trPr>
          <w:cantSplit/>
          <w:trHeight w:val="20"/>
          <w:jc w:val="center"/>
        </w:trPr>
        <w:tc>
          <w:tcPr>
            <w:tcW w:w="3085" w:type="dxa"/>
            <w:shd w:val="clear" w:color="auto" w:fill="auto"/>
            <w:vAlign w:val="center"/>
          </w:tcPr>
          <w:p w14:paraId="787263E2" w14:textId="77777777" w:rsidR="00D05735" w:rsidRPr="001F0D0F" w:rsidRDefault="00D05735" w:rsidP="00A22871">
            <w:pPr>
              <w:pStyle w:val="TableText"/>
            </w:pPr>
            <w:r w:rsidRPr="001F0D0F">
              <w:t>Group(s)/Project(s) Approval(s) Comments and Feedback</w:t>
            </w:r>
          </w:p>
        </w:tc>
        <w:tc>
          <w:tcPr>
            <w:tcW w:w="3632" w:type="dxa"/>
            <w:shd w:val="clear" w:color="auto" w:fill="auto"/>
            <w:vAlign w:val="center"/>
          </w:tcPr>
          <w:p w14:paraId="787263E3" w14:textId="77777777" w:rsidR="00D05735" w:rsidRPr="001F0D0F" w:rsidRDefault="00D05735" w:rsidP="00A22871">
            <w:pPr>
              <w:pStyle w:val="TableText"/>
              <w:spacing w:before="0" w:after="0" w:line="240" w:lineRule="auto"/>
            </w:pPr>
            <w:r w:rsidRPr="001F0D0F">
              <w:t>INSERT COMMENTS HERE</w:t>
            </w:r>
          </w:p>
          <w:p w14:paraId="787263E4" w14:textId="77777777" w:rsidR="00D05735" w:rsidRPr="001F0D0F" w:rsidRDefault="00D05735" w:rsidP="00A22871">
            <w:pPr>
              <w:pStyle w:val="TableText"/>
              <w:spacing w:before="0" w:after="0" w:line="240" w:lineRule="auto"/>
            </w:pPr>
            <w:r w:rsidRPr="001F0D0F">
              <w:t>Please enter details for the Group(s)/Project(s) Approval(s)</w:t>
            </w:r>
          </w:p>
          <w:p w14:paraId="787263E5" w14:textId="77777777" w:rsidR="00D05735" w:rsidRPr="001F0D0F" w:rsidRDefault="00D05735" w:rsidP="00A22871">
            <w:pPr>
              <w:pStyle w:val="TableText"/>
              <w:spacing w:before="0" w:after="0" w:line="240" w:lineRule="auto"/>
            </w:pPr>
            <w:r w:rsidRPr="001F0D0F">
              <w:t>Record any issues, actions and key decisions</w:t>
            </w:r>
          </w:p>
          <w:p w14:paraId="787263E6" w14:textId="77777777" w:rsidR="00D05735" w:rsidRPr="001F0D0F" w:rsidRDefault="00D05735" w:rsidP="00A22871">
            <w:pPr>
              <w:pStyle w:val="TableText"/>
              <w:spacing w:before="0" w:after="0" w:line="240" w:lineRule="auto"/>
            </w:pPr>
            <w:r w:rsidRPr="001F0D0F">
              <w:t>Confirm outcome of Formal Approval</w:t>
            </w:r>
          </w:p>
        </w:tc>
        <w:tc>
          <w:tcPr>
            <w:tcW w:w="1338" w:type="dxa"/>
            <w:shd w:val="clear" w:color="auto" w:fill="auto"/>
            <w:vAlign w:val="center"/>
          </w:tcPr>
          <w:p w14:paraId="787263E7" w14:textId="77777777" w:rsidR="00D05735" w:rsidRPr="001F0D0F" w:rsidRDefault="00D05735" w:rsidP="00A22871">
            <w:pPr>
              <w:pStyle w:val="TableText"/>
              <w:spacing w:before="0" w:after="0" w:line="240" w:lineRule="auto"/>
            </w:pPr>
            <w:r w:rsidRPr="004D43F4">
              <w:t>GSMA Support Staff Name</w:t>
            </w:r>
          </w:p>
        </w:tc>
        <w:tc>
          <w:tcPr>
            <w:tcW w:w="1610" w:type="dxa"/>
            <w:shd w:val="clear" w:color="auto" w:fill="auto"/>
            <w:vAlign w:val="center"/>
          </w:tcPr>
          <w:p w14:paraId="787263E8" w14:textId="77777777" w:rsidR="00D05735" w:rsidRPr="001F0D0F" w:rsidRDefault="00D05735" w:rsidP="00A22871">
            <w:pPr>
              <w:pStyle w:val="TableText"/>
              <w:spacing w:before="0" w:after="0" w:line="240" w:lineRule="auto"/>
            </w:pPr>
            <w:r w:rsidRPr="001F0D0F">
              <w:t>DD/MM/YY</w:t>
            </w:r>
          </w:p>
        </w:tc>
      </w:tr>
    </w:tbl>
    <w:p w14:paraId="787263EA" w14:textId="7A7103A7" w:rsidR="00D05735" w:rsidRDefault="00D05735" w:rsidP="00D05735">
      <w:pPr>
        <w:pStyle w:val="NormalParagraph"/>
      </w:pPr>
    </w:p>
    <w:p w14:paraId="6C1CA273" w14:textId="77777777" w:rsidR="004A3411" w:rsidRPr="004A3411" w:rsidRDefault="004A3411" w:rsidP="004A3411">
      <w:pPr>
        <w:pStyle w:val="NormalParagraph"/>
        <w:rPr>
          <w:b/>
        </w:rPr>
      </w:pPr>
      <w:bookmarkStart w:id="4" w:name="_Toc327548014"/>
      <w:bookmarkStart w:id="5" w:name="_Toc327548214"/>
      <w:bookmarkStart w:id="6" w:name="_Toc333330465"/>
      <w:r w:rsidRPr="004A3411">
        <w:rPr>
          <w:b/>
        </w:rPr>
        <w:t>Document History</w:t>
      </w:r>
      <w:bookmarkEnd w:id="4"/>
      <w:bookmarkEnd w:id="5"/>
      <w:bookmarkEnd w:id="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7" w:author="Gareth Pateman [2]" w:date="2017-09-18T17:11: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072"/>
        <w:gridCol w:w="1215"/>
        <w:gridCol w:w="3233"/>
        <w:gridCol w:w="1903"/>
        <w:gridCol w:w="1593"/>
        <w:tblGridChange w:id="8">
          <w:tblGrid>
            <w:gridCol w:w="1072"/>
            <w:gridCol w:w="1215"/>
            <w:gridCol w:w="3233"/>
            <w:gridCol w:w="1903"/>
            <w:gridCol w:w="1593"/>
          </w:tblGrid>
        </w:tblGridChange>
      </w:tblGrid>
      <w:tr w:rsidR="004A3411" w:rsidRPr="00A14F29" w14:paraId="3F120384" w14:textId="77777777" w:rsidTr="00901346">
        <w:tc>
          <w:tcPr>
            <w:tcW w:w="1072" w:type="dxa"/>
            <w:shd w:val="clear" w:color="auto" w:fill="C00000"/>
            <w:tcPrChange w:id="9" w:author="Gareth Pateman [2]" w:date="2017-09-18T17:11:00Z">
              <w:tcPr>
                <w:tcW w:w="1074" w:type="dxa"/>
                <w:shd w:val="clear" w:color="auto" w:fill="C00000"/>
              </w:tcPr>
            </w:tcPrChange>
          </w:tcPr>
          <w:p w14:paraId="2190FB3C" w14:textId="77777777" w:rsidR="004A3411" w:rsidRPr="00C25E2B" w:rsidRDefault="004A3411" w:rsidP="00901346">
            <w:pPr>
              <w:pStyle w:val="TableHeader"/>
            </w:pPr>
            <w:r w:rsidRPr="00C25E2B">
              <w:t>Version</w:t>
            </w:r>
          </w:p>
        </w:tc>
        <w:tc>
          <w:tcPr>
            <w:tcW w:w="1215" w:type="dxa"/>
            <w:shd w:val="clear" w:color="auto" w:fill="C00000"/>
            <w:tcPrChange w:id="10" w:author="Gareth Pateman [2]" w:date="2017-09-18T17:11:00Z">
              <w:tcPr>
                <w:tcW w:w="1246" w:type="dxa"/>
                <w:shd w:val="clear" w:color="auto" w:fill="C00000"/>
              </w:tcPr>
            </w:tcPrChange>
          </w:tcPr>
          <w:p w14:paraId="5202DE2D" w14:textId="77777777" w:rsidR="004A3411" w:rsidRPr="00C25E2B" w:rsidRDefault="004A3411" w:rsidP="00901346">
            <w:pPr>
              <w:pStyle w:val="TableHeader"/>
            </w:pPr>
            <w:r w:rsidRPr="00C25E2B">
              <w:t>Date</w:t>
            </w:r>
          </w:p>
        </w:tc>
        <w:tc>
          <w:tcPr>
            <w:tcW w:w="3233" w:type="dxa"/>
            <w:shd w:val="clear" w:color="auto" w:fill="C00000"/>
            <w:tcPrChange w:id="11" w:author="Gareth Pateman [2]" w:date="2017-09-18T17:11:00Z">
              <w:tcPr>
                <w:tcW w:w="3304" w:type="dxa"/>
                <w:shd w:val="clear" w:color="auto" w:fill="C00000"/>
              </w:tcPr>
            </w:tcPrChange>
          </w:tcPr>
          <w:p w14:paraId="531232B9" w14:textId="77777777" w:rsidR="004A3411" w:rsidRPr="00C25E2B" w:rsidRDefault="004A3411" w:rsidP="00901346">
            <w:pPr>
              <w:pStyle w:val="TableHeader"/>
            </w:pPr>
            <w:r w:rsidRPr="00C25E2B">
              <w:t>Brief Description of Change</w:t>
            </w:r>
          </w:p>
        </w:tc>
        <w:tc>
          <w:tcPr>
            <w:tcW w:w="1903" w:type="dxa"/>
            <w:shd w:val="clear" w:color="auto" w:fill="C00000"/>
            <w:tcPrChange w:id="12" w:author="Gareth Pateman [2]" w:date="2017-09-18T17:11:00Z">
              <w:tcPr>
                <w:tcW w:w="1945" w:type="dxa"/>
                <w:shd w:val="clear" w:color="auto" w:fill="C00000"/>
              </w:tcPr>
            </w:tcPrChange>
          </w:tcPr>
          <w:p w14:paraId="7C30BCE5" w14:textId="77777777" w:rsidR="004A3411" w:rsidRPr="00C25E2B" w:rsidRDefault="004A3411" w:rsidP="00901346">
            <w:pPr>
              <w:pStyle w:val="TableHeader"/>
            </w:pPr>
            <w:r w:rsidRPr="00C25E2B">
              <w:t>Approval Authority</w:t>
            </w:r>
          </w:p>
        </w:tc>
        <w:tc>
          <w:tcPr>
            <w:tcW w:w="1593" w:type="dxa"/>
            <w:shd w:val="clear" w:color="auto" w:fill="C00000"/>
            <w:tcPrChange w:id="13" w:author="Gareth Pateman [2]" w:date="2017-09-18T17:11:00Z">
              <w:tcPr>
                <w:tcW w:w="1615" w:type="dxa"/>
                <w:shd w:val="clear" w:color="auto" w:fill="C00000"/>
              </w:tcPr>
            </w:tcPrChange>
          </w:tcPr>
          <w:p w14:paraId="74CB8749" w14:textId="77777777" w:rsidR="004A3411" w:rsidRPr="00C25E2B" w:rsidRDefault="004A3411" w:rsidP="00901346">
            <w:pPr>
              <w:pStyle w:val="TableHeader"/>
            </w:pPr>
            <w:r w:rsidRPr="00C25E2B">
              <w:t>Editor / Company</w:t>
            </w:r>
          </w:p>
        </w:tc>
      </w:tr>
      <w:tr w:rsidR="004A3411" w:rsidRPr="00A14F29" w:rsidDel="004C496E" w14:paraId="0A0AEAE4" w14:textId="77777777" w:rsidTr="00901346">
        <w:trPr>
          <w:del w:id="14" w:author="Gareth Pateman [2]" w:date="2017-09-18T17:11:00Z"/>
        </w:trPr>
        <w:tc>
          <w:tcPr>
            <w:tcW w:w="1072" w:type="dxa"/>
            <w:tcPrChange w:id="15" w:author="Gareth Pateman [2]" w:date="2017-09-18T17:11:00Z">
              <w:tcPr>
                <w:tcW w:w="1074" w:type="dxa"/>
              </w:tcPr>
            </w:tcPrChange>
          </w:tcPr>
          <w:p w14:paraId="311DAC81" w14:textId="77777777" w:rsidR="004A3411" w:rsidRPr="00C6177A" w:rsidDel="004C496E" w:rsidRDefault="004A3411" w:rsidP="00901346">
            <w:pPr>
              <w:pStyle w:val="TableText"/>
              <w:rPr>
                <w:del w:id="16" w:author="Gareth Pateman [2]" w:date="2017-09-18T17:11:00Z"/>
              </w:rPr>
            </w:pPr>
            <w:del w:id="17" w:author="Gareth Pateman [2]" w:date="2017-09-18T17:11:00Z">
              <w:r w:rsidRPr="00C46FCE" w:rsidDel="004C496E">
                <w:delText>1.0</w:delText>
              </w:r>
            </w:del>
          </w:p>
        </w:tc>
        <w:tc>
          <w:tcPr>
            <w:tcW w:w="1215" w:type="dxa"/>
            <w:tcPrChange w:id="18" w:author="Gareth Pateman [2]" w:date="2017-09-18T17:11:00Z">
              <w:tcPr>
                <w:tcW w:w="1246" w:type="dxa"/>
              </w:tcPr>
            </w:tcPrChange>
          </w:tcPr>
          <w:p w14:paraId="5A6FAAA0" w14:textId="77777777" w:rsidR="004A3411" w:rsidRPr="00C6177A" w:rsidDel="004C496E" w:rsidRDefault="004A3411" w:rsidP="00901346">
            <w:pPr>
              <w:pStyle w:val="TableText"/>
              <w:rPr>
                <w:del w:id="19" w:author="Gareth Pateman [2]" w:date="2017-09-18T17:11:00Z"/>
              </w:rPr>
            </w:pPr>
          </w:p>
        </w:tc>
        <w:tc>
          <w:tcPr>
            <w:tcW w:w="3233" w:type="dxa"/>
            <w:tcPrChange w:id="20" w:author="Gareth Pateman [2]" w:date="2017-09-18T17:11:00Z">
              <w:tcPr>
                <w:tcW w:w="3304" w:type="dxa"/>
              </w:tcPr>
            </w:tcPrChange>
          </w:tcPr>
          <w:p w14:paraId="08F1AD32" w14:textId="77777777" w:rsidR="004A3411" w:rsidRPr="00C6177A" w:rsidDel="004C496E" w:rsidRDefault="004A3411" w:rsidP="00901346">
            <w:pPr>
              <w:pStyle w:val="TableText"/>
              <w:rPr>
                <w:del w:id="21" w:author="Gareth Pateman [2]" w:date="2017-09-18T17:11:00Z"/>
              </w:rPr>
            </w:pPr>
            <w:del w:id="22" w:author="Gareth Pateman [2]" w:date="2017-09-18T17:11:00Z">
              <w:r w:rsidRPr="00C46FCE" w:rsidDel="004C496E">
                <w:delText>New PRD (WG Doc nn/nnn).</w:delText>
              </w:r>
            </w:del>
          </w:p>
        </w:tc>
        <w:tc>
          <w:tcPr>
            <w:tcW w:w="1903" w:type="dxa"/>
            <w:tcPrChange w:id="23" w:author="Gareth Pateman [2]" w:date="2017-09-18T17:11:00Z">
              <w:tcPr>
                <w:tcW w:w="1945" w:type="dxa"/>
              </w:tcPr>
            </w:tcPrChange>
          </w:tcPr>
          <w:p w14:paraId="3A8E0E50" w14:textId="77777777" w:rsidR="004A3411" w:rsidRPr="00C46FCE" w:rsidDel="004C496E" w:rsidRDefault="004A3411" w:rsidP="00901346">
            <w:pPr>
              <w:pStyle w:val="TableText"/>
              <w:rPr>
                <w:del w:id="24" w:author="Gareth Pateman [2]" w:date="2017-09-18T17:11:00Z"/>
              </w:rPr>
            </w:pPr>
            <w:del w:id="25" w:author="Gareth Pateman [2]" w:date="2017-09-18T17:11:00Z">
              <w:r w:rsidRPr="00C46FCE" w:rsidDel="004C496E">
                <w:delText>WG #nn</w:delText>
              </w:r>
            </w:del>
          </w:p>
          <w:p w14:paraId="76C7E0E9" w14:textId="77777777" w:rsidR="004A3411" w:rsidRPr="00C6177A" w:rsidDel="004C496E" w:rsidRDefault="004A3411" w:rsidP="00901346">
            <w:pPr>
              <w:pStyle w:val="TableText"/>
              <w:rPr>
                <w:del w:id="26" w:author="Gareth Pateman [2]" w:date="2017-09-18T17:11:00Z"/>
              </w:rPr>
            </w:pPr>
            <w:del w:id="27" w:author="Gareth Pateman [2]" w:date="2017-09-18T17:11:00Z">
              <w:r w:rsidRPr="00C46FCE" w:rsidDel="004C496E">
                <w:delText>EMC #nn</w:delText>
              </w:r>
            </w:del>
          </w:p>
        </w:tc>
        <w:tc>
          <w:tcPr>
            <w:tcW w:w="1593" w:type="dxa"/>
            <w:vAlign w:val="center"/>
            <w:tcPrChange w:id="28" w:author="Gareth Pateman [2]" w:date="2017-09-18T17:11:00Z">
              <w:tcPr>
                <w:tcW w:w="1615" w:type="dxa"/>
                <w:vAlign w:val="center"/>
              </w:tcPr>
            </w:tcPrChange>
          </w:tcPr>
          <w:p w14:paraId="6D0C4048" w14:textId="77777777" w:rsidR="004A3411" w:rsidRPr="00C6177A" w:rsidDel="004C496E" w:rsidRDefault="004A3411" w:rsidP="00901346">
            <w:pPr>
              <w:pStyle w:val="TableText"/>
              <w:rPr>
                <w:del w:id="29" w:author="Gareth Pateman [2]" w:date="2017-09-18T17:11:00Z"/>
              </w:rPr>
            </w:pPr>
          </w:p>
        </w:tc>
      </w:tr>
      <w:tr w:rsidR="004A3411" w:rsidRPr="00A14F29" w14:paraId="3677540B" w14:textId="77777777" w:rsidTr="00901346">
        <w:tc>
          <w:tcPr>
            <w:tcW w:w="1072" w:type="dxa"/>
            <w:tcPrChange w:id="30" w:author="Gareth Pateman [2]" w:date="2017-09-18T17:11:00Z">
              <w:tcPr>
                <w:tcW w:w="1074" w:type="dxa"/>
              </w:tcPr>
            </w:tcPrChange>
          </w:tcPr>
          <w:p w14:paraId="5FE1F37C" w14:textId="36F852D7" w:rsidR="004A3411" w:rsidRPr="00C6177A" w:rsidRDefault="003E0711" w:rsidP="00901346">
            <w:pPr>
              <w:pStyle w:val="TableText"/>
            </w:pPr>
            <w:ins w:id="31" w:author="Gareth Pateman" w:date="2018-05-04T14:58:00Z">
              <w:r>
                <w:t>1.1</w:t>
              </w:r>
            </w:ins>
          </w:p>
        </w:tc>
        <w:tc>
          <w:tcPr>
            <w:tcW w:w="1215" w:type="dxa"/>
            <w:tcPrChange w:id="32" w:author="Gareth Pateman [2]" w:date="2017-09-18T17:11:00Z">
              <w:tcPr>
                <w:tcW w:w="1246" w:type="dxa"/>
              </w:tcPr>
            </w:tcPrChange>
          </w:tcPr>
          <w:p w14:paraId="7A46C0E6" w14:textId="35D4AB34" w:rsidR="004A3411" w:rsidRPr="00C6177A" w:rsidRDefault="003E0711" w:rsidP="00901346">
            <w:pPr>
              <w:pStyle w:val="TableText"/>
            </w:pPr>
            <w:ins w:id="33" w:author="Gareth Pateman" w:date="2018-05-04T14:58:00Z">
              <w:r>
                <w:t>4</w:t>
              </w:r>
              <w:r w:rsidRPr="003E0711">
                <w:rPr>
                  <w:vertAlign w:val="superscript"/>
                  <w:rPrChange w:id="34" w:author="Gareth Pateman" w:date="2018-05-04T14:58:00Z">
                    <w:rPr/>
                  </w:rPrChange>
                </w:rPr>
                <w:t>th</w:t>
              </w:r>
              <w:r>
                <w:t xml:space="preserve"> May 2018</w:t>
              </w:r>
            </w:ins>
          </w:p>
        </w:tc>
        <w:tc>
          <w:tcPr>
            <w:tcW w:w="3233" w:type="dxa"/>
            <w:tcPrChange w:id="35" w:author="Gareth Pateman [2]" w:date="2017-09-18T17:11:00Z">
              <w:tcPr>
                <w:tcW w:w="3304" w:type="dxa"/>
              </w:tcPr>
            </w:tcPrChange>
          </w:tcPr>
          <w:p w14:paraId="77D4B0DF" w14:textId="444886BE" w:rsidR="003E0711" w:rsidRPr="003E0711" w:rsidRDefault="003E0711" w:rsidP="003E0711">
            <w:pPr>
              <w:numPr>
                <w:ilvl w:val="0"/>
                <w:numId w:val="31"/>
              </w:numPr>
              <w:spacing w:before="0"/>
              <w:ind w:left="540"/>
              <w:jc w:val="left"/>
              <w:textAlignment w:val="center"/>
              <w:rPr>
                <w:ins w:id="36" w:author="Gareth Pateman" w:date="2018-05-04T14:58:00Z"/>
                <w:rFonts w:ascii="Calibri" w:eastAsia="Times New Roman" w:hAnsi="Calibri" w:cs="Calibri"/>
                <w:szCs w:val="22"/>
                <w:lang w:eastAsia="en-GB" w:bidi="ar-SA"/>
              </w:rPr>
            </w:pPr>
            <w:ins w:id="37" w:author="Gareth Pateman" w:date="2018-05-04T14:58:00Z">
              <w:r w:rsidRPr="003E0711">
                <w:rPr>
                  <w:rFonts w:ascii="Calibri" w:eastAsia="Times New Roman" w:hAnsi="Calibri" w:cs="Calibri"/>
                  <w:szCs w:val="22"/>
                  <w:lang w:eastAsia="en-GB" w:bidi="ar-SA"/>
                </w:rPr>
                <w:t>Aligned property names in this document to the actual properties as held in the Swagger definition to remove confusion</w:t>
              </w:r>
            </w:ins>
          </w:p>
          <w:p w14:paraId="07632421" w14:textId="39E3EBAA" w:rsidR="004A3411" w:rsidRDefault="004A3411" w:rsidP="00901346">
            <w:pPr>
              <w:numPr>
                <w:ilvl w:val="0"/>
                <w:numId w:val="31"/>
              </w:numPr>
              <w:spacing w:before="0"/>
              <w:ind w:left="540"/>
              <w:jc w:val="left"/>
              <w:textAlignment w:val="center"/>
              <w:rPr>
                <w:ins w:id="38" w:author="Gareth Pateman [2]" w:date="2017-09-19T10:13:00Z"/>
                <w:rFonts w:ascii="Calibri" w:eastAsia="Times New Roman" w:hAnsi="Calibri" w:cs="Calibri"/>
                <w:szCs w:val="22"/>
                <w:lang w:eastAsia="en-GB" w:bidi="ar-SA"/>
              </w:rPr>
            </w:pPr>
            <w:ins w:id="39" w:author="Gareth Pateman [2]" w:date="2017-09-19T10:13:00Z">
              <w:r>
                <w:rPr>
                  <w:rFonts w:ascii="Calibri" w:eastAsia="Times New Roman" w:hAnsi="Calibri" w:cs="Calibri"/>
                  <w:szCs w:val="22"/>
                  <w:lang w:eastAsia="en-GB" w:bidi="ar-SA"/>
                </w:rPr>
                <w:t xml:space="preserve">Changed </w:t>
              </w:r>
              <w:del w:id="40" w:author="Gareth Pateman" w:date="2018-04-10T16:35:00Z">
                <w:r w:rsidDel="007D5369">
                  <w:rPr>
                    <w:rFonts w:ascii="Calibri" w:eastAsia="Times New Roman" w:hAnsi="Calibri" w:cs="Calibri"/>
                    <w:szCs w:val="22"/>
                    <w:lang w:eastAsia="en-GB" w:bidi="ar-SA"/>
                  </w:rPr>
                  <w:delText>a number of headers from</w:delText>
                </w:r>
              </w:del>
            </w:ins>
            <w:ins w:id="41" w:author="Gareth Pateman" w:date="2018-04-10T16:35:00Z">
              <w:r>
                <w:rPr>
                  <w:rFonts w:ascii="Calibri" w:eastAsia="Times New Roman" w:hAnsi="Calibri" w:cs="Calibri"/>
                  <w:szCs w:val="22"/>
                  <w:lang w:eastAsia="en-GB" w:bidi="ar-SA"/>
                </w:rPr>
                <w:t>correlation ID</w:t>
              </w:r>
            </w:ins>
            <w:ins w:id="42" w:author="Gareth Pateman [2]" w:date="2017-09-19T10:13:00Z">
              <w:r>
                <w:rPr>
                  <w:rFonts w:ascii="Calibri" w:eastAsia="Times New Roman" w:hAnsi="Calibri" w:cs="Calibri"/>
                  <w:szCs w:val="22"/>
                  <w:lang w:eastAsia="en-GB" w:bidi="ar-SA"/>
                </w:rPr>
                <w:t xml:space="preserve"> mandatory to optional.</w:t>
              </w:r>
            </w:ins>
          </w:p>
          <w:p w14:paraId="016DC11C" w14:textId="77777777" w:rsidR="004A3411" w:rsidRPr="004C496E" w:rsidRDefault="004A3411" w:rsidP="00901346">
            <w:pPr>
              <w:numPr>
                <w:ilvl w:val="0"/>
                <w:numId w:val="31"/>
              </w:numPr>
              <w:spacing w:before="0"/>
              <w:ind w:left="540"/>
              <w:jc w:val="left"/>
              <w:textAlignment w:val="center"/>
              <w:rPr>
                <w:ins w:id="43" w:author="Gareth Pateman [2]" w:date="2017-09-18T17:12:00Z"/>
                <w:rFonts w:ascii="Calibri" w:eastAsia="Times New Roman" w:hAnsi="Calibri" w:cs="Calibri"/>
                <w:szCs w:val="22"/>
                <w:lang w:eastAsia="en-GB" w:bidi="ar-SA"/>
              </w:rPr>
            </w:pPr>
            <w:ins w:id="44" w:author="Gareth Pateman [2]" w:date="2017-09-18T17:12:00Z">
              <w:r w:rsidRPr="004C496E">
                <w:rPr>
                  <w:rFonts w:ascii="Calibri" w:eastAsia="Times New Roman" w:hAnsi="Calibri" w:cs="Calibri"/>
                  <w:szCs w:val="22"/>
                  <w:lang w:eastAsia="en-GB" w:bidi="ar-SA"/>
                </w:rPr>
                <w:t>Added X-User-Credential-1 and X-User-Credential-2. Only for use when Open ID is not possible for end-user authentication.</w:t>
              </w:r>
            </w:ins>
          </w:p>
          <w:p w14:paraId="6A960EB5" w14:textId="77777777" w:rsidR="004A3411" w:rsidRDefault="004A3411" w:rsidP="00901346">
            <w:pPr>
              <w:numPr>
                <w:ilvl w:val="0"/>
                <w:numId w:val="31"/>
              </w:numPr>
              <w:spacing w:before="0"/>
              <w:ind w:left="540"/>
              <w:jc w:val="left"/>
              <w:textAlignment w:val="center"/>
              <w:rPr>
                <w:ins w:id="45" w:author="Gareth Pateman" w:date="2018-04-10T16:34:00Z"/>
                <w:rFonts w:ascii="Calibri" w:eastAsia="Times New Roman" w:hAnsi="Calibri" w:cs="Calibri"/>
                <w:szCs w:val="22"/>
                <w:lang w:eastAsia="en-GB" w:bidi="ar-SA"/>
              </w:rPr>
            </w:pPr>
            <w:ins w:id="46" w:author="Gareth Pateman [2]" w:date="2017-09-18T17:12:00Z">
              <w:r w:rsidRPr="004C496E">
                <w:rPr>
                  <w:rFonts w:ascii="Calibri" w:eastAsia="Times New Roman" w:hAnsi="Calibri" w:cs="Calibri"/>
                  <w:szCs w:val="22"/>
                  <w:lang w:eastAsia="en-GB" w:bidi="ar-SA"/>
                </w:rPr>
                <w:lastRenderedPageBreak/>
                <w:t>Added X-Channel which can be used to identify the API invocation channel.</w:t>
              </w:r>
            </w:ins>
          </w:p>
          <w:p w14:paraId="19BF3729" w14:textId="77777777" w:rsidR="004A3411" w:rsidRDefault="004A3411" w:rsidP="00901346">
            <w:pPr>
              <w:numPr>
                <w:ilvl w:val="0"/>
                <w:numId w:val="31"/>
              </w:numPr>
              <w:spacing w:before="0"/>
              <w:ind w:left="540"/>
              <w:jc w:val="left"/>
              <w:textAlignment w:val="center"/>
              <w:rPr>
                <w:ins w:id="47" w:author="Gareth Pateman" w:date="2018-04-10T16:35:00Z"/>
                <w:rFonts w:ascii="Calibri" w:eastAsia="Times New Roman" w:hAnsi="Calibri" w:cs="Calibri"/>
                <w:szCs w:val="22"/>
                <w:lang w:eastAsia="en-GB" w:bidi="ar-SA"/>
              </w:rPr>
            </w:pPr>
            <w:ins w:id="48" w:author="Gareth Pateman" w:date="2018-04-10T16:35:00Z">
              <w:r>
                <w:rPr>
                  <w:rFonts w:ascii="Calibri" w:eastAsia="Times New Roman" w:hAnsi="Calibri" w:cs="Calibri"/>
                  <w:szCs w:val="22"/>
                  <w:lang w:eastAsia="en-GB" w:bidi="ar-SA"/>
                </w:rPr>
                <w:t>Generally aligned headers with the security specification.</w:t>
              </w:r>
            </w:ins>
          </w:p>
          <w:p w14:paraId="57B3D312" w14:textId="77777777" w:rsidR="004A3411" w:rsidRPr="004C496E" w:rsidRDefault="004A3411" w:rsidP="00901346">
            <w:pPr>
              <w:numPr>
                <w:ilvl w:val="0"/>
                <w:numId w:val="31"/>
              </w:numPr>
              <w:spacing w:before="0"/>
              <w:ind w:left="540"/>
              <w:jc w:val="left"/>
              <w:textAlignment w:val="center"/>
              <w:rPr>
                <w:ins w:id="49" w:author="Gareth Pateman [2]" w:date="2017-09-18T17:12:00Z"/>
                <w:rFonts w:ascii="Calibri" w:eastAsia="Times New Roman" w:hAnsi="Calibri" w:cs="Calibri"/>
                <w:szCs w:val="22"/>
                <w:lang w:eastAsia="en-GB" w:bidi="ar-SA"/>
              </w:rPr>
            </w:pPr>
            <w:ins w:id="50" w:author="Gareth Pateman" w:date="2018-04-10T16:34:00Z">
              <w:r>
                <w:rPr>
                  <w:rFonts w:ascii="Calibri" w:eastAsia="Times New Roman" w:hAnsi="Calibri" w:cs="Calibri"/>
                  <w:szCs w:val="22"/>
                  <w:lang w:eastAsia="en-GB" w:bidi="ar-SA"/>
                </w:rPr>
                <w:t>Clarified difference between request and response custom headers</w:t>
              </w:r>
            </w:ins>
          </w:p>
          <w:p w14:paraId="28B535B4" w14:textId="77777777" w:rsidR="004A3411" w:rsidRPr="004C496E" w:rsidRDefault="004A3411" w:rsidP="00901346">
            <w:pPr>
              <w:numPr>
                <w:ilvl w:val="0"/>
                <w:numId w:val="31"/>
              </w:numPr>
              <w:spacing w:before="0"/>
              <w:ind w:left="540"/>
              <w:jc w:val="left"/>
              <w:textAlignment w:val="center"/>
              <w:rPr>
                <w:ins w:id="51" w:author="Gareth Pateman [2]" w:date="2017-09-18T17:12:00Z"/>
                <w:rFonts w:ascii="Calibri" w:eastAsia="Times New Roman" w:hAnsi="Calibri" w:cs="Calibri"/>
                <w:szCs w:val="22"/>
                <w:lang w:eastAsia="en-GB" w:bidi="ar-SA"/>
              </w:rPr>
            </w:pPr>
            <w:ins w:id="52" w:author="Gareth Pateman [2]" w:date="2017-09-18T17:12:00Z">
              <w:del w:id="53" w:author="Gareth Pateman" w:date="2018-04-18T16:33:00Z">
                <w:r w:rsidRPr="004C496E" w:rsidDel="008859D3">
                  <w:rPr>
                    <w:rFonts w:ascii="Calibri" w:eastAsia="Times New Roman" w:hAnsi="Calibri" w:cs="Calibri"/>
                    <w:szCs w:val="22"/>
                    <w:lang w:eastAsia="en-GB" w:bidi="ar-SA"/>
                  </w:rPr>
                  <w:delText>Various minor corrections to align the document with the Swagger definition and vice versa.</w:delText>
                </w:r>
              </w:del>
            </w:ins>
            <w:ins w:id="54" w:author="Gareth Pateman" w:date="2018-04-18T16:33:00Z">
              <w:r>
                <w:rPr>
                  <w:rFonts w:asciiTheme="minorHAnsi" w:hAnsiTheme="minorHAnsi" w:cstheme="minorBidi"/>
                  <w:lang w:eastAsia="en-US"/>
                </w:rPr>
                <w:t>Changed all instances of ‘</w:t>
              </w:r>
              <w:r>
                <w:rPr>
                  <w:rFonts w:asciiTheme="minorHAnsi" w:hAnsiTheme="minorHAnsi" w:cstheme="minorBidi"/>
                  <w:i/>
                  <w:lang w:eastAsia="en-US"/>
                </w:rPr>
                <w:t>Date Created</w:t>
              </w:r>
              <w:r>
                <w:rPr>
                  <w:rFonts w:asciiTheme="minorHAnsi" w:hAnsiTheme="minorHAnsi" w:cstheme="minorBidi"/>
                  <w:lang w:eastAsia="en-US"/>
                </w:rPr>
                <w:t>’ to ‘</w:t>
              </w:r>
              <w:r>
                <w:rPr>
                  <w:rFonts w:asciiTheme="minorHAnsi" w:hAnsiTheme="minorHAnsi" w:cstheme="minorBidi"/>
                  <w:i/>
                  <w:lang w:eastAsia="en-US"/>
                </w:rPr>
                <w:t>Creation Date</w:t>
              </w:r>
              <w:r>
                <w:rPr>
                  <w:rFonts w:asciiTheme="minorHAnsi" w:hAnsiTheme="minorHAnsi" w:cstheme="minorBidi"/>
                  <w:lang w:eastAsia="en-US"/>
                </w:rPr>
                <w:t>’ and ‘</w:t>
              </w:r>
              <w:r>
                <w:rPr>
                  <w:rFonts w:asciiTheme="minorHAnsi" w:hAnsiTheme="minorHAnsi" w:cstheme="minorBidi"/>
                  <w:i/>
                  <w:lang w:eastAsia="en-US"/>
                </w:rPr>
                <w:t>Date Modified</w:t>
              </w:r>
              <w:r>
                <w:rPr>
                  <w:rFonts w:asciiTheme="minorHAnsi" w:hAnsiTheme="minorHAnsi" w:cstheme="minorBidi"/>
                  <w:lang w:eastAsia="en-US"/>
                </w:rPr>
                <w:t>’ to ‘</w:t>
              </w:r>
              <w:r>
                <w:rPr>
                  <w:rFonts w:asciiTheme="minorHAnsi" w:hAnsiTheme="minorHAnsi" w:cstheme="minorBidi"/>
                  <w:i/>
                  <w:lang w:eastAsia="en-US"/>
                </w:rPr>
                <w:t>Modification Date</w:t>
              </w:r>
              <w:r>
                <w:rPr>
                  <w:rFonts w:asciiTheme="minorHAnsi" w:hAnsiTheme="minorHAnsi" w:cstheme="minorBidi"/>
                  <w:lang w:eastAsia="en-US"/>
                </w:rPr>
                <w:t>’ in the document to align with the Swagger definition.</w:t>
              </w:r>
            </w:ins>
          </w:p>
          <w:p w14:paraId="4AD9FDE7" w14:textId="77777777" w:rsidR="004A3411" w:rsidRPr="004C496E" w:rsidRDefault="004A3411" w:rsidP="00901346">
            <w:pPr>
              <w:numPr>
                <w:ilvl w:val="0"/>
                <w:numId w:val="31"/>
              </w:numPr>
              <w:spacing w:before="0"/>
              <w:ind w:left="540"/>
              <w:jc w:val="left"/>
              <w:textAlignment w:val="center"/>
              <w:rPr>
                <w:ins w:id="55" w:author="Gareth Pateman [2]" w:date="2017-09-18T17:12:00Z"/>
                <w:rFonts w:ascii="Calibri" w:eastAsia="Times New Roman" w:hAnsi="Calibri" w:cs="Calibri"/>
                <w:szCs w:val="22"/>
                <w:lang w:eastAsia="en-GB" w:bidi="ar-SA"/>
              </w:rPr>
            </w:pPr>
            <w:ins w:id="56" w:author="Gareth Pateman [2]" w:date="2017-09-18T17:12:00Z">
              <w:r w:rsidRPr="004C496E">
                <w:rPr>
                  <w:rFonts w:ascii="Calibri" w:eastAsia="Times New Roman" w:hAnsi="Calibri" w:cs="Calibri"/>
                  <w:szCs w:val="22"/>
                  <w:lang w:eastAsia="en-GB" w:bidi="ar-SA"/>
                </w:rPr>
                <w:t>Added Bill Status property to Bills API</w:t>
              </w:r>
            </w:ins>
          </w:p>
          <w:p w14:paraId="27EE53A5" w14:textId="77777777" w:rsidR="004A3411" w:rsidRPr="004C496E" w:rsidRDefault="004A3411" w:rsidP="00901346">
            <w:pPr>
              <w:numPr>
                <w:ilvl w:val="0"/>
                <w:numId w:val="31"/>
              </w:numPr>
              <w:spacing w:before="0"/>
              <w:ind w:left="540"/>
              <w:jc w:val="left"/>
              <w:textAlignment w:val="center"/>
              <w:rPr>
                <w:ins w:id="57" w:author="Gareth Pateman [2]" w:date="2017-09-18T17:12:00Z"/>
                <w:rFonts w:ascii="Calibri" w:eastAsia="Times New Roman" w:hAnsi="Calibri" w:cs="Calibri"/>
                <w:szCs w:val="22"/>
                <w:lang w:eastAsia="en-GB" w:bidi="ar-SA"/>
              </w:rPr>
            </w:pPr>
            <w:ins w:id="58" w:author="Gareth Pateman [2]" w:date="2017-09-18T17:12:00Z">
              <w:r w:rsidRPr="004C496E">
                <w:rPr>
                  <w:rFonts w:ascii="Calibri" w:eastAsia="Times New Roman" w:hAnsi="Calibri" w:cs="Calibri"/>
                  <w:szCs w:val="22"/>
                  <w:lang w:eastAsia="en-GB" w:bidi="ar-SA"/>
                </w:rPr>
                <w:t>Added Payment Type property to Bill Payments API</w:t>
              </w:r>
            </w:ins>
          </w:p>
          <w:p w14:paraId="7D0BBAC7" w14:textId="77777777" w:rsidR="004A3411" w:rsidRPr="004C496E" w:rsidRDefault="004A3411" w:rsidP="00901346">
            <w:pPr>
              <w:numPr>
                <w:ilvl w:val="0"/>
                <w:numId w:val="31"/>
              </w:numPr>
              <w:spacing w:before="0"/>
              <w:ind w:left="540"/>
              <w:jc w:val="left"/>
              <w:textAlignment w:val="center"/>
              <w:rPr>
                <w:ins w:id="59" w:author="Gareth Pateman [2]" w:date="2017-09-18T17:12:00Z"/>
                <w:rFonts w:ascii="Calibri" w:eastAsia="Times New Roman" w:hAnsi="Calibri" w:cs="Calibri"/>
                <w:szCs w:val="22"/>
                <w:lang w:eastAsia="en-GB" w:bidi="ar-SA"/>
              </w:rPr>
            </w:pPr>
            <w:ins w:id="60" w:author="Gareth Pateman [2]" w:date="2017-09-18T17:12:00Z">
              <w:r w:rsidRPr="004C496E">
                <w:rPr>
                  <w:rFonts w:ascii="Calibri" w:eastAsia="Times New Roman" w:hAnsi="Calibri" w:cs="Calibri"/>
                  <w:szCs w:val="22"/>
                  <w:lang w:eastAsia="en-GB" w:bidi="ar-SA"/>
                </w:rPr>
                <w:t>Added Bill Companies APIs</w:t>
              </w:r>
            </w:ins>
          </w:p>
          <w:p w14:paraId="46095C54" w14:textId="77777777" w:rsidR="004A3411" w:rsidRPr="007D5369" w:rsidRDefault="004A3411" w:rsidP="00901346">
            <w:pPr>
              <w:numPr>
                <w:ilvl w:val="0"/>
                <w:numId w:val="31"/>
              </w:numPr>
              <w:spacing w:before="0"/>
              <w:ind w:left="540"/>
              <w:jc w:val="left"/>
              <w:textAlignment w:val="center"/>
              <w:rPr>
                <w:ins w:id="61" w:author="Gareth Pateman" w:date="2018-04-10T16:33:00Z"/>
                <w:rPrChange w:id="62" w:author="Gareth Pateman" w:date="2018-04-10T16:33:00Z">
                  <w:rPr>
                    <w:ins w:id="63" w:author="Gareth Pateman" w:date="2018-04-10T16:33:00Z"/>
                    <w:rFonts w:ascii="Calibri" w:eastAsia="Times New Roman" w:hAnsi="Calibri" w:cs="Calibri"/>
                    <w:szCs w:val="22"/>
                    <w:lang w:eastAsia="en-GB" w:bidi="ar-SA"/>
                  </w:rPr>
                </w:rPrChange>
              </w:rPr>
            </w:pPr>
            <w:ins w:id="64" w:author="Gareth Pateman [2]" w:date="2017-09-18T17:12:00Z">
              <w:r w:rsidRPr="004C496E">
                <w:rPr>
                  <w:rFonts w:ascii="Calibri" w:eastAsia="Times New Roman" w:hAnsi="Calibri" w:cs="Calibri"/>
                  <w:szCs w:val="22"/>
                  <w:lang w:eastAsia="en-GB" w:bidi="ar-SA"/>
                </w:rPr>
                <w:t>Added new Account Identifiers - consumerno, serviceprovider, storeid, bankname, bankaccounttitle</w:t>
              </w:r>
            </w:ins>
            <w:del w:id="65" w:author="Gareth Pateman [2]" w:date="2017-09-18T17:12:00Z">
              <w:r w:rsidRPr="00C46FCE" w:rsidDel="004C496E">
                <w:delText>Minor CR nnn (WG Doc nn/nnn).&lt;description of change&gt;&lt;reason for change&gt;</w:delText>
              </w:r>
            </w:del>
          </w:p>
          <w:p w14:paraId="7027DC0D" w14:textId="77777777" w:rsidR="004A3411" w:rsidRDefault="004A3411" w:rsidP="00901346">
            <w:pPr>
              <w:numPr>
                <w:ilvl w:val="0"/>
                <w:numId w:val="31"/>
              </w:numPr>
              <w:spacing w:before="0"/>
              <w:ind w:left="540"/>
              <w:jc w:val="left"/>
              <w:textAlignment w:val="center"/>
              <w:rPr>
                <w:ins w:id="66" w:author="Gareth Pateman" w:date="2018-04-10T16:36:00Z"/>
                <w:rFonts w:asciiTheme="minorHAnsi" w:hAnsiTheme="minorHAnsi" w:cstheme="minorHAnsi"/>
              </w:rPr>
            </w:pPr>
            <w:ins w:id="67" w:author="Gareth Pateman" w:date="2018-04-10T16:36:00Z">
              <w:r w:rsidRPr="007D5369">
                <w:rPr>
                  <w:rFonts w:asciiTheme="minorHAnsi" w:hAnsiTheme="minorHAnsi" w:cstheme="minorHAnsi"/>
                  <w:rPrChange w:id="68" w:author="Gareth Pateman" w:date="2018-04-10T16:36:00Z">
                    <w:rPr/>
                  </w:rPrChange>
                </w:rPr>
                <w:t>Adde</w:t>
              </w:r>
              <w:r>
                <w:rPr>
                  <w:rFonts w:asciiTheme="minorHAnsi" w:hAnsiTheme="minorHAnsi" w:cstheme="minorHAnsi"/>
                </w:rPr>
                <w:t>d AuthorisationCodes APIs</w:t>
              </w:r>
            </w:ins>
          </w:p>
          <w:p w14:paraId="4431E13F" w14:textId="77777777" w:rsidR="004A3411" w:rsidRDefault="004A3411" w:rsidP="00901346">
            <w:pPr>
              <w:numPr>
                <w:ilvl w:val="0"/>
                <w:numId w:val="31"/>
              </w:numPr>
              <w:spacing w:before="0"/>
              <w:ind w:left="540"/>
              <w:jc w:val="left"/>
              <w:textAlignment w:val="center"/>
              <w:rPr>
                <w:ins w:id="69" w:author="Gareth Pateman" w:date="2018-04-10T16:36:00Z"/>
                <w:rFonts w:asciiTheme="minorHAnsi" w:hAnsiTheme="minorHAnsi" w:cstheme="minorHAnsi"/>
              </w:rPr>
            </w:pPr>
            <w:ins w:id="70" w:author="Gareth Pateman" w:date="2018-04-10T16:36:00Z">
              <w:r>
                <w:rPr>
                  <w:rFonts w:asciiTheme="minorHAnsi" w:hAnsiTheme="minorHAnsi" w:cstheme="minorHAnsi"/>
                </w:rPr>
                <w:t>Add Transaction Fees to Transactions, Reversals and Quotations APIs</w:t>
              </w:r>
            </w:ins>
          </w:p>
          <w:p w14:paraId="489B17E9" w14:textId="77777777" w:rsidR="004A3411" w:rsidRDefault="004A3411" w:rsidP="00901346">
            <w:pPr>
              <w:numPr>
                <w:ilvl w:val="0"/>
                <w:numId w:val="31"/>
              </w:numPr>
              <w:spacing w:before="0"/>
              <w:ind w:left="540"/>
              <w:jc w:val="left"/>
              <w:textAlignment w:val="center"/>
              <w:rPr>
                <w:ins w:id="71" w:author="Gareth Pateman" w:date="2018-04-10T16:37:00Z"/>
                <w:rFonts w:asciiTheme="minorHAnsi" w:hAnsiTheme="minorHAnsi" w:cstheme="minorHAnsi"/>
              </w:rPr>
            </w:pPr>
            <w:ins w:id="72" w:author="Gareth Pateman" w:date="2018-04-10T16:36:00Z">
              <w:r>
                <w:rPr>
                  <w:rFonts w:asciiTheme="minorHAnsi" w:hAnsiTheme="minorHAnsi" w:cstheme="minorHAnsi"/>
                </w:rPr>
                <w:t xml:space="preserve">Added new transaction </w:t>
              </w:r>
            </w:ins>
            <w:ins w:id="73" w:author="Gareth Pateman" w:date="2018-04-10T16:37:00Z">
              <w:r>
                <w:rPr>
                  <w:rFonts w:asciiTheme="minorHAnsi" w:hAnsiTheme="minorHAnsi" w:cstheme="minorHAnsi"/>
                </w:rPr>
                <w:t>filters – Type and Status</w:t>
              </w:r>
            </w:ins>
          </w:p>
          <w:p w14:paraId="00F12050" w14:textId="77777777" w:rsidR="004A3411" w:rsidRDefault="004A3411" w:rsidP="00901346">
            <w:pPr>
              <w:numPr>
                <w:ilvl w:val="0"/>
                <w:numId w:val="31"/>
              </w:numPr>
              <w:spacing w:before="0"/>
              <w:ind w:left="540"/>
              <w:jc w:val="left"/>
              <w:textAlignment w:val="center"/>
              <w:rPr>
                <w:ins w:id="74" w:author="Gareth Pateman" w:date="2018-04-18T16:34:00Z"/>
                <w:rFonts w:asciiTheme="minorHAnsi" w:hAnsiTheme="minorHAnsi" w:cstheme="minorHAnsi"/>
              </w:rPr>
            </w:pPr>
            <w:ins w:id="75" w:author="Gareth Pateman" w:date="2018-04-10T16:37:00Z">
              <w:r>
                <w:rPr>
                  <w:rFonts w:asciiTheme="minorHAnsi" w:hAnsiTheme="minorHAnsi" w:cstheme="minorHAnsi"/>
                </w:rPr>
                <w:t>Modified the MSISDN regular expression (refer to Swagger)</w:t>
              </w:r>
            </w:ins>
          </w:p>
          <w:p w14:paraId="3D71484C" w14:textId="77777777" w:rsidR="004A3411" w:rsidRDefault="004A3411" w:rsidP="00901346">
            <w:pPr>
              <w:numPr>
                <w:ilvl w:val="0"/>
                <w:numId w:val="31"/>
              </w:numPr>
              <w:spacing w:before="0"/>
              <w:ind w:left="540"/>
              <w:jc w:val="left"/>
              <w:textAlignment w:val="center"/>
              <w:rPr>
                <w:ins w:id="76" w:author="Gareth Pateman" w:date="2018-04-10T16:37:00Z"/>
                <w:rFonts w:asciiTheme="minorHAnsi" w:hAnsiTheme="minorHAnsi" w:cstheme="minorHAnsi"/>
              </w:rPr>
            </w:pPr>
            <w:ins w:id="77" w:author="Gareth Pateman" w:date="2018-04-18T16:34:00Z">
              <w:r>
                <w:rPr>
                  <w:rFonts w:asciiTheme="minorHAnsi" w:hAnsiTheme="minorHAnsi" w:cstheme="minorHAnsi"/>
                </w:rPr>
                <w:t>Added clarity on valid formats relating to regular expressions</w:t>
              </w:r>
            </w:ins>
          </w:p>
          <w:p w14:paraId="3DEF5E08" w14:textId="77777777" w:rsidR="004A3411" w:rsidRPr="007D5369" w:rsidRDefault="004A3411">
            <w:pPr>
              <w:numPr>
                <w:ilvl w:val="0"/>
                <w:numId w:val="31"/>
              </w:numPr>
              <w:spacing w:before="0"/>
              <w:ind w:left="540"/>
              <w:jc w:val="left"/>
              <w:textAlignment w:val="center"/>
              <w:rPr>
                <w:rFonts w:asciiTheme="minorHAnsi" w:hAnsiTheme="minorHAnsi" w:cstheme="minorHAnsi"/>
                <w:rPrChange w:id="78" w:author="Gareth Pateman" w:date="2018-04-10T16:36:00Z">
                  <w:rPr/>
                </w:rPrChange>
              </w:rPr>
              <w:pPrChange w:id="79" w:author="Gareth Pateman [2]" w:date="2017-09-18T17:12:00Z">
                <w:pPr>
                  <w:pStyle w:val="TableText"/>
                </w:pPr>
              </w:pPrChange>
            </w:pPr>
            <w:ins w:id="80" w:author="Gareth Pateman" w:date="2018-04-10T16:37:00Z">
              <w:r>
                <w:rPr>
                  <w:rFonts w:asciiTheme="minorHAnsi" w:hAnsiTheme="minorHAnsi" w:cstheme="minorHAnsi"/>
                </w:rPr>
                <w:t>Added new API to enable the Transaction Type to be passed in the URL for a POST.</w:t>
              </w:r>
            </w:ins>
          </w:p>
        </w:tc>
        <w:tc>
          <w:tcPr>
            <w:tcW w:w="1903" w:type="dxa"/>
            <w:tcPrChange w:id="81" w:author="Gareth Pateman [2]" w:date="2017-09-18T17:11:00Z">
              <w:tcPr>
                <w:tcW w:w="1945" w:type="dxa"/>
              </w:tcPr>
            </w:tcPrChange>
          </w:tcPr>
          <w:p w14:paraId="22F736B8" w14:textId="77777777" w:rsidR="004A3411" w:rsidRPr="00C6177A" w:rsidRDefault="004A3411" w:rsidP="00901346">
            <w:pPr>
              <w:pStyle w:val="TableText"/>
            </w:pPr>
            <w:r w:rsidRPr="00C46FCE">
              <w:lastRenderedPageBreak/>
              <w:t>WG #nn</w:t>
            </w:r>
          </w:p>
        </w:tc>
        <w:tc>
          <w:tcPr>
            <w:tcW w:w="1593" w:type="dxa"/>
            <w:vAlign w:val="center"/>
            <w:tcPrChange w:id="82" w:author="Gareth Pateman [2]" w:date="2017-09-18T17:11:00Z">
              <w:tcPr>
                <w:tcW w:w="1615" w:type="dxa"/>
                <w:vAlign w:val="center"/>
              </w:tcPr>
            </w:tcPrChange>
          </w:tcPr>
          <w:p w14:paraId="00FAF435" w14:textId="2A23EC38" w:rsidR="004A3411" w:rsidRPr="00C6177A" w:rsidRDefault="004A3411" w:rsidP="00901346">
            <w:pPr>
              <w:pStyle w:val="TableText"/>
            </w:pPr>
            <w:r>
              <w:t>GSMA</w:t>
            </w:r>
          </w:p>
        </w:tc>
      </w:tr>
      <w:tr w:rsidR="004A3411" w:rsidRPr="00A14F29" w:rsidDel="004C496E" w14:paraId="7D07D5E4" w14:textId="77777777" w:rsidTr="00901346">
        <w:trPr>
          <w:del w:id="83" w:author="Gareth Pateman [2]" w:date="2017-09-18T17:11:00Z"/>
        </w:trPr>
        <w:tc>
          <w:tcPr>
            <w:tcW w:w="1072" w:type="dxa"/>
            <w:tcPrChange w:id="84" w:author="Gareth Pateman [2]" w:date="2017-09-18T17:11:00Z">
              <w:tcPr>
                <w:tcW w:w="1074" w:type="dxa"/>
              </w:tcPr>
            </w:tcPrChange>
          </w:tcPr>
          <w:p w14:paraId="1AE00C15" w14:textId="77777777" w:rsidR="004A3411" w:rsidRPr="00C6177A" w:rsidDel="004C496E" w:rsidRDefault="004A3411" w:rsidP="00901346">
            <w:pPr>
              <w:pStyle w:val="TableText"/>
              <w:rPr>
                <w:del w:id="85" w:author="Gareth Pateman [2]" w:date="2017-09-18T17:11:00Z"/>
              </w:rPr>
            </w:pPr>
            <w:del w:id="86" w:author="Gareth Pateman [2]" w:date="2017-09-18T17:11:00Z">
              <w:r w:rsidRPr="00C46FCE" w:rsidDel="004C496E">
                <w:delText>2.0</w:delText>
              </w:r>
              <w:bookmarkStart w:id="87" w:name="_Toc511138481"/>
              <w:bookmarkStart w:id="88" w:name="_Toc511141928"/>
              <w:bookmarkStart w:id="89" w:name="_Toc511832047"/>
              <w:bookmarkEnd w:id="87"/>
              <w:bookmarkEnd w:id="88"/>
              <w:bookmarkEnd w:id="89"/>
            </w:del>
          </w:p>
        </w:tc>
        <w:tc>
          <w:tcPr>
            <w:tcW w:w="1215" w:type="dxa"/>
            <w:tcPrChange w:id="90" w:author="Gareth Pateman [2]" w:date="2017-09-18T17:11:00Z">
              <w:tcPr>
                <w:tcW w:w="1246" w:type="dxa"/>
              </w:tcPr>
            </w:tcPrChange>
          </w:tcPr>
          <w:p w14:paraId="203C37A8" w14:textId="77777777" w:rsidR="004A3411" w:rsidRPr="00C6177A" w:rsidDel="004C496E" w:rsidRDefault="004A3411" w:rsidP="00901346">
            <w:pPr>
              <w:pStyle w:val="TableText"/>
              <w:rPr>
                <w:del w:id="91" w:author="Gareth Pateman [2]" w:date="2017-09-18T17:11:00Z"/>
              </w:rPr>
            </w:pPr>
            <w:bookmarkStart w:id="92" w:name="_Toc511138482"/>
            <w:bookmarkStart w:id="93" w:name="_Toc511141929"/>
            <w:bookmarkStart w:id="94" w:name="_Toc511832048"/>
            <w:bookmarkEnd w:id="92"/>
            <w:bookmarkEnd w:id="93"/>
            <w:bookmarkEnd w:id="94"/>
          </w:p>
        </w:tc>
        <w:tc>
          <w:tcPr>
            <w:tcW w:w="3233" w:type="dxa"/>
            <w:tcPrChange w:id="95" w:author="Gareth Pateman [2]" w:date="2017-09-18T17:11:00Z">
              <w:tcPr>
                <w:tcW w:w="3304" w:type="dxa"/>
              </w:tcPr>
            </w:tcPrChange>
          </w:tcPr>
          <w:p w14:paraId="412FDA15" w14:textId="77777777" w:rsidR="004A3411" w:rsidRPr="00C6177A" w:rsidDel="004C496E" w:rsidRDefault="004A3411" w:rsidP="00901346">
            <w:pPr>
              <w:pStyle w:val="TableText"/>
              <w:rPr>
                <w:del w:id="96" w:author="Gareth Pateman [2]" w:date="2017-09-18T17:11:00Z"/>
              </w:rPr>
            </w:pPr>
            <w:del w:id="97" w:author="Gareth Pateman [2]" w:date="2017-09-18T17:11:00Z">
              <w:r w:rsidRPr="00C46FCE" w:rsidDel="004C496E">
                <w:delText>Major CR nnn (WG Doc nn/nnn).&lt;description of change&gt;&lt;reason for change&gt;</w:delText>
              </w:r>
              <w:bookmarkStart w:id="98" w:name="_Toc511138483"/>
              <w:bookmarkStart w:id="99" w:name="_Toc511141930"/>
              <w:bookmarkStart w:id="100" w:name="_Toc511832049"/>
              <w:bookmarkEnd w:id="98"/>
              <w:bookmarkEnd w:id="99"/>
              <w:bookmarkEnd w:id="100"/>
            </w:del>
          </w:p>
        </w:tc>
        <w:tc>
          <w:tcPr>
            <w:tcW w:w="1903" w:type="dxa"/>
            <w:tcPrChange w:id="101" w:author="Gareth Pateman [2]" w:date="2017-09-18T17:11:00Z">
              <w:tcPr>
                <w:tcW w:w="1945" w:type="dxa"/>
              </w:tcPr>
            </w:tcPrChange>
          </w:tcPr>
          <w:p w14:paraId="63CE3E5B" w14:textId="77777777" w:rsidR="004A3411" w:rsidRPr="00C46FCE" w:rsidDel="004C496E" w:rsidRDefault="004A3411" w:rsidP="00901346">
            <w:pPr>
              <w:pStyle w:val="TableText"/>
              <w:rPr>
                <w:del w:id="102" w:author="Gareth Pateman [2]" w:date="2017-09-18T17:11:00Z"/>
              </w:rPr>
            </w:pPr>
            <w:del w:id="103" w:author="Gareth Pateman [2]" w:date="2017-09-18T17:11:00Z">
              <w:r w:rsidRPr="00C46FCE" w:rsidDel="004C496E">
                <w:delText>eVote</w:delText>
              </w:r>
              <w:bookmarkStart w:id="104" w:name="_Toc511138484"/>
              <w:bookmarkStart w:id="105" w:name="_Toc511141931"/>
              <w:bookmarkStart w:id="106" w:name="_Toc511832050"/>
              <w:bookmarkEnd w:id="104"/>
              <w:bookmarkEnd w:id="105"/>
              <w:bookmarkEnd w:id="106"/>
            </w:del>
          </w:p>
          <w:p w14:paraId="7A3B0405" w14:textId="77777777" w:rsidR="004A3411" w:rsidRPr="00C6177A" w:rsidDel="004C496E" w:rsidRDefault="004A3411" w:rsidP="00901346">
            <w:pPr>
              <w:pStyle w:val="TableText"/>
              <w:rPr>
                <w:del w:id="107" w:author="Gareth Pateman [2]" w:date="2017-09-18T17:11:00Z"/>
              </w:rPr>
            </w:pPr>
            <w:del w:id="108" w:author="Gareth Pateman [2]" w:date="2017-09-18T17:11:00Z">
              <w:r w:rsidRPr="00C46FCE" w:rsidDel="004C496E">
                <w:delText>EMC #nn</w:delText>
              </w:r>
              <w:bookmarkStart w:id="109" w:name="_Toc511138485"/>
              <w:bookmarkStart w:id="110" w:name="_Toc511141932"/>
              <w:bookmarkStart w:id="111" w:name="_Toc511832051"/>
              <w:bookmarkEnd w:id="109"/>
              <w:bookmarkEnd w:id="110"/>
              <w:bookmarkEnd w:id="111"/>
            </w:del>
          </w:p>
        </w:tc>
        <w:tc>
          <w:tcPr>
            <w:tcW w:w="1593" w:type="dxa"/>
            <w:vAlign w:val="center"/>
            <w:tcPrChange w:id="112" w:author="Gareth Pateman [2]" w:date="2017-09-18T17:11:00Z">
              <w:tcPr>
                <w:tcW w:w="1615" w:type="dxa"/>
                <w:vAlign w:val="center"/>
              </w:tcPr>
            </w:tcPrChange>
          </w:tcPr>
          <w:p w14:paraId="45162149" w14:textId="77777777" w:rsidR="004A3411" w:rsidRPr="00C6177A" w:rsidDel="004C496E" w:rsidRDefault="004A3411" w:rsidP="00901346">
            <w:pPr>
              <w:pStyle w:val="TableText"/>
              <w:rPr>
                <w:del w:id="113" w:author="Gareth Pateman [2]" w:date="2017-09-18T17:11:00Z"/>
              </w:rPr>
            </w:pPr>
            <w:bookmarkStart w:id="114" w:name="_Toc511138486"/>
            <w:bookmarkStart w:id="115" w:name="_Toc511141933"/>
            <w:bookmarkStart w:id="116" w:name="_Toc511832052"/>
            <w:bookmarkEnd w:id="114"/>
            <w:bookmarkEnd w:id="115"/>
            <w:bookmarkEnd w:id="116"/>
          </w:p>
        </w:tc>
        <w:bookmarkStart w:id="117" w:name="_Toc511138487"/>
        <w:bookmarkStart w:id="118" w:name="_Toc511141934"/>
        <w:bookmarkStart w:id="119" w:name="_Toc511832053"/>
        <w:bookmarkEnd w:id="117"/>
        <w:bookmarkEnd w:id="118"/>
        <w:bookmarkEnd w:id="119"/>
      </w:tr>
    </w:tbl>
    <w:p w14:paraId="5C98B5D9" w14:textId="77777777" w:rsidR="003E0711" w:rsidRDefault="003E0711" w:rsidP="003E0711">
      <w:pPr>
        <w:pStyle w:val="NormalParagraph"/>
      </w:pPr>
      <w:bookmarkStart w:id="120" w:name="_Toc327548015"/>
      <w:bookmarkStart w:id="121" w:name="_Toc327548215"/>
      <w:bookmarkStart w:id="122" w:name="_Toc333330466"/>
    </w:p>
    <w:p w14:paraId="30A58D01" w14:textId="3AB8BF89" w:rsidR="004A3411" w:rsidRPr="003E0711" w:rsidRDefault="004A3411" w:rsidP="003E0711">
      <w:pPr>
        <w:pStyle w:val="NormalParagraph"/>
        <w:rPr>
          <w:b/>
        </w:rPr>
      </w:pPr>
      <w:r w:rsidRPr="003E0711">
        <w:rPr>
          <w:b/>
        </w:rPr>
        <w:t>Other Information</w:t>
      </w:r>
      <w:bookmarkEnd w:id="120"/>
      <w:bookmarkEnd w:id="121"/>
      <w:bookmarkEnd w:id="1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35"/>
        <w:gridCol w:w="5881"/>
      </w:tblGrid>
      <w:tr w:rsidR="004A3411" w:rsidRPr="00A14F29" w14:paraId="14474A65" w14:textId="77777777" w:rsidTr="00901346">
        <w:tc>
          <w:tcPr>
            <w:tcW w:w="3188" w:type="dxa"/>
            <w:shd w:val="clear" w:color="auto" w:fill="C00000"/>
          </w:tcPr>
          <w:p w14:paraId="5A1F3EE5" w14:textId="77777777" w:rsidR="004A3411" w:rsidRPr="00A14F29" w:rsidRDefault="004A3411" w:rsidP="00901346">
            <w:pPr>
              <w:pStyle w:val="TableHeader"/>
            </w:pPr>
            <w:r w:rsidRPr="00A14F29">
              <w:t>Type</w:t>
            </w:r>
          </w:p>
        </w:tc>
        <w:tc>
          <w:tcPr>
            <w:tcW w:w="5996" w:type="dxa"/>
            <w:shd w:val="clear" w:color="auto" w:fill="C00000"/>
          </w:tcPr>
          <w:p w14:paraId="7BBCC7BB" w14:textId="77777777" w:rsidR="004A3411" w:rsidRPr="00A14F29" w:rsidRDefault="004A3411" w:rsidP="00901346">
            <w:pPr>
              <w:pStyle w:val="TableHeader"/>
            </w:pPr>
            <w:r w:rsidRPr="00A14F29">
              <w:t>Description</w:t>
            </w:r>
          </w:p>
        </w:tc>
      </w:tr>
      <w:tr w:rsidR="004A3411" w:rsidRPr="00A14F29" w14:paraId="3C4060ED" w14:textId="77777777" w:rsidTr="00901346">
        <w:tc>
          <w:tcPr>
            <w:tcW w:w="3188" w:type="dxa"/>
          </w:tcPr>
          <w:p w14:paraId="0DFDC91B" w14:textId="77777777" w:rsidR="004A3411" w:rsidRPr="00C6177A" w:rsidRDefault="004A3411" w:rsidP="00901346">
            <w:pPr>
              <w:pStyle w:val="TableText"/>
            </w:pPr>
            <w:r w:rsidRPr="00C46FCE">
              <w:t>Document Owner</w:t>
            </w:r>
          </w:p>
        </w:tc>
        <w:tc>
          <w:tcPr>
            <w:tcW w:w="5996" w:type="dxa"/>
          </w:tcPr>
          <w:p w14:paraId="5C18BE10" w14:textId="77777777" w:rsidR="004A3411" w:rsidRPr="00C6177A" w:rsidRDefault="004A3411" w:rsidP="00901346">
            <w:pPr>
              <w:pStyle w:val="TableText"/>
            </w:pPr>
            <w:r w:rsidRPr="00C46FCE">
              <w:t>&lt;Working Group/Project&gt;</w:t>
            </w:r>
          </w:p>
        </w:tc>
      </w:tr>
      <w:tr w:rsidR="004A3411" w:rsidRPr="00A14F29" w14:paraId="270019AC" w14:textId="77777777" w:rsidTr="00901346">
        <w:tc>
          <w:tcPr>
            <w:tcW w:w="3188" w:type="dxa"/>
          </w:tcPr>
          <w:p w14:paraId="0CD33A45" w14:textId="77777777" w:rsidR="004A3411" w:rsidRPr="00C6177A" w:rsidRDefault="004A3411" w:rsidP="00901346">
            <w:pPr>
              <w:pStyle w:val="TableText"/>
            </w:pPr>
            <w:r w:rsidRPr="00C46FCE">
              <w:t>Editor / Company</w:t>
            </w:r>
          </w:p>
        </w:tc>
        <w:tc>
          <w:tcPr>
            <w:tcW w:w="5996" w:type="dxa"/>
          </w:tcPr>
          <w:p w14:paraId="1E6F1833" w14:textId="77777777" w:rsidR="004A3411" w:rsidRPr="00C6177A" w:rsidRDefault="004A3411" w:rsidP="00901346">
            <w:pPr>
              <w:pStyle w:val="TableText"/>
            </w:pPr>
          </w:p>
        </w:tc>
      </w:tr>
    </w:tbl>
    <w:p w14:paraId="49E5975A" w14:textId="77777777" w:rsidR="004A3411" w:rsidRDefault="004A3411" w:rsidP="004A3411">
      <w:pPr>
        <w:pStyle w:val="NormalParagraph"/>
      </w:pPr>
    </w:p>
    <w:p w14:paraId="5CA61FBE" w14:textId="77777777" w:rsidR="004A3411" w:rsidRDefault="004A3411" w:rsidP="00D05735">
      <w:pPr>
        <w:pStyle w:val="NormalParagraph"/>
      </w:pPr>
    </w:p>
    <w:p w14:paraId="787263EB" w14:textId="77777777" w:rsidR="00D05735" w:rsidRDefault="00D05735">
      <w:pPr>
        <w:spacing w:before="0"/>
        <w:jc w:val="left"/>
        <w:rPr>
          <w:rFonts w:eastAsia="Times New Roman" w:cs="Arial"/>
          <w:b/>
          <w:bCs/>
          <w:sz w:val="28"/>
          <w:szCs w:val="32"/>
          <w:lang w:eastAsia="en-US"/>
        </w:rPr>
      </w:pPr>
      <w:r>
        <w:br w:type="page"/>
      </w:r>
    </w:p>
    <w:p w14:paraId="05C253B0" w14:textId="2104CBE4" w:rsidR="00A22871" w:rsidRPr="00A22871" w:rsidRDefault="00A22871" w:rsidP="00A22871">
      <w:bookmarkStart w:id="123" w:name="_Toc303506982"/>
      <w:bookmarkStart w:id="124" w:name="_Toc303507289"/>
    </w:p>
    <w:sdt>
      <w:sdtPr>
        <w:rPr>
          <w:rFonts w:asciiTheme="minorHAnsi" w:eastAsiaTheme="minorHAnsi" w:hAnsiTheme="minorHAnsi" w:cstheme="minorBidi"/>
          <w:b w:val="0"/>
          <w:sz w:val="22"/>
          <w:szCs w:val="20"/>
          <w:lang w:eastAsia="zh-CN" w:bidi="bn-BD"/>
        </w:rPr>
        <w:id w:val="1784385470"/>
        <w:docPartObj>
          <w:docPartGallery w:val="Table of Contents"/>
          <w:docPartUnique/>
        </w:docPartObj>
      </w:sdtPr>
      <w:sdtEndPr>
        <w:rPr>
          <w:rFonts w:ascii="Arial" w:eastAsia="SimSun" w:hAnsi="Arial" w:cs="Times New Roman"/>
          <w:bCs/>
          <w:noProof/>
        </w:rPr>
      </w:sdtEndPr>
      <w:sdtContent>
        <w:p w14:paraId="0B114056" w14:textId="77777777" w:rsidR="00A22871" w:rsidRDefault="00A22871" w:rsidP="002F254C">
          <w:pPr>
            <w:pStyle w:val="TOCHeading"/>
            <w:keepLines/>
            <w:pageBreakBefore w:val="0"/>
            <w:spacing w:before="240" w:after="0" w:line="259" w:lineRule="auto"/>
          </w:pPr>
          <w:r>
            <w:t>Table of Contents</w:t>
          </w:r>
        </w:p>
        <w:p w14:paraId="42DF6836" w14:textId="7FDFA71A" w:rsidR="003E0711" w:rsidRDefault="00A22871">
          <w:pPr>
            <w:pStyle w:val="TOC1"/>
            <w:rPr>
              <w:ins w:id="125" w:author="Gareth Pateman" w:date="2018-05-04T15:01:00Z"/>
              <w:rFonts w:asciiTheme="minorHAnsi" w:eastAsiaTheme="minorEastAsia" w:hAnsiTheme="minorHAnsi" w:cstheme="minorBidi"/>
              <w:b w:val="0"/>
              <w:lang w:eastAsia="en-GB" w:bidi="ar-SA"/>
            </w:rPr>
          </w:pPr>
          <w:r>
            <w:fldChar w:fldCharType="begin"/>
          </w:r>
          <w:r>
            <w:instrText xml:space="preserve"> TOC \o "1-3" \h \z \t "Appendix,1" </w:instrText>
          </w:r>
          <w:r>
            <w:fldChar w:fldCharType="separate"/>
          </w:r>
          <w:ins w:id="126" w:author="Gareth Pateman" w:date="2018-05-04T15:01:00Z">
            <w:r w:rsidR="003E0711" w:rsidRPr="004557A5">
              <w:rPr>
                <w:rStyle w:val="Hyperlink"/>
              </w:rPr>
              <w:fldChar w:fldCharType="begin"/>
            </w:r>
            <w:r w:rsidR="003E0711" w:rsidRPr="004557A5">
              <w:rPr>
                <w:rStyle w:val="Hyperlink"/>
              </w:rPr>
              <w:instrText xml:space="preserve"> </w:instrText>
            </w:r>
            <w:r w:rsidR="003E0711">
              <w:instrText>HYPERLINK \l "_Toc513209418"</w:instrText>
            </w:r>
            <w:r w:rsidR="003E0711" w:rsidRPr="004557A5">
              <w:rPr>
                <w:rStyle w:val="Hyperlink"/>
              </w:rPr>
              <w:instrText xml:space="preserve"> </w:instrText>
            </w:r>
            <w:r w:rsidR="003E0711" w:rsidRPr="004557A5">
              <w:rPr>
                <w:rStyle w:val="Hyperlink"/>
              </w:rPr>
              <w:fldChar w:fldCharType="separate"/>
            </w:r>
            <w:r w:rsidR="003E0711" w:rsidRPr="004557A5">
              <w:rPr>
                <w:rStyle w:val="Hyperlink"/>
              </w:rPr>
              <w:t>1</w:t>
            </w:r>
            <w:r w:rsidR="003E0711">
              <w:rPr>
                <w:rFonts w:asciiTheme="minorHAnsi" w:eastAsiaTheme="minorEastAsia" w:hAnsiTheme="minorHAnsi" w:cstheme="minorBidi"/>
                <w:b w:val="0"/>
                <w:lang w:eastAsia="en-GB" w:bidi="ar-SA"/>
              </w:rPr>
              <w:tab/>
            </w:r>
            <w:r w:rsidR="003E0711" w:rsidRPr="004557A5">
              <w:rPr>
                <w:rStyle w:val="Hyperlink"/>
              </w:rPr>
              <w:t>Introduction</w:t>
            </w:r>
            <w:r w:rsidR="003E0711">
              <w:rPr>
                <w:webHidden/>
              </w:rPr>
              <w:tab/>
            </w:r>
            <w:r w:rsidR="003E0711">
              <w:rPr>
                <w:webHidden/>
              </w:rPr>
              <w:fldChar w:fldCharType="begin"/>
            </w:r>
            <w:r w:rsidR="003E0711">
              <w:rPr>
                <w:webHidden/>
              </w:rPr>
              <w:instrText xml:space="preserve"> PAGEREF _Toc513209418 \h </w:instrText>
            </w:r>
          </w:ins>
          <w:r w:rsidR="003E0711">
            <w:rPr>
              <w:webHidden/>
            </w:rPr>
          </w:r>
          <w:r w:rsidR="003E0711">
            <w:rPr>
              <w:webHidden/>
            </w:rPr>
            <w:fldChar w:fldCharType="separate"/>
          </w:r>
          <w:ins w:id="127" w:author="Gareth Pateman" w:date="2018-05-04T15:01:00Z">
            <w:r w:rsidR="003E0711">
              <w:rPr>
                <w:webHidden/>
              </w:rPr>
              <w:t>7</w:t>
            </w:r>
            <w:r w:rsidR="003E0711">
              <w:rPr>
                <w:webHidden/>
              </w:rPr>
              <w:fldChar w:fldCharType="end"/>
            </w:r>
            <w:r w:rsidR="003E0711" w:rsidRPr="004557A5">
              <w:rPr>
                <w:rStyle w:val="Hyperlink"/>
              </w:rPr>
              <w:fldChar w:fldCharType="end"/>
            </w:r>
          </w:ins>
        </w:p>
        <w:p w14:paraId="0FADC7B2" w14:textId="51D7915E" w:rsidR="003E0711" w:rsidRDefault="003E0711">
          <w:pPr>
            <w:pStyle w:val="TOC2"/>
            <w:rPr>
              <w:ins w:id="128" w:author="Gareth Pateman" w:date="2018-05-04T15:01:00Z"/>
              <w:rFonts w:asciiTheme="minorHAnsi" w:eastAsiaTheme="minorEastAsia" w:hAnsiTheme="minorHAnsi" w:cstheme="minorBidi"/>
              <w:szCs w:val="22"/>
              <w:lang w:bidi="ar-SA"/>
            </w:rPr>
          </w:pPr>
          <w:ins w:id="129" w:author="Gareth Pateman" w:date="2018-05-04T15:01:00Z">
            <w:r w:rsidRPr="004557A5">
              <w:rPr>
                <w:rStyle w:val="Hyperlink"/>
              </w:rPr>
              <w:fldChar w:fldCharType="begin"/>
            </w:r>
            <w:r w:rsidRPr="004557A5">
              <w:rPr>
                <w:rStyle w:val="Hyperlink"/>
              </w:rPr>
              <w:instrText xml:space="preserve"> </w:instrText>
            </w:r>
            <w:r>
              <w:instrText>HYPERLINK \l "_Toc513209419"</w:instrText>
            </w:r>
            <w:r w:rsidRPr="004557A5">
              <w:rPr>
                <w:rStyle w:val="Hyperlink"/>
              </w:rPr>
              <w:instrText xml:space="preserve"> </w:instrText>
            </w:r>
            <w:r w:rsidRPr="004557A5">
              <w:rPr>
                <w:rStyle w:val="Hyperlink"/>
              </w:rPr>
              <w:fldChar w:fldCharType="separate"/>
            </w:r>
            <w:r w:rsidRPr="004557A5">
              <w:rPr>
                <w:rStyle w:val="Hyperlink"/>
              </w:rPr>
              <w:t>1.1</w:t>
            </w:r>
            <w:r>
              <w:rPr>
                <w:rFonts w:asciiTheme="minorHAnsi" w:eastAsiaTheme="minorEastAsia" w:hAnsiTheme="minorHAnsi" w:cstheme="minorBidi"/>
                <w:szCs w:val="22"/>
                <w:lang w:bidi="ar-SA"/>
              </w:rPr>
              <w:tab/>
            </w:r>
            <w:r w:rsidRPr="004557A5">
              <w:rPr>
                <w:rStyle w:val="Hyperlink"/>
              </w:rPr>
              <w:t>Definitions of Terms</w:t>
            </w:r>
            <w:r>
              <w:rPr>
                <w:webHidden/>
              </w:rPr>
              <w:tab/>
            </w:r>
            <w:r>
              <w:rPr>
                <w:webHidden/>
              </w:rPr>
              <w:fldChar w:fldCharType="begin"/>
            </w:r>
            <w:r>
              <w:rPr>
                <w:webHidden/>
              </w:rPr>
              <w:instrText xml:space="preserve"> PAGEREF _Toc513209419 \h </w:instrText>
            </w:r>
          </w:ins>
          <w:r>
            <w:rPr>
              <w:webHidden/>
            </w:rPr>
          </w:r>
          <w:r>
            <w:rPr>
              <w:webHidden/>
            </w:rPr>
            <w:fldChar w:fldCharType="separate"/>
          </w:r>
          <w:ins w:id="130" w:author="Gareth Pateman" w:date="2018-05-04T15:01:00Z">
            <w:r>
              <w:rPr>
                <w:webHidden/>
              </w:rPr>
              <w:t>7</w:t>
            </w:r>
            <w:r>
              <w:rPr>
                <w:webHidden/>
              </w:rPr>
              <w:fldChar w:fldCharType="end"/>
            </w:r>
            <w:r w:rsidRPr="004557A5">
              <w:rPr>
                <w:rStyle w:val="Hyperlink"/>
              </w:rPr>
              <w:fldChar w:fldCharType="end"/>
            </w:r>
          </w:ins>
        </w:p>
        <w:p w14:paraId="18D2B69B" w14:textId="2414FF34" w:rsidR="003E0711" w:rsidRDefault="003E0711">
          <w:pPr>
            <w:pStyle w:val="TOC1"/>
            <w:rPr>
              <w:ins w:id="131" w:author="Gareth Pateman" w:date="2018-05-04T15:01:00Z"/>
              <w:rFonts w:asciiTheme="minorHAnsi" w:eastAsiaTheme="minorEastAsia" w:hAnsiTheme="minorHAnsi" w:cstheme="minorBidi"/>
              <w:b w:val="0"/>
              <w:lang w:eastAsia="en-GB" w:bidi="ar-SA"/>
            </w:rPr>
          </w:pPr>
          <w:ins w:id="132" w:author="Gareth Pateman" w:date="2018-05-04T15:01:00Z">
            <w:r w:rsidRPr="004557A5">
              <w:rPr>
                <w:rStyle w:val="Hyperlink"/>
              </w:rPr>
              <w:fldChar w:fldCharType="begin"/>
            </w:r>
            <w:r w:rsidRPr="004557A5">
              <w:rPr>
                <w:rStyle w:val="Hyperlink"/>
              </w:rPr>
              <w:instrText xml:space="preserve"> </w:instrText>
            </w:r>
            <w:r>
              <w:instrText>HYPERLINK \l "_Toc513209420"</w:instrText>
            </w:r>
            <w:r w:rsidRPr="004557A5">
              <w:rPr>
                <w:rStyle w:val="Hyperlink"/>
              </w:rPr>
              <w:instrText xml:space="preserve"> </w:instrText>
            </w:r>
            <w:r w:rsidRPr="004557A5">
              <w:rPr>
                <w:rStyle w:val="Hyperlink"/>
              </w:rPr>
              <w:fldChar w:fldCharType="separate"/>
            </w:r>
            <w:r w:rsidRPr="004557A5">
              <w:rPr>
                <w:rStyle w:val="Hyperlink"/>
              </w:rPr>
              <w:t>2</w:t>
            </w:r>
            <w:r>
              <w:rPr>
                <w:rFonts w:asciiTheme="minorHAnsi" w:eastAsiaTheme="minorEastAsia" w:hAnsiTheme="minorHAnsi" w:cstheme="minorBidi"/>
                <w:b w:val="0"/>
                <w:lang w:eastAsia="en-GB" w:bidi="ar-SA"/>
              </w:rPr>
              <w:tab/>
            </w:r>
            <w:r w:rsidRPr="004557A5">
              <w:rPr>
                <w:rStyle w:val="Hyperlink"/>
              </w:rPr>
              <w:t>API Quick Start Guide</w:t>
            </w:r>
            <w:r>
              <w:rPr>
                <w:webHidden/>
              </w:rPr>
              <w:tab/>
            </w:r>
            <w:r>
              <w:rPr>
                <w:webHidden/>
              </w:rPr>
              <w:fldChar w:fldCharType="begin"/>
            </w:r>
            <w:r>
              <w:rPr>
                <w:webHidden/>
              </w:rPr>
              <w:instrText xml:space="preserve"> PAGEREF _Toc513209420 \h </w:instrText>
            </w:r>
          </w:ins>
          <w:r>
            <w:rPr>
              <w:webHidden/>
            </w:rPr>
          </w:r>
          <w:r>
            <w:rPr>
              <w:webHidden/>
            </w:rPr>
            <w:fldChar w:fldCharType="separate"/>
          </w:r>
          <w:ins w:id="133" w:author="Gareth Pateman" w:date="2018-05-04T15:01:00Z">
            <w:r>
              <w:rPr>
                <w:webHidden/>
              </w:rPr>
              <w:t>10</w:t>
            </w:r>
            <w:r>
              <w:rPr>
                <w:webHidden/>
              </w:rPr>
              <w:fldChar w:fldCharType="end"/>
            </w:r>
            <w:r w:rsidRPr="004557A5">
              <w:rPr>
                <w:rStyle w:val="Hyperlink"/>
              </w:rPr>
              <w:fldChar w:fldCharType="end"/>
            </w:r>
          </w:ins>
        </w:p>
        <w:p w14:paraId="66B421F6" w14:textId="724E9804" w:rsidR="003E0711" w:rsidRDefault="003E0711">
          <w:pPr>
            <w:pStyle w:val="TOC1"/>
            <w:rPr>
              <w:ins w:id="134" w:author="Gareth Pateman" w:date="2018-05-04T15:01:00Z"/>
              <w:rFonts w:asciiTheme="minorHAnsi" w:eastAsiaTheme="minorEastAsia" w:hAnsiTheme="minorHAnsi" w:cstheme="minorBidi"/>
              <w:b w:val="0"/>
              <w:lang w:eastAsia="en-GB" w:bidi="ar-SA"/>
            </w:rPr>
          </w:pPr>
          <w:ins w:id="135" w:author="Gareth Pateman" w:date="2018-05-04T15:01:00Z">
            <w:r w:rsidRPr="004557A5">
              <w:rPr>
                <w:rStyle w:val="Hyperlink"/>
              </w:rPr>
              <w:fldChar w:fldCharType="begin"/>
            </w:r>
            <w:r w:rsidRPr="004557A5">
              <w:rPr>
                <w:rStyle w:val="Hyperlink"/>
              </w:rPr>
              <w:instrText xml:space="preserve"> </w:instrText>
            </w:r>
            <w:r>
              <w:instrText>HYPERLINK \l "_Toc513209421"</w:instrText>
            </w:r>
            <w:r w:rsidRPr="004557A5">
              <w:rPr>
                <w:rStyle w:val="Hyperlink"/>
              </w:rPr>
              <w:instrText xml:space="preserve"> </w:instrText>
            </w:r>
            <w:r w:rsidRPr="004557A5">
              <w:rPr>
                <w:rStyle w:val="Hyperlink"/>
              </w:rPr>
              <w:fldChar w:fldCharType="separate"/>
            </w:r>
            <w:r w:rsidRPr="004557A5">
              <w:rPr>
                <w:rStyle w:val="Hyperlink"/>
              </w:rPr>
              <w:t>3</w:t>
            </w:r>
            <w:r>
              <w:rPr>
                <w:rFonts w:asciiTheme="minorHAnsi" w:eastAsiaTheme="minorEastAsia" w:hAnsiTheme="minorHAnsi" w:cstheme="minorBidi"/>
                <w:b w:val="0"/>
                <w:lang w:eastAsia="en-GB" w:bidi="ar-SA"/>
              </w:rPr>
              <w:tab/>
            </w:r>
            <w:r w:rsidRPr="004557A5">
              <w:rPr>
                <w:rStyle w:val="Hyperlink"/>
              </w:rPr>
              <w:t>API Fundamentals</w:t>
            </w:r>
            <w:r>
              <w:rPr>
                <w:webHidden/>
              </w:rPr>
              <w:tab/>
            </w:r>
            <w:r>
              <w:rPr>
                <w:webHidden/>
              </w:rPr>
              <w:fldChar w:fldCharType="begin"/>
            </w:r>
            <w:r>
              <w:rPr>
                <w:webHidden/>
              </w:rPr>
              <w:instrText xml:space="preserve"> PAGEREF _Toc513209421 \h </w:instrText>
            </w:r>
          </w:ins>
          <w:r>
            <w:rPr>
              <w:webHidden/>
            </w:rPr>
          </w:r>
          <w:r>
            <w:rPr>
              <w:webHidden/>
            </w:rPr>
            <w:fldChar w:fldCharType="separate"/>
          </w:r>
          <w:ins w:id="136" w:author="Gareth Pateman" w:date="2018-05-04T15:01:00Z">
            <w:r>
              <w:rPr>
                <w:webHidden/>
              </w:rPr>
              <w:t>11</w:t>
            </w:r>
            <w:r>
              <w:rPr>
                <w:webHidden/>
              </w:rPr>
              <w:fldChar w:fldCharType="end"/>
            </w:r>
            <w:r w:rsidRPr="004557A5">
              <w:rPr>
                <w:rStyle w:val="Hyperlink"/>
              </w:rPr>
              <w:fldChar w:fldCharType="end"/>
            </w:r>
          </w:ins>
        </w:p>
        <w:p w14:paraId="2787C96A" w14:textId="576BA4A0" w:rsidR="003E0711" w:rsidRDefault="003E0711">
          <w:pPr>
            <w:pStyle w:val="TOC2"/>
            <w:rPr>
              <w:ins w:id="137" w:author="Gareth Pateman" w:date="2018-05-04T15:01:00Z"/>
              <w:rFonts w:asciiTheme="minorHAnsi" w:eastAsiaTheme="minorEastAsia" w:hAnsiTheme="minorHAnsi" w:cstheme="minorBidi"/>
              <w:szCs w:val="22"/>
              <w:lang w:bidi="ar-SA"/>
            </w:rPr>
          </w:pPr>
          <w:ins w:id="138" w:author="Gareth Pateman" w:date="2018-05-04T15:01:00Z">
            <w:r w:rsidRPr="004557A5">
              <w:rPr>
                <w:rStyle w:val="Hyperlink"/>
              </w:rPr>
              <w:fldChar w:fldCharType="begin"/>
            </w:r>
            <w:r w:rsidRPr="004557A5">
              <w:rPr>
                <w:rStyle w:val="Hyperlink"/>
              </w:rPr>
              <w:instrText xml:space="preserve"> </w:instrText>
            </w:r>
            <w:r>
              <w:instrText>HYPERLINK \l "_Toc513209422"</w:instrText>
            </w:r>
            <w:r w:rsidRPr="004557A5">
              <w:rPr>
                <w:rStyle w:val="Hyperlink"/>
              </w:rPr>
              <w:instrText xml:space="preserve"> </w:instrText>
            </w:r>
            <w:r w:rsidRPr="004557A5">
              <w:rPr>
                <w:rStyle w:val="Hyperlink"/>
              </w:rPr>
              <w:fldChar w:fldCharType="separate"/>
            </w:r>
            <w:r w:rsidRPr="004557A5">
              <w:rPr>
                <w:rStyle w:val="Hyperlink"/>
              </w:rPr>
              <w:t>3.1</w:t>
            </w:r>
            <w:r>
              <w:rPr>
                <w:rFonts w:asciiTheme="minorHAnsi" w:eastAsiaTheme="minorEastAsia" w:hAnsiTheme="minorHAnsi" w:cstheme="minorBidi"/>
                <w:szCs w:val="22"/>
                <w:lang w:bidi="ar-SA"/>
              </w:rPr>
              <w:tab/>
            </w:r>
            <w:r w:rsidRPr="004557A5">
              <w:rPr>
                <w:rStyle w:val="Hyperlink"/>
              </w:rPr>
              <w:t>URI</w:t>
            </w:r>
            <w:r>
              <w:rPr>
                <w:webHidden/>
              </w:rPr>
              <w:tab/>
            </w:r>
            <w:r>
              <w:rPr>
                <w:webHidden/>
              </w:rPr>
              <w:fldChar w:fldCharType="begin"/>
            </w:r>
            <w:r>
              <w:rPr>
                <w:webHidden/>
              </w:rPr>
              <w:instrText xml:space="preserve"> PAGEREF _Toc513209422 \h </w:instrText>
            </w:r>
          </w:ins>
          <w:r>
            <w:rPr>
              <w:webHidden/>
            </w:rPr>
          </w:r>
          <w:r>
            <w:rPr>
              <w:webHidden/>
            </w:rPr>
            <w:fldChar w:fldCharType="separate"/>
          </w:r>
          <w:ins w:id="139" w:author="Gareth Pateman" w:date="2018-05-04T15:01:00Z">
            <w:r>
              <w:rPr>
                <w:webHidden/>
              </w:rPr>
              <w:t>11</w:t>
            </w:r>
            <w:r>
              <w:rPr>
                <w:webHidden/>
              </w:rPr>
              <w:fldChar w:fldCharType="end"/>
            </w:r>
            <w:r w:rsidRPr="004557A5">
              <w:rPr>
                <w:rStyle w:val="Hyperlink"/>
              </w:rPr>
              <w:fldChar w:fldCharType="end"/>
            </w:r>
          </w:ins>
        </w:p>
        <w:p w14:paraId="1F46A254" w14:textId="7AAD09FE" w:rsidR="003E0711" w:rsidRDefault="003E0711">
          <w:pPr>
            <w:pStyle w:val="TOC2"/>
            <w:rPr>
              <w:ins w:id="140" w:author="Gareth Pateman" w:date="2018-05-04T15:01:00Z"/>
              <w:rFonts w:asciiTheme="minorHAnsi" w:eastAsiaTheme="minorEastAsia" w:hAnsiTheme="minorHAnsi" w:cstheme="minorBidi"/>
              <w:szCs w:val="22"/>
              <w:lang w:bidi="ar-SA"/>
            </w:rPr>
          </w:pPr>
          <w:ins w:id="141" w:author="Gareth Pateman" w:date="2018-05-04T15:01:00Z">
            <w:r w:rsidRPr="004557A5">
              <w:rPr>
                <w:rStyle w:val="Hyperlink"/>
              </w:rPr>
              <w:fldChar w:fldCharType="begin"/>
            </w:r>
            <w:r w:rsidRPr="004557A5">
              <w:rPr>
                <w:rStyle w:val="Hyperlink"/>
              </w:rPr>
              <w:instrText xml:space="preserve"> </w:instrText>
            </w:r>
            <w:r>
              <w:instrText>HYPERLINK \l "_Toc513209423"</w:instrText>
            </w:r>
            <w:r w:rsidRPr="004557A5">
              <w:rPr>
                <w:rStyle w:val="Hyperlink"/>
              </w:rPr>
              <w:instrText xml:space="preserve"> </w:instrText>
            </w:r>
            <w:r w:rsidRPr="004557A5">
              <w:rPr>
                <w:rStyle w:val="Hyperlink"/>
              </w:rPr>
              <w:fldChar w:fldCharType="separate"/>
            </w:r>
            <w:r w:rsidRPr="004557A5">
              <w:rPr>
                <w:rStyle w:val="Hyperlink"/>
              </w:rPr>
              <w:t>3.2</w:t>
            </w:r>
            <w:r>
              <w:rPr>
                <w:rFonts w:asciiTheme="minorHAnsi" w:eastAsiaTheme="minorEastAsia" w:hAnsiTheme="minorHAnsi" w:cstheme="minorBidi"/>
                <w:szCs w:val="22"/>
                <w:lang w:bidi="ar-SA"/>
              </w:rPr>
              <w:tab/>
            </w:r>
            <w:r w:rsidRPr="004557A5">
              <w:rPr>
                <w:rStyle w:val="Hyperlink"/>
              </w:rPr>
              <w:t>Operations</w:t>
            </w:r>
            <w:r>
              <w:rPr>
                <w:webHidden/>
              </w:rPr>
              <w:tab/>
            </w:r>
            <w:r>
              <w:rPr>
                <w:webHidden/>
              </w:rPr>
              <w:fldChar w:fldCharType="begin"/>
            </w:r>
            <w:r>
              <w:rPr>
                <w:webHidden/>
              </w:rPr>
              <w:instrText xml:space="preserve"> PAGEREF _Toc513209423 \h </w:instrText>
            </w:r>
          </w:ins>
          <w:r>
            <w:rPr>
              <w:webHidden/>
            </w:rPr>
          </w:r>
          <w:r>
            <w:rPr>
              <w:webHidden/>
            </w:rPr>
            <w:fldChar w:fldCharType="separate"/>
          </w:r>
          <w:ins w:id="142" w:author="Gareth Pateman" w:date="2018-05-04T15:01:00Z">
            <w:r>
              <w:rPr>
                <w:webHidden/>
              </w:rPr>
              <w:t>11</w:t>
            </w:r>
            <w:r>
              <w:rPr>
                <w:webHidden/>
              </w:rPr>
              <w:fldChar w:fldCharType="end"/>
            </w:r>
            <w:r w:rsidRPr="004557A5">
              <w:rPr>
                <w:rStyle w:val="Hyperlink"/>
              </w:rPr>
              <w:fldChar w:fldCharType="end"/>
            </w:r>
          </w:ins>
        </w:p>
        <w:p w14:paraId="73CE3A8B" w14:textId="09F908FC" w:rsidR="003E0711" w:rsidRDefault="003E0711">
          <w:pPr>
            <w:pStyle w:val="TOC2"/>
            <w:rPr>
              <w:ins w:id="143" w:author="Gareth Pateman" w:date="2018-05-04T15:01:00Z"/>
              <w:rFonts w:asciiTheme="minorHAnsi" w:eastAsiaTheme="minorEastAsia" w:hAnsiTheme="minorHAnsi" w:cstheme="minorBidi"/>
              <w:szCs w:val="22"/>
              <w:lang w:bidi="ar-SA"/>
            </w:rPr>
          </w:pPr>
          <w:ins w:id="144" w:author="Gareth Pateman" w:date="2018-05-04T15:01:00Z">
            <w:r w:rsidRPr="004557A5">
              <w:rPr>
                <w:rStyle w:val="Hyperlink"/>
              </w:rPr>
              <w:fldChar w:fldCharType="begin"/>
            </w:r>
            <w:r w:rsidRPr="004557A5">
              <w:rPr>
                <w:rStyle w:val="Hyperlink"/>
              </w:rPr>
              <w:instrText xml:space="preserve"> </w:instrText>
            </w:r>
            <w:r>
              <w:instrText>HYPERLINK \l "_Toc513209424"</w:instrText>
            </w:r>
            <w:r w:rsidRPr="004557A5">
              <w:rPr>
                <w:rStyle w:val="Hyperlink"/>
              </w:rPr>
              <w:instrText xml:space="preserve"> </w:instrText>
            </w:r>
            <w:r w:rsidRPr="004557A5">
              <w:rPr>
                <w:rStyle w:val="Hyperlink"/>
              </w:rPr>
              <w:fldChar w:fldCharType="separate"/>
            </w:r>
            <w:r w:rsidRPr="004557A5">
              <w:rPr>
                <w:rStyle w:val="Hyperlink"/>
              </w:rPr>
              <w:t>3.3</w:t>
            </w:r>
            <w:r>
              <w:rPr>
                <w:rFonts w:asciiTheme="minorHAnsi" w:eastAsiaTheme="minorEastAsia" w:hAnsiTheme="minorHAnsi" w:cstheme="minorBidi"/>
                <w:szCs w:val="22"/>
                <w:lang w:bidi="ar-SA"/>
              </w:rPr>
              <w:tab/>
            </w:r>
            <w:r w:rsidRPr="004557A5">
              <w:rPr>
                <w:rStyle w:val="Hyperlink"/>
              </w:rPr>
              <w:t>Patch Specifics</w:t>
            </w:r>
            <w:r>
              <w:rPr>
                <w:webHidden/>
              </w:rPr>
              <w:tab/>
            </w:r>
            <w:r>
              <w:rPr>
                <w:webHidden/>
              </w:rPr>
              <w:fldChar w:fldCharType="begin"/>
            </w:r>
            <w:r>
              <w:rPr>
                <w:webHidden/>
              </w:rPr>
              <w:instrText xml:space="preserve"> PAGEREF _Toc513209424 \h </w:instrText>
            </w:r>
          </w:ins>
          <w:r>
            <w:rPr>
              <w:webHidden/>
            </w:rPr>
          </w:r>
          <w:r>
            <w:rPr>
              <w:webHidden/>
            </w:rPr>
            <w:fldChar w:fldCharType="separate"/>
          </w:r>
          <w:ins w:id="145" w:author="Gareth Pateman" w:date="2018-05-04T15:01:00Z">
            <w:r>
              <w:rPr>
                <w:webHidden/>
              </w:rPr>
              <w:t>11</w:t>
            </w:r>
            <w:r>
              <w:rPr>
                <w:webHidden/>
              </w:rPr>
              <w:fldChar w:fldCharType="end"/>
            </w:r>
            <w:r w:rsidRPr="004557A5">
              <w:rPr>
                <w:rStyle w:val="Hyperlink"/>
              </w:rPr>
              <w:fldChar w:fldCharType="end"/>
            </w:r>
          </w:ins>
        </w:p>
        <w:p w14:paraId="49A8D205" w14:textId="0120B58D" w:rsidR="003E0711" w:rsidRDefault="003E0711">
          <w:pPr>
            <w:pStyle w:val="TOC2"/>
            <w:rPr>
              <w:ins w:id="146" w:author="Gareth Pateman" w:date="2018-05-04T15:01:00Z"/>
              <w:rFonts w:asciiTheme="minorHAnsi" w:eastAsiaTheme="minorEastAsia" w:hAnsiTheme="minorHAnsi" w:cstheme="minorBidi"/>
              <w:szCs w:val="22"/>
              <w:lang w:bidi="ar-SA"/>
            </w:rPr>
          </w:pPr>
          <w:ins w:id="147" w:author="Gareth Pateman" w:date="2018-05-04T15:01:00Z">
            <w:r w:rsidRPr="004557A5">
              <w:rPr>
                <w:rStyle w:val="Hyperlink"/>
              </w:rPr>
              <w:fldChar w:fldCharType="begin"/>
            </w:r>
            <w:r w:rsidRPr="004557A5">
              <w:rPr>
                <w:rStyle w:val="Hyperlink"/>
              </w:rPr>
              <w:instrText xml:space="preserve"> </w:instrText>
            </w:r>
            <w:r>
              <w:instrText>HYPERLINK \l "_Toc513209425"</w:instrText>
            </w:r>
            <w:r w:rsidRPr="004557A5">
              <w:rPr>
                <w:rStyle w:val="Hyperlink"/>
              </w:rPr>
              <w:instrText xml:space="preserve"> </w:instrText>
            </w:r>
            <w:r w:rsidRPr="004557A5">
              <w:rPr>
                <w:rStyle w:val="Hyperlink"/>
              </w:rPr>
              <w:fldChar w:fldCharType="separate"/>
            </w:r>
            <w:r w:rsidRPr="004557A5">
              <w:rPr>
                <w:rStyle w:val="Hyperlink"/>
              </w:rPr>
              <w:t>3.4</w:t>
            </w:r>
            <w:r>
              <w:rPr>
                <w:rFonts w:asciiTheme="minorHAnsi" w:eastAsiaTheme="minorEastAsia" w:hAnsiTheme="minorHAnsi" w:cstheme="minorBidi"/>
                <w:szCs w:val="22"/>
                <w:lang w:bidi="ar-SA"/>
              </w:rPr>
              <w:tab/>
            </w:r>
            <w:r w:rsidRPr="004557A5">
              <w:rPr>
                <w:rStyle w:val="Hyperlink"/>
              </w:rPr>
              <w:t>Resource Naming</w:t>
            </w:r>
            <w:r>
              <w:rPr>
                <w:webHidden/>
              </w:rPr>
              <w:tab/>
            </w:r>
            <w:r>
              <w:rPr>
                <w:webHidden/>
              </w:rPr>
              <w:fldChar w:fldCharType="begin"/>
            </w:r>
            <w:r>
              <w:rPr>
                <w:webHidden/>
              </w:rPr>
              <w:instrText xml:space="preserve"> PAGEREF _Toc513209425 \h </w:instrText>
            </w:r>
          </w:ins>
          <w:r>
            <w:rPr>
              <w:webHidden/>
            </w:rPr>
          </w:r>
          <w:r>
            <w:rPr>
              <w:webHidden/>
            </w:rPr>
            <w:fldChar w:fldCharType="separate"/>
          </w:r>
          <w:ins w:id="148" w:author="Gareth Pateman" w:date="2018-05-04T15:01:00Z">
            <w:r>
              <w:rPr>
                <w:webHidden/>
              </w:rPr>
              <w:t>11</w:t>
            </w:r>
            <w:r>
              <w:rPr>
                <w:webHidden/>
              </w:rPr>
              <w:fldChar w:fldCharType="end"/>
            </w:r>
            <w:r w:rsidRPr="004557A5">
              <w:rPr>
                <w:rStyle w:val="Hyperlink"/>
              </w:rPr>
              <w:fldChar w:fldCharType="end"/>
            </w:r>
          </w:ins>
        </w:p>
        <w:p w14:paraId="6C8DD677" w14:textId="33519AC8" w:rsidR="003E0711" w:rsidRDefault="003E0711">
          <w:pPr>
            <w:pStyle w:val="TOC2"/>
            <w:rPr>
              <w:ins w:id="149" w:author="Gareth Pateman" w:date="2018-05-04T15:01:00Z"/>
              <w:rFonts w:asciiTheme="minorHAnsi" w:eastAsiaTheme="minorEastAsia" w:hAnsiTheme="minorHAnsi" w:cstheme="minorBidi"/>
              <w:szCs w:val="22"/>
              <w:lang w:bidi="ar-SA"/>
            </w:rPr>
          </w:pPr>
          <w:ins w:id="150" w:author="Gareth Pateman" w:date="2018-05-04T15:01:00Z">
            <w:r w:rsidRPr="004557A5">
              <w:rPr>
                <w:rStyle w:val="Hyperlink"/>
              </w:rPr>
              <w:fldChar w:fldCharType="begin"/>
            </w:r>
            <w:r w:rsidRPr="004557A5">
              <w:rPr>
                <w:rStyle w:val="Hyperlink"/>
              </w:rPr>
              <w:instrText xml:space="preserve"> </w:instrText>
            </w:r>
            <w:r>
              <w:instrText>HYPERLINK \l "_Toc513209426"</w:instrText>
            </w:r>
            <w:r w:rsidRPr="004557A5">
              <w:rPr>
                <w:rStyle w:val="Hyperlink"/>
              </w:rPr>
              <w:instrText xml:space="preserve"> </w:instrText>
            </w:r>
            <w:r w:rsidRPr="004557A5">
              <w:rPr>
                <w:rStyle w:val="Hyperlink"/>
              </w:rPr>
              <w:fldChar w:fldCharType="separate"/>
            </w:r>
            <w:r w:rsidRPr="004557A5">
              <w:rPr>
                <w:rStyle w:val="Hyperlink"/>
              </w:rPr>
              <w:t>3.5</w:t>
            </w:r>
            <w:r>
              <w:rPr>
                <w:rFonts w:asciiTheme="minorHAnsi" w:eastAsiaTheme="minorEastAsia" w:hAnsiTheme="minorHAnsi" w:cstheme="minorBidi"/>
                <w:szCs w:val="22"/>
                <w:lang w:bidi="ar-SA"/>
              </w:rPr>
              <w:tab/>
            </w:r>
            <w:r w:rsidRPr="004557A5">
              <w:rPr>
                <w:rStyle w:val="Hyperlink"/>
              </w:rPr>
              <w:t>Identifying the Resource</w:t>
            </w:r>
            <w:r>
              <w:rPr>
                <w:webHidden/>
              </w:rPr>
              <w:tab/>
            </w:r>
            <w:r>
              <w:rPr>
                <w:webHidden/>
              </w:rPr>
              <w:fldChar w:fldCharType="begin"/>
            </w:r>
            <w:r>
              <w:rPr>
                <w:webHidden/>
              </w:rPr>
              <w:instrText xml:space="preserve"> PAGEREF _Toc513209426 \h </w:instrText>
            </w:r>
          </w:ins>
          <w:r>
            <w:rPr>
              <w:webHidden/>
            </w:rPr>
          </w:r>
          <w:r>
            <w:rPr>
              <w:webHidden/>
            </w:rPr>
            <w:fldChar w:fldCharType="separate"/>
          </w:r>
          <w:ins w:id="151" w:author="Gareth Pateman" w:date="2018-05-04T15:01:00Z">
            <w:r>
              <w:rPr>
                <w:webHidden/>
              </w:rPr>
              <w:t>12</w:t>
            </w:r>
            <w:r>
              <w:rPr>
                <w:webHidden/>
              </w:rPr>
              <w:fldChar w:fldCharType="end"/>
            </w:r>
            <w:r w:rsidRPr="004557A5">
              <w:rPr>
                <w:rStyle w:val="Hyperlink"/>
              </w:rPr>
              <w:fldChar w:fldCharType="end"/>
            </w:r>
          </w:ins>
        </w:p>
        <w:p w14:paraId="18698C78" w14:textId="2F4C9911" w:rsidR="003E0711" w:rsidRDefault="003E0711">
          <w:pPr>
            <w:pStyle w:val="TOC2"/>
            <w:rPr>
              <w:ins w:id="152" w:author="Gareth Pateman" w:date="2018-05-04T15:01:00Z"/>
              <w:rFonts w:asciiTheme="minorHAnsi" w:eastAsiaTheme="minorEastAsia" w:hAnsiTheme="minorHAnsi" w:cstheme="minorBidi"/>
              <w:szCs w:val="22"/>
              <w:lang w:bidi="ar-SA"/>
            </w:rPr>
          </w:pPr>
          <w:ins w:id="153" w:author="Gareth Pateman" w:date="2018-05-04T15:01:00Z">
            <w:r w:rsidRPr="004557A5">
              <w:rPr>
                <w:rStyle w:val="Hyperlink"/>
              </w:rPr>
              <w:fldChar w:fldCharType="begin"/>
            </w:r>
            <w:r w:rsidRPr="004557A5">
              <w:rPr>
                <w:rStyle w:val="Hyperlink"/>
              </w:rPr>
              <w:instrText xml:space="preserve"> </w:instrText>
            </w:r>
            <w:r>
              <w:instrText>HYPERLINK \l "_Toc513209427"</w:instrText>
            </w:r>
            <w:r w:rsidRPr="004557A5">
              <w:rPr>
                <w:rStyle w:val="Hyperlink"/>
              </w:rPr>
              <w:instrText xml:space="preserve"> </w:instrText>
            </w:r>
            <w:r w:rsidRPr="004557A5">
              <w:rPr>
                <w:rStyle w:val="Hyperlink"/>
              </w:rPr>
              <w:fldChar w:fldCharType="separate"/>
            </w:r>
            <w:r w:rsidRPr="004557A5">
              <w:rPr>
                <w:rStyle w:val="Hyperlink"/>
              </w:rPr>
              <w:t>3.6</w:t>
            </w:r>
            <w:r>
              <w:rPr>
                <w:rFonts w:asciiTheme="minorHAnsi" w:eastAsiaTheme="minorEastAsia" w:hAnsiTheme="minorHAnsi" w:cstheme="minorBidi"/>
                <w:szCs w:val="22"/>
                <w:lang w:bidi="ar-SA"/>
              </w:rPr>
              <w:tab/>
            </w:r>
            <w:r w:rsidRPr="004557A5">
              <w:rPr>
                <w:rStyle w:val="Hyperlink"/>
              </w:rPr>
              <w:t>Client Correlation ID</w:t>
            </w:r>
            <w:r>
              <w:rPr>
                <w:webHidden/>
              </w:rPr>
              <w:tab/>
            </w:r>
            <w:r>
              <w:rPr>
                <w:webHidden/>
              </w:rPr>
              <w:fldChar w:fldCharType="begin"/>
            </w:r>
            <w:r>
              <w:rPr>
                <w:webHidden/>
              </w:rPr>
              <w:instrText xml:space="preserve"> PAGEREF _Toc513209427 \h </w:instrText>
            </w:r>
          </w:ins>
          <w:r>
            <w:rPr>
              <w:webHidden/>
            </w:rPr>
          </w:r>
          <w:r>
            <w:rPr>
              <w:webHidden/>
            </w:rPr>
            <w:fldChar w:fldCharType="separate"/>
          </w:r>
          <w:ins w:id="154" w:author="Gareth Pateman" w:date="2018-05-04T15:01:00Z">
            <w:r>
              <w:rPr>
                <w:webHidden/>
              </w:rPr>
              <w:t>13</w:t>
            </w:r>
            <w:r>
              <w:rPr>
                <w:webHidden/>
              </w:rPr>
              <w:fldChar w:fldCharType="end"/>
            </w:r>
            <w:r w:rsidRPr="004557A5">
              <w:rPr>
                <w:rStyle w:val="Hyperlink"/>
              </w:rPr>
              <w:fldChar w:fldCharType="end"/>
            </w:r>
          </w:ins>
        </w:p>
        <w:p w14:paraId="243E872D" w14:textId="05D6F1A4" w:rsidR="003E0711" w:rsidRDefault="003E0711">
          <w:pPr>
            <w:pStyle w:val="TOC2"/>
            <w:rPr>
              <w:ins w:id="155" w:author="Gareth Pateman" w:date="2018-05-04T15:01:00Z"/>
              <w:rFonts w:asciiTheme="minorHAnsi" w:eastAsiaTheme="minorEastAsia" w:hAnsiTheme="minorHAnsi" w:cstheme="minorBidi"/>
              <w:szCs w:val="22"/>
              <w:lang w:bidi="ar-SA"/>
            </w:rPr>
          </w:pPr>
          <w:ins w:id="156" w:author="Gareth Pateman" w:date="2018-05-04T15:01:00Z">
            <w:r w:rsidRPr="004557A5">
              <w:rPr>
                <w:rStyle w:val="Hyperlink"/>
              </w:rPr>
              <w:fldChar w:fldCharType="begin"/>
            </w:r>
            <w:r w:rsidRPr="004557A5">
              <w:rPr>
                <w:rStyle w:val="Hyperlink"/>
              </w:rPr>
              <w:instrText xml:space="preserve"> </w:instrText>
            </w:r>
            <w:r>
              <w:instrText>HYPERLINK \l "_Toc513209428"</w:instrText>
            </w:r>
            <w:r w:rsidRPr="004557A5">
              <w:rPr>
                <w:rStyle w:val="Hyperlink"/>
              </w:rPr>
              <w:instrText xml:space="preserve"> </w:instrText>
            </w:r>
            <w:r w:rsidRPr="004557A5">
              <w:rPr>
                <w:rStyle w:val="Hyperlink"/>
              </w:rPr>
              <w:fldChar w:fldCharType="separate"/>
            </w:r>
            <w:r w:rsidRPr="004557A5">
              <w:rPr>
                <w:rStyle w:val="Hyperlink"/>
              </w:rPr>
              <w:t>3.7</w:t>
            </w:r>
            <w:r>
              <w:rPr>
                <w:rFonts w:asciiTheme="minorHAnsi" w:eastAsiaTheme="minorEastAsia" w:hAnsiTheme="minorHAnsi" w:cstheme="minorBidi"/>
                <w:szCs w:val="22"/>
                <w:lang w:bidi="ar-SA"/>
              </w:rPr>
              <w:tab/>
            </w:r>
            <w:r w:rsidRPr="004557A5">
              <w:rPr>
                <w:rStyle w:val="Hyperlink"/>
              </w:rPr>
              <w:t>Use Case Flow Patterns</w:t>
            </w:r>
            <w:r>
              <w:rPr>
                <w:webHidden/>
              </w:rPr>
              <w:tab/>
            </w:r>
            <w:r>
              <w:rPr>
                <w:webHidden/>
              </w:rPr>
              <w:fldChar w:fldCharType="begin"/>
            </w:r>
            <w:r>
              <w:rPr>
                <w:webHidden/>
              </w:rPr>
              <w:instrText xml:space="preserve"> PAGEREF _Toc513209428 \h </w:instrText>
            </w:r>
          </w:ins>
          <w:r>
            <w:rPr>
              <w:webHidden/>
            </w:rPr>
          </w:r>
          <w:r>
            <w:rPr>
              <w:webHidden/>
            </w:rPr>
            <w:fldChar w:fldCharType="separate"/>
          </w:r>
          <w:ins w:id="157" w:author="Gareth Pateman" w:date="2018-05-04T15:01:00Z">
            <w:r>
              <w:rPr>
                <w:webHidden/>
              </w:rPr>
              <w:t>13</w:t>
            </w:r>
            <w:r>
              <w:rPr>
                <w:webHidden/>
              </w:rPr>
              <w:fldChar w:fldCharType="end"/>
            </w:r>
            <w:r w:rsidRPr="004557A5">
              <w:rPr>
                <w:rStyle w:val="Hyperlink"/>
              </w:rPr>
              <w:fldChar w:fldCharType="end"/>
            </w:r>
          </w:ins>
        </w:p>
        <w:p w14:paraId="0DD489F0" w14:textId="476C2D49" w:rsidR="003E0711" w:rsidRDefault="003E0711">
          <w:pPr>
            <w:pStyle w:val="TOC2"/>
            <w:rPr>
              <w:ins w:id="158" w:author="Gareth Pateman" w:date="2018-05-04T15:01:00Z"/>
              <w:rFonts w:asciiTheme="minorHAnsi" w:eastAsiaTheme="minorEastAsia" w:hAnsiTheme="minorHAnsi" w:cstheme="minorBidi"/>
              <w:szCs w:val="22"/>
              <w:lang w:bidi="ar-SA"/>
            </w:rPr>
          </w:pPr>
          <w:ins w:id="159" w:author="Gareth Pateman" w:date="2018-05-04T15:01:00Z">
            <w:r w:rsidRPr="004557A5">
              <w:rPr>
                <w:rStyle w:val="Hyperlink"/>
              </w:rPr>
              <w:fldChar w:fldCharType="begin"/>
            </w:r>
            <w:r w:rsidRPr="004557A5">
              <w:rPr>
                <w:rStyle w:val="Hyperlink"/>
              </w:rPr>
              <w:instrText xml:space="preserve"> </w:instrText>
            </w:r>
            <w:r>
              <w:instrText>HYPERLINK \l "_Toc513209429"</w:instrText>
            </w:r>
            <w:r w:rsidRPr="004557A5">
              <w:rPr>
                <w:rStyle w:val="Hyperlink"/>
              </w:rPr>
              <w:instrText xml:space="preserve"> </w:instrText>
            </w:r>
            <w:r w:rsidRPr="004557A5">
              <w:rPr>
                <w:rStyle w:val="Hyperlink"/>
              </w:rPr>
              <w:fldChar w:fldCharType="separate"/>
            </w:r>
            <w:r w:rsidRPr="004557A5">
              <w:rPr>
                <w:rStyle w:val="Hyperlink"/>
              </w:rPr>
              <w:t>3.8</w:t>
            </w:r>
            <w:r>
              <w:rPr>
                <w:rFonts w:asciiTheme="minorHAnsi" w:eastAsiaTheme="minorEastAsia" w:hAnsiTheme="minorHAnsi" w:cstheme="minorBidi"/>
                <w:szCs w:val="22"/>
                <w:lang w:bidi="ar-SA"/>
              </w:rPr>
              <w:tab/>
            </w:r>
            <w:r w:rsidRPr="004557A5">
              <w:rPr>
                <w:rStyle w:val="Hyperlink"/>
              </w:rPr>
              <w:t>Case Sensitivity</w:t>
            </w:r>
            <w:r>
              <w:rPr>
                <w:webHidden/>
              </w:rPr>
              <w:tab/>
            </w:r>
            <w:r>
              <w:rPr>
                <w:webHidden/>
              </w:rPr>
              <w:fldChar w:fldCharType="begin"/>
            </w:r>
            <w:r>
              <w:rPr>
                <w:webHidden/>
              </w:rPr>
              <w:instrText xml:space="preserve"> PAGEREF _Toc513209429 \h </w:instrText>
            </w:r>
          </w:ins>
          <w:r>
            <w:rPr>
              <w:webHidden/>
            </w:rPr>
          </w:r>
          <w:r>
            <w:rPr>
              <w:webHidden/>
            </w:rPr>
            <w:fldChar w:fldCharType="separate"/>
          </w:r>
          <w:ins w:id="160" w:author="Gareth Pateman" w:date="2018-05-04T15:01:00Z">
            <w:r>
              <w:rPr>
                <w:webHidden/>
              </w:rPr>
              <w:t>13</w:t>
            </w:r>
            <w:r>
              <w:rPr>
                <w:webHidden/>
              </w:rPr>
              <w:fldChar w:fldCharType="end"/>
            </w:r>
            <w:r w:rsidRPr="004557A5">
              <w:rPr>
                <w:rStyle w:val="Hyperlink"/>
              </w:rPr>
              <w:fldChar w:fldCharType="end"/>
            </w:r>
          </w:ins>
        </w:p>
        <w:p w14:paraId="2DBC85B2" w14:textId="106F455B" w:rsidR="003E0711" w:rsidRDefault="003E0711">
          <w:pPr>
            <w:pStyle w:val="TOC2"/>
            <w:rPr>
              <w:ins w:id="161" w:author="Gareth Pateman" w:date="2018-05-04T15:01:00Z"/>
              <w:rFonts w:asciiTheme="minorHAnsi" w:eastAsiaTheme="minorEastAsia" w:hAnsiTheme="minorHAnsi" w:cstheme="minorBidi"/>
              <w:szCs w:val="22"/>
              <w:lang w:bidi="ar-SA"/>
            </w:rPr>
          </w:pPr>
          <w:ins w:id="162" w:author="Gareth Pateman" w:date="2018-05-04T15:01:00Z">
            <w:r w:rsidRPr="004557A5">
              <w:rPr>
                <w:rStyle w:val="Hyperlink"/>
              </w:rPr>
              <w:fldChar w:fldCharType="begin"/>
            </w:r>
            <w:r w:rsidRPr="004557A5">
              <w:rPr>
                <w:rStyle w:val="Hyperlink"/>
              </w:rPr>
              <w:instrText xml:space="preserve"> </w:instrText>
            </w:r>
            <w:r>
              <w:instrText>HYPERLINK \l "_Toc513209430"</w:instrText>
            </w:r>
            <w:r w:rsidRPr="004557A5">
              <w:rPr>
                <w:rStyle w:val="Hyperlink"/>
              </w:rPr>
              <w:instrText xml:space="preserve"> </w:instrText>
            </w:r>
            <w:r w:rsidRPr="004557A5">
              <w:rPr>
                <w:rStyle w:val="Hyperlink"/>
              </w:rPr>
              <w:fldChar w:fldCharType="separate"/>
            </w:r>
            <w:r w:rsidRPr="004557A5">
              <w:rPr>
                <w:rStyle w:val="Hyperlink"/>
              </w:rPr>
              <w:t>3.9</w:t>
            </w:r>
            <w:r>
              <w:rPr>
                <w:rFonts w:asciiTheme="minorHAnsi" w:eastAsiaTheme="minorEastAsia" w:hAnsiTheme="minorHAnsi" w:cstheme="minorBidi"/>
                <w:szCs w:val="22"/>
                <w:lang w:bidi="ar-SA"/>
              </w:rPr>
              <w:tab/>
            </w:r>
            <w:r w:rsidRPr="004557A5">
              <w:rPr>
                <w:rStyle w:val="Hyperlink"/>
              </w:rPr>
              <w:t>HTTP Header Information</w:t>
            </w:r>
            <w:r>
              <w:rPr>
                <w:webHidden/>
              </w:rPr>
              <w:tab/>
            </w:r>
            <w:r>
              <w:rPr>
                <w:webHidden/>
              </w:rPr>
              <w:fldChar w:fldCharType="begin"/>
            </w:r>
            <w:r>
              <w:rPr>
                <w:webHidden/>
              </w:rPr>
              <w:instrText xml:space="preserve"> PAGEREF _Toc513209430 \h </w:instrText>
            </w:r>
          </w:ins>
          <w:r>
            <w:rPr>
              <w:webHidden/>
            </w:rPr>
          </w:r>
          <w:r>
            <w:rPr>
              <w:webHidden/>
            </w:rPr>
            <w:fldChar w:fldCharType="separate"/>
          </w:r>
          <w:ins w:id="163" w:author="Gareth Pateman" w:date="2018-05-04T15:01:00Z">
            <w:r>
              <w:rPr>
                <w:webHidden/>
              </w:rPr>
              <w:t>13</w:t>
            </w:r>
            <w:r>
              <w:rPr>
                <w:webHidden/>
              </w:rPr>
              <w:fldChar w:fldCharType="end"/>
            </w:r>
            <w:r w:rsidRPr="004557A5">
              <w:rPr>
                <w:rStyle w:val="Hyperlink"/>
              </w:rPr>
              <w:fldChar w:fldCharType="end"/>
            </w:r>
          </w:ins>
        </w:p>
        <w:p w14:paraId="3461B869" w14:textId="519AE816" w:rsidR="003E0711" w:rsidRDefault="003E0711">
          <w:pPr>
            <w:pStyle w:val="TOC3"/>
            <w:rPr>
              <w:ins w:id="164" w:author="Gareth Pateman" w:date="2018-05-04T15:01:00Z"/>
              <w:rFonts w:asciiTheme="minorHAnsi" w:eastAsiaTheme="minorEastAsia" w:hAnsiTheme="minorHAnsi" w:cstheme="minorBidi"/>
              <w:szCs w:val="22"/>
              <w:lang w:bidi="ar-SA"/>
            </w:rPr>
          </w:pPr>
          <w:ins w:id="165" w:author="Gareth Pateman" w:date="2018-05-04T15:01:00Z">
            <w:r w:rsidRPr="004557A5">
              <w:rPr>
                <w:rStyle w:val="Hyperlink"/>
              </w:rPr>
              <w:fldChar w:fldCharType="begin"/>
            </w:r>
            <w:r w:rsidRPr="004557A5">
              <w:rPr>
                <w:rStyle w:val="Hyperlink"/>
              </w:rPr>
              <w:instrText xml:space="preserve"> </w:instrText>
            </w:r>
            <w:r>
              <w:instrText>HYPERLINK \l "_Toc513209431"</w:instrText>
            </w:r>
            <w:r w:rsidRPr="004557A5">
              <w:rPr>
                <w:rStyle w:val="Hyperlink"/>
              </w:rPr>
              <w:instrText xml:space="preserve"> </w:instrText>
            </w:r>
            <w:r w:rsidRPr="004557A5">
              <w:rPr>
                <w:rStyle w:val="Hyperlink"/>
              </w:rPr>
              <w:fldChar w:fldCharType="separate"/>
            </w:r>
            <w:r w:rsidRPr="004557A5">
              <w:rPr>
                <w:rStyle w:val="Hyperlink"/>
              </w:rPr>
              <w:t>3.9.1</w:t>
            </w:r>
            <w:r>
              <w:rPr>
                <w:rFonts w:asciiTheme="minorHAnsi" w:eastAsiaTheme="minorEastAsia" w:hAnsiTheme="minorHAnsi" w:cstheme="minorBidi"/>
                <w:szCs w:val="22"/>
                <w:lang w:bidi="ar-SA"/>
              </w:rPr>
              <w:tab/>
            </w:r>
            <w:r w:rsidRPr="004557A5">
              <w:rPr>
                <w:rStyle w:val="Hyperlink"/>
              </w:rPr>
              <w:t>HTTP Standard Request Headers</w:t>
            </w:r>
            <w:r>
              <w:rPr>
                <w:webHidden/>
              </w:rPr>
              <w:tab/>
            </w:r>
            <w:r>
              <w:rPr>
                <w:webHidden/>
              </w:rPr>
              <w:fldChar w:fldCharType="begin"/>
            </w:r>
            <w:r>
              <w:rPr>
                <w:webHidden/>
              </w:rPr>
              <w:instrText xml:space="preserve"> PAGEREF _Toc513209431 \h </w:instrText>
            </w:r>
          </w:ins>
          <w:r>
            <w:rPr>
              <w:webHidden/>
            </w:rPr>
          </w:r>
          <w:r>
            <w:rPr>
              <w:webHidden/>
            </w:rPr>
            <w:fldChar w:fldCharType="separate"/>
          </w:r>
          <w:ins w:id="166" w:author="Gareth Pateman" w:date="2018-05-04T15:01:00Z">
            <w:r>
              <w:rPr>
                <w:webHidden/>
              </w:rPr>
              <w:t>13</w:t>
            </w:r>
            <w:r>
              <w:rPr>
                <w:webHidden/>
              </w:rPr>
              <w:fldChar w:fldCharType="end"/>
            </w:r>
            <w:r w:rsidRPr="004557A5">
              <w:rPr>
                <w:rStyle w:val="Hyperlink"/>
              </w:rPr>
              <w:fldChar w:fldCharType="end"/>
            </w:r>
          </w:ins>
        </w:p>
        <w:p w14:paraId="23EC5735" w14:textId="56E31DC4" w:rsidR="003E0711" w:rsidRDefault="003E0711">
          <w:pPr>
            <w:pStyle w:val="TOC3"/>
            <w:rPr>
              <w:ins w:id="167" w:author="Gareth Pateman" w:date="2018-05-04T15:01:00Z"/>
              <w:rFonts w:asciiTheme="minorHAnsi" w:eastAsiaTheme="minorEastAsia" w:hAnsiTheme="minorHAnsi" w:cstheme="minorBidi"/>
              <w:szCs w:val="22"/>
              <w:lang w:bidi="ar-SA"/>
            </w:rPr>
          </w:pPr>
          <w:ins w:id="168" w:author="Gareth Pateman" w:date="2018-05-04T15:01:00Z">
            <w:r w:rsidRPr="004557A5">
              <w:rPr>
                <w:rStyle w:val="Hyperlink"/>
              </w:rPr>
              <w:fldChar w:fldCharType="begin"/>
            </w:r>
            <w:r w:rsidRPr="004557A5">
              <w:rPr>
                <w:rStyle w:val="Hyperlink"/>
              </w:rPr>
              <w:instrText xml:space="preserve"> </w:instrText>
            </w:r>
            <w:r>
              <w:instrText>HYPERLINK \l "_Toc513209432"</w:instrText>
            </w:r>
            <w:r w:rsidRPr="004557A5">
              <w:rPr>
                <w:rStyle w:val="Hyperlink"/>
              </w:rPr>
              <w:instrText xml:space="preserve"> </w:instrText>
            </w:r>
            <w:r w:rsidRPr="004557A5">
              <w:rPr>
                <w:rStyle w:val="Hyperlink"/>
              </w:rPr>
              <w:fldChar w:fldCharType="separate"/>
            </w:r>
            <w:r w:rsidRPr="004557A5">
              <w:rPr>
                <w:rStyle w:val="Hyperlink"/>
              </w:rPr>
              <w:t>3.9.2</w:t>
            </w:r>
            <w:r>
              <w:rPr>
                <w:rFonts w:asciiTheme="minorHAnsi" w:eastAsiaTheme="minorEastAsia" w:hAnsiTheme="minorHAnsi" w:cstheme="minorBidi"/>
                <w:szCs w:val="22"/>
                <w:lang w:bidi="ar-SA"/>
              </w:rPr>
              <w:tab/>
            </w:r>
            <w:r w:rsidRPr="004557A5">
              <w:rPr>
                <w:rStyle w:val="Hyperlink"/>
              </w:rPr>
              <w:t>HTTP Standard Response Headers</w:t>
            </w:r>
            <w:r>
              <w:rPr>
                <w:webHidden/>
              </w:rPr>
              <w:tab/>
            </w:r>
            <w:r>
              <w:rPr>
                <w:webHidden/>
              </w:rPr>
              <w:fldChar w:fldCharType="begin"/>
            </w:r>
            <w:r>
              <w:rPr>
                <w:webHidden/>
              </w:rPr>
              <w:instrText xml:space="preserve"> PAGEREF _Toc513209432 \h </w:instrText>
            </w:r>
          </w:ins>
          <w:r>
            <w:rPr>
              <w:webHidden/>
            </w:rPr>
          </w:r>
          <w:r>
            <w:rPr>
              <w:webHidden/>
            </w:rPr>
            <w:fldChar w:fldCharType="separate"/>
          </w:r>
          <w:ins w:id="169" w:author="Gareth Pateman" w:date="2018-05-04T15:01:00Z">
            <w:r>
              <w:rPr>
                <w:webHidden/>
              </w:rPr>
              <w:t>14</w:t>
            </w:r>
            <w:r>
              <w:rPr>
                <w:webHidden/>
              </w:rPr>
              <w:fldChar w:fldCharType="end"/>
            </w:r>
            <w:r w:rsidRPr="004557A5">
              <w:rPr>
                <w:rStyle w:val="Hyperlink"/>
              </w:rPr>
              <w:fldChar w:fldCharType="end"/>
            </w:r>
          </w:ins>
        </w:p>
        <w:p w14:paraId="3CDA5589" w14:textId="18E66C78" w:rsidR="003E0711" w:rsidRDefault="003E0711">
          <w:pPr>
            <w:pStyle w:val="TOC3"/>
            <w:rPr>
              <w:ins w:id="170" w:author="Gareth Pateman" w:date="2018-05-04T15:01:00Z"/>
              <w:rFonts w:asciiTheme="minorHAnsi" w:eastAsiaTheme="minorEastAsia" w:hAnsiTheme="minorHAnsi" w:cstheme="minorBidi"/>
              <w:szCs w:val="22"/>
              <w:lang w:bidi="ar-SA"/>
            </w:rPr>
          </w:pPr>
          <w:ins w:id="171" w:author="Gareth Pateman" w:date="2018-05-04T15:01:00Z">
            <w:r w:rsidRPr="004557A5">
              <w:rPr>
                <w:rStyle w:val="Hyperlink"/>
              </w:rPr>
              <w:fldChar w:fldCharType="begin"/>
            </w:r>
            <w:r w:rsidRPr="004557A5">
              <w:rPr>
                <w:rStyle w:val="Hyperlink"/>
              </w:rPr>
              <w:instrText xml:space="preserve"> </w:instrText>
            </w:r>
            <w:r>
              <w:instrText>HYPERLINK \l "_Toc513209433"</w:instrText>
            </w:r>
            <w:r w:rsidRPr="004557A5">
              <w:rPr>
                <w:rStyle w:val="Hyperlink"/>
              </w:rPr>
              <w:instrText xml:space="preserve"> </w:instrText>
            </w:r>
            <w:r w:rsidRPr="004557A5">
              <w:rPr>
                <w:rStyle w:val="Hyperlink"/>
              </w:rPr>
              <w:fldChar w:fldCharType="separate"/>
            </w:r>
            <w:r w:rsidRPr="004557A5">
              <w:rPr>
                <w:rStyle w:val="Hyperlink"/>
              </w:rPr>
              <w:t>3.9.3</w:t>
            </w:r>
            <w:r>
              <w:rPr>
                <w:rFonts w:asciiTheme="minorHAnsi" w:eastAsiaTheme="minorEastAsia" w:hAnsiTheme="minorHAnsi" w:cstheme="minorBidi"/>
                <w:szCs w:val="22"/>
                <w:lang w:bidi="ar-SA"/>
              </w:rPr>
              <w:tab/>
            </w:r>
            <w:r w:rsidRPr="004557A5">
              <w:rPr>
                <w:rStyle w:val="Hyperlink"/>
              </w:rPr>
              <w:t>Custom Request Headers</w:t>
            </w:r>
            <w:r>
              <w:rPr>
                <w:webHidden/>
              </w:rPr>
              <w:tab/>
            </w:r>
            <w:r>
              <w:rPr>
                <w:webHidden/>
              </w:rPr>
              <w:fldChar w:fldCharType="begin"/>
            </w:r>
            <w:r>
              <w:rPr>
                <w:webHidden/>
              </w:rPr>
              <w:instrText xml:space="preserve"> PAGEREF _Toc513209433 \h </w:instrText>
            </w:r>
          </w:ins>
          <w:r>
            <w:rPr>
              <w:webHidden/>
            </w:rPr>
          </w:r>
          <w:r>
            <w:rPr>
              <w:webHidden/>
            </w:rPr>
            <w:fldChar w:fldCharType="separate"/>
          </w:r>
          <w:ins w:id="172" w:author="Gareth Pateman" w:date="2018-05-04T15:01:00Z">
            <w:r>
              <w:rPr>
                <w:webHidden/>
              </w:rPr>
              <w:t>14</w:t>
            </w:r>
            <w:r>
              <w:rPr>
                <w:webHidden/>
              </w:rPr>
              <w:fldChar w:fldCharType="end"/>
            </w:r>
            <w:r w:rsidRPr="004557A5">
              <w:rPr>
                <w:rStyle w:val="Hyperlink"/>
              </w:rPr>
              <w:fldChar w:fldCharType="end"/>
            </w:r>
          </w:ins>
        </w:p>
        <w:p w14:paraId="1F1034F9" w14:textId="7C692E18" w:rsidR="003E0711" w:rsidRDefault="003E0711">
          <w:pPr>
            <w:pStyle w:val="TOC3"/>
            <w:rPr>
              <w:ins w:id="173" w:author="Gareth Pateman" w:date="2018-05-04T15:01:00Z"/>
              <w:rFonts w:asciiTheme="minorHAnsi" w:eastAsiaTheme="minorEastAsia" w:hAnsiTheme="minorHAnsi" w:cstheme="minorBidi"/>
              <w:szCs w:val="22"/>
              <w:lang w:bidi="ar-SA"/>
            </w:rPr>
          </w:pPr>
          <w:ins w:id="174" w:author="Gareth Pateman" w:date="2018-05-04T15:01:00Z">
            <w:r w:rsidRPr="004557A5">
              <w:rPr>
                <w:rStyle w:val="Hyperlink"/>
              </w:rPr>
              <w:fldChar w:fldCharType="begin"/>
            </w:r>
            <w:r w:rsidRPr="004557A5">
              <w:rPr>
                <w:rStyle w:val="Hyperlink"/>
              </w:rPr>
              <w:instrText xml:space="preserve"> </w:instrText>
            </w:r>
            <w:r>
              <w:instrText>HYPERLINK \l "_Toc513209434"</w:instrText>
            </w:r>
            <w:r w:rsidRPr="004557A5">
              <w:rPr>
                <w:rStyle w:val="Hyperlink"/>
              </w:rPr>
              <w:instrText xml:space="preserve"> </w:instrText>
            </w:r>
            <w:r w:rsidRPr="004557A5">
              <w:rPr>
                <w:rStyle w:val="Hyperlink"/>
              </w:rPr>
              <w:fldChar w:fldCharType="separate"/>
            </w:r>
            <w:r w:rsidRPr="004557A5">
              <w:rPr>
                <w:rStyle w:val="Hyperlink"/>
              </w:rPr>
              <w:t>3.9.4</w:t>
            </w:r>
            <w:r>
              <w:rPr>
                <w:rFonts w:asciiTheme="minorHAnsi" w:eastAsiaTheme="minorEastAsia" w:hAnsiTheme="minorHAnsi" w:cstheme="minorBidi"/>
                <w:szCs w:val="22"/>
                <w:lang w:bidi="ar-SA"/>
              </w:rPr>
              <w:tab/>
            </w:r>
            <w:r w:rsidRPr="004557A5">
              <w:rPr>
                <w:rStyle w:val="Hyperlink"/>
              </w:rPr>
              <w:t>Custom Response Headers</w:t>
            </w:r>
            <w:r>
              <w:rPr>
                <w:webHidden/>
              </w:rPr>
              <w:tab/>
            </w:r>
            <w:r>
              <w:rPr>
                <w:webHidden/>
              </w:rPr>
              <w:fldChar w:fldCharType="begin"/>
            </w:r>
            <w:r>
              <w:rPr>
                <w:webHidden/>
              </w:rPr>
              <w:instrText xml:space="preserve"> PAGEREF _Toc513209434 \h </w:instrText>
            </w:r>
          </w:ins>
          <w:r>
            <w:rPr>
              <w:webHidden/>
            </w:rPr>
          </w:r>
          <w:r>
            <w:rPr>
              <w:webHidden/>
            </w:rPr>
            <w:fldChar w:fldCharType="separate"/>
          </w:r>
          <w:ins w:id="175" w:author="Gareth Pateman" w:date="2018-05-04T15:01:00Z">
            <w:r>
              <w:rPr>
                <w:webHidden/>
              </w:rPr>
              <w:t>15</w:t>
            </w:r>
            <w:r>
              <w:rPr>
                <w:webHidden/>
              </w:rPr>
              <w:fldChar w:fldCharType="end"/>
            </w:r>
            <w:r w:rsidRPr="004557A5">
              <w:rPr>
                <w:rStyle w:val="Hyperlink"/>
              </w:rPr>
              <w:fldChar w:fldCharType="end"/>
            </w:r>
          </w:ins>
        </w:p>
        <w:p w14:paraId="4BCD03E1" w14:textId="5065F3A2" w:rsidR="003E0711" w:rsidRDefault="003E0711">
          <w:pPr>
            <w:pStyle w:val="TOC2"/>
            <w:rPr>
              <w:ins w:id="176" w:author="Gareth Pateman" w:date="2018-05-04T15:01:00Z"/>
              <w:rFonts w:asciiTheme="minorHAnsi" w:eastAsiaTheme="minorEastAsia" w:hAnsiTheme="minorHAnsi" w:cstheme="minorBidi"/>
              <w:szCs w:val="22"/>
              <w:lang w:bidi="ar-SA"/>
            </w:rPr>
          </w:pPr>
          <w:ins w:id="177" w:author="Gareth Pateman" w:date="2018-05-04T15:01:00Z">
            <w:r w:rsidRPr="004557A5">
              <w:rPr>
                <w:rStyle w:val="Hyperlink"/>
              </w:rPr>
              <w:fldChar w:fldCharType="begin"/>
            </w:r>
            <w:r w:rsidRPr="004557A5">
              <w:rPr>
                <w:rStyle w:val="Hyperlink"/>
              </w:rPr>
              <w:instrText xml:space="preserve"> </w:instrText>
            </w:r>
            <w:r>
              <w:instrText>HYPERLINK \l "_Toc513209435"</w:instrText>
            </w:r>
            <w:r w:rsidRPr="004557A5">
              <w:rPr>
                <w:rStyle w:val="Hyperlink"/>
              </w:rPr>
              <w:instrText xml:space="preserve"> </w:instrText>
            </w:r>
            <w:r w:rsidRPr="004557A5">
              <w:rPr>
                <w:rStyle w:val="Hyperlink"/>
              </w:rPr>
              <w:fldChar w:fldCharType="separate"/>
            </w:r>
            <w:r w:rsidRPr="004557A5">
              <w:rPr>
                <w:rStyle w:val="Hyperlink"/>
              </w:rPr>
              <w:t>3.10</w:t>
            </w:r>
            <w:r>
              <w:rPr>
                <w:rFonts w:asciiTheme="minorHAnsi" w:eastAsiaTheme="minorEastAsia" w:hAnsiTheme="minorHAnsi" w:cstheme="minorBidi"/>
                <w:szCs w:val="22"/>
                <w:lang w:bidi="ar-SA"/>
              </w:rPr>
              <w:tab/>
            </w:r>
            <w:r w:rsidRPr="004557A5">
              <w:rPr>
                <w:rStyle w:val="Hyperlink"/>
              </w:rPr>
              <w:t>API Versioning</w:t>
            </w:r>
            <w:r>
              <w:rPr>
                <w:webHidden/>
              </w:rPr>
              <w:tab/>
            </w:r>
            <w:r>
              <w:rPr>
                <w:webHidden/>
              </w:rPr>
              <w:fldChar w:fldCharType="begin"/>
            </w:r>
            <w:r>
              <w:rPr>
                <w:webHidden/>
              </w:rPr>
              <w:instrText xml:space="preserve"> PAGEREF _Toc513209435 \h </w:instrText>
            </w:r>
          </w:ins>
          <w:r>
            <w:rPr>
              <w:webHidden/>
            </w:rPr>
          </w:r>
          <w:r>
            <w:rPr>
              <w:webHidden/>
            </w:rPr>
            <w:fldChar w:fldCharType="separate"/>
          </w:r>
          <w:ins w:id="178" w:author="Gareth Pateman" w:date="2018-05-04T15:01:00Z">
            <w:r>
              <w:rPr>
                <w:webHidden/>
              </w:rPr>
              <w:t>15</w:t>
            </w:r>
            <w:r>
              <w:rPr>
                <w:webHidden/>
              </w:rPr>
              <w:fldChar w:fldCharType="end"/>
            </w:r>
            <w:r w:rsidRPr="004557A5">
              <w:rPr>
                <w:rStyle w:val="Hyperlink"/>
              </w:rPr>
              <w:fldChar w:fldCharType="end"/>
            </w:r>
          </w:ins>
        </w:p>
        <w:p w14:paraId="131ABD43" w14:textId="3402BC07" w:rsidR="003E0711" w:rsidRDefault="003E0711">
          <w:pPr>
            <w:pStyle w:val="TOC1"/>
            <w:rPr>
              <w:ins w:id="179" w:author="Gareth Pateman" w:date="2018-05-04T15:01:00Z"/>
              <w:rFonts w:asciiTheme="minorHAnsi" w:eastAsiaTheme="minorEastAsia" w:hAnsiTheme="minorHAnsi" w:cstheme="minorBidi"/>
              <w:b w:val="0"/>
              <w:lang w:eastAsia="en-GB" w:bidi="ar-SA"/>
            </w:rPr>
          </w:pPr>
          <w:ins w:id="180" w:author="Gareth Pateman" w:date="2018-05-04T15:01:00Z">
            <w:r w:rsidRPr="004557A5">
              <w:rPr>
                <w:rStyle w:val="Hyperlink"/>
              </w:rPr>
              <w:fldChar w:fldCharType="begin"/>
            </w:r>
            <w:r w:rsidRPr="004557A5">
              <w:rPr>
                <w:rStyle w:val="Hyperlink"/>
              </w:rPr>
              <w:instrText xml:space="preserve"> </w:instrText>
            </w:r>
            <w:r>
              <w:instrText>HYPERLINK \l "_Toc513209436"</w:instrText>
            </w:r>
            <w:r w:rsidRPr="004557A5">
              <w:rPr>
                <w:rStyle w:val="Hyperlink"/>
              </w:rPr>
              <w:instrText xml:space="preserve"> </w:instrText>
            </w:r>
            <w:r w:rsidRPr="004557A5">
              <w:rPr>
                <w:rStyle w:val="Hyperlink"/>
              </w:rPr>
              <w:fldChar w:fldCharType="separate"/>
            </w:r>
            <w:r w:rsidRPr="004557A5">
              <w:rPr>
                <w:rStyle w:val="Hyperlink"/>
              </w:rPr>
              <w:t>4</w:t>
            </w:r>
            <w:r>
              <w:rPr>
                <w:rFonts w:asciiTheme="minorHAnsi" w:eastAsiaTheme="minorEastAsia" w:hAnsiTheme="minorHAnsi" w:cstheme="minorBidi"/>
                <w:b w:val="0"/>
                <w:lang w:eastAsia="en-GB" w:bidi="ar-SA"/>
              </w:rPr>
              <w:tab/>
            </w:r>
            <w:r w:rsidRPr="004557A5">
              <w:rPr>
                <w:rStyle w:val="Hyperlink"/>
              </w:rPr>
              <w:t>API Service Definition</w:t>
            </w:r>
            <w:r>
              <w:rPr>
                <w:webHidden/>
              </w:rPr>
              <w:tab/>
            </w:r>
            <w:r>
              <w:rPr>
                <w:webHidden/>
              </w:rPr>
              <w:fldChar w:fldCharType="begin"/>
            </w:r>
            <w:r>
              <w:rPr>
                <w:webHidden/>
              </w:rPr>
              <w:instrText xml:space="preserve"> PAGEREF _Toc513209436 \h </w:instrText>
            </w:r>
          </w:ins>
          <w:r>
            <w:rPr>
              <w:webHidden/>
            </w:rPr>
          </w:r>
          <w:r>
            <w:rPr>
              <w:webHidden/>
            </w:rPr>
            <w:fldChar w:fldCharType="separate"/>
          </w:r>
          <w:ins w:id="181" w:author="Gareth Pateman" w:date="2018-05-04T15:01:00Z">
            <w:r>
              <w:rPr>
                <w:webHidden/>
              </w:rPr>
              <w:t>17</w:t>
            </w:r>
            <w:r>
              <w:rPr>
                <w:webHidden/>
              </w:rPr>
              <w:fldChar w:fldCharType="end"/>
            </w:r>
            <w:r w:rsidRPr="004557A5">
              <w:rPr>
                <w:rStyle w:val="Hyperlink"/>
              </w:rPr>
              <w:fldChar w:fldCharType="end"/>
            </w:r>
          </w:ins>
        </w:p>
        <w:p w14:paraId="03DB63BF" w14:textId="69B60F63" w:rsidR="003E0711" w:rsidRDefault="003E0711">
          <w:pPr>
            <w:pStyle w:val="TOC2"/>
            <w:rPr>
              <w:ins w:id="182" w:author="Gareth Pateman" w:date="2018-05-04T15:01:00Z"/>
              <w:rFonts w:asciiTheme="minorHAnsi" w:eastAsiaTheme="minorEastAsia" w:hAnsiTheme="minorHAnsi" w:cstheme="minorBidi"/>
              <w:szCs w:val="22"/>
              <w:lang w:bidi="ar-SA"/>
            </w:rPr>
          </w:pPr>
          <w:ins w:id="183" w:author="Gareth Pateman" w:date="2018-05-04T15:01:00Z">
            <w:r w:rsidRPr="004557A5">
              <w:rPr>
                <w:rStyle w:val="Hyperlink"/>
              </w:rPr>
              <w:fldChar w:fldCharType="begin"/>
            </w:r>
            <w:r w:rsidRPr="004557A5">
              <w:rPr>
                <w:rStyle w:val="Hyperlink"/>
              </w:rPr>
              <w:instrText xml:space="preserve"> </w:instrText>
            </w:r>
            <w:r>
              <w:instrText>HYPERLINK \l "_Toc513209437"</w:instrText>
            </w:r>
            <w:r w:rsidRPr="004557A5">
              <w:rPr>
                <w:rStyle w:val="Hyperlink"/>
              </w:rPr>
              <w:instrText xml:space="preserve"> </w:instrText>
            </w:r>
            <w:r w:rsidRPr="004557A5">
              <w:rPr>
                <w:rStyle w:val="Hyperlink"/>
              </w:rPr>
              <w:fldChar w:fldCharType="separate"/>
            </w:r>
            <w:r w:rsidRPr="004557A5">
              <w:rPr>
                <w:rStyle w:val="Hyperlink"/>
              </w:rPr>
              <w:t>4.1</w:t>
            </w:r>
            <w:r>
              <w:rPr>
                <w:rFonts w:asciiTheme="minorHAnsi" w:eastAsiaTheme="minorEastAsia" w:hAnsiTheme="minorHAnsi" w:cstheme="minorBidi"/>
                <w:szCs w:val="22"/>
                <w:lang w:bidi="ar-SA"/>
              </w:rPr>
              <w:tab/>
            </w:r>
            <w:r w:rsidRPr="004557A5">
              <w:rPr>
                <w:rStyle w:val="Hyperlink"/>
              </w:rPr>
              <w:t>Transactions API</w:t>
            </w:r>
            <w:r>
              <w:rPr>
                <w:webHidden/>
              </w:rPr>
              <w:tab/>
            </w:r>
            <w:r>
              <w:rPr>
                <w:webHidden/>
              </w:rPr>
              <w:fldChar w:fldCharType="begin"/>
            </w:r>
            <w:r>
              <w:rPr>
                <w:webHidden/>
              </w:rPr>
              <w:instrText xml:space="preserve"> PAGEREF _Toc513209437 \h </w:instrText>
            </w:r>
          </w:ins>
          <w:r>
            <w:rPr>
              <w:webHidden/>
            </w:rPr>
          </w:r>
          <w:r>
            <w:rPr>
              <w:webHidden/>
            </w:rPr>
            <w:fldChar w:fldCharType="separate"/>
          </w:r>
          <w:ins w:id="184" w:author="Gareth Pateman" w:date="2018-05-04T15:01:00Z">
            <w:r>
              <w:rPr>
                <w:webHidden/>
              </w:rPr>
              <w:t>19</w:t>
            </w:r>
            <w:r>
              <w:rPr>
                <w:webHidden/>
              </w:rPr>
              <w:fldChar w:fldCharType="end"/>
            </w:r>
            <w:r w:rsidRPr="004557A5">
              <w:rPr>
                <w:rStyle w:val="Hyperlink"/>
              </w:rPr>
              <w:fldChar w:fldCharType="end"/>
            </w:r>
          </w:ins>
        </w:p>
        <w:p w14:paraId="128E56E7" w14:textId="05E53AE6" w:rsidR="003E0711" w:rsidRDefault="003E0711">
          <w:pPr>
            <w:pStyle w:val="TOC2"/>
            <w:rPr>
              <w:ins w:id="185" w:author="Gareth Pateman" w:date="2018-05-04T15:01:00Z"/>
              <w:rFonts w:asciiTheme="minorHAnsi" w:eastAsiaTheme="minorEastAsia" w:hAnsiTheme="minorHAnsi" w:cstheme="minorBidi"/>
              <w:szCs w:val="22"/>
              <w:lang w:bidi="ar-SA"/>
            </w:rPr>
          </w:pPr>
          <w:ins w:id="186" w:author="Gareth Pateman" w:date="2018-05-04T15:01:00Z">
            <w:r w:rsidRPr="004557A5">
              <w:rPr>
                <w:rStyle w:val="Hyperlink"/>
              </w:rPr>
              <w:fldChar w:fldCharType="begin"/>
            </w:r>
            <w:r w:rsidRPr="004557A5">
              <w:rPr>
                <w:rStyle w:val="Hyperlink"/>
              </w:rPr>
              <w:instrText xml:space="preserve"> </w:instrText>
            </w:r>
            <w:r>
              <w:instrText>HYPERLINK \l "_Toc513209438"</w:instrText>
            </w:r>
            <w:r w:rsidRPr="004557A5">
              <w:rPr>
                <w:rStyle w:val="Hyperlink"/>
              </w:rPr>
              <w:instrText xml:space="preserve"> </w:instrText>
            </w:r>
            <w:r w:rsidRPr="004557A5">
              <w:rPr>
                <w:rStyle w:val="Hyperlink"/>
              </w:rPr>
              <w:fldChar w:fldCharType="separate"/>
            </w:r>
            <w:r w:rsidRPr="004557A5">
              <w:rPr>
                <w:rStyle w:val="Hyperlink"/>
              </w:rPr>
              <w:t>4.2</w:t>
            </w:r>
            <w:r>
              <w:rPr>
                <w:rFonts w:asciiTheme="minorHAnsi" w:eastAsiaTheme="minorEastAsia" w:hAnsiTheme="minorHAnsi" w:cstheme="minorBidi"/>
                <w:szCs w:val="22"/>
                <w:lang w:bidi="ar-SA"/>
              </w:rPr>
              <w:tab/>
            </w:r>
            <w:r w:rsidRPr="004557A5">
              <w:rPr>
                <w:rStyle w:val="Hyperlink"/>
              </w:rPr>
              <w:t>Reversals API</w:t>
            </w:r>
            <w:r>
              <w:rPr>
                <w:webHidden/>
              </w:rPr>
              <w:tab/>
            </w:r>
            <w:r>
              <w:rPr>
                <w:webHidden/>
              </w:rPr>
              <w:fldChar w:fldCharType="begin"/>
            </w:r>
            <w:r>
              <w:rPr>
                <w:webHidden/>
              </w:rPr>
              <w:instrText xml:space="preserve"> PAGEREF _Toc513209438 \h </w:instrText>
            </w:r>
          </w:ins>
          <w:r>
            <w:rPr>
              <w:webHidden/>
            </w:rPr>
          </w:r>
          <w:r>
            <w:rPr>
              <w:webHidden/>
            </w:rPr>
            <w:fldChar w:fldCharType="separate"/>
          </w:r>
          <w:ins w:id="187" w:author="Gareth Pateman" w:date="2018-05-04T15:01:00Z">
            <w:r>
              <w:rPr>
                <w:webHidden/>
              </w:rPr>
              <w:t>22</w:t>
            </w:r>
            <w:r>
              <w:rPr>
                <w:webHidden/>
              </w:rPr>
              <w:fldChar w:fldCharType="end"/>
            </w:r>
            <w:r w:rsidRPr="004557A5">
              <w:rPr>
                <w:rStyle w:val="Hyperlink"/>
              </w:rPr>
              <w:fldChar w:fldCharType="end"/>
            </w:r>
          </w:ins>
        </w:p>
        <w:p w14:paraId="79A89E73" w14:textId="41B58A19" w:rsidR="003E0711" w:rsidRDefault="003E0711">
          <w:pPr>
            <w:pStyle w:val="TOC2"/>
            <w:rPr>
              <w:ins w:id="188" w:author="Gareth Pateman" w:date="2018-05-04T15:01:00Z"/>
              <w:rFonts w:asciiTheme="minorHAnsi" w:eastAsiaTheme="minorEastAsia" w:hAnsiTheme="minorHAnsi" w:cstheme="minorBidi"/>
              <w:szCs w:val="22"/>
              <w:lang w:bidi="ar-SA"/>
            </w:rPr>
          </w:pPr>
          <w:ins w:id="189" w:author="Gareth Pateman" w:date="2018-05-04T15:01:00Z">
            <w:r w:rsidRPr="004557A5">
              <w:rPr>
                <w:rStyle w:val="Hyperlink"/>
              </w:rPr>
              <w:fldChar w:fldCharType="begin"/>
            </w:r>
            <w:r w:rsidRPr="004557A5">
              <w:rPr>
                <w:rStyle w:val="Hyperlink"/>
              </w:rPr>
              <w:instrText xml:space="preserve"> </w:instrText>
            </w:r>
            <w:r>
              <w:instrText>HYPERLINK \l "_Toc513209439"</w:instrText>
            </w:r>
            <w:r w:rsidRPr="004557A5">
              <w:rPr>
                <w:rStyle w:val="Hyperlink"/>
              </w:rPr>
              <w:instrText xml:space="preserve"> </w:instrText>
            </w:r>
            <w:r w:rsidRPr="004557A5">
              <w:rPr>
                <w:rStyle w:val="Hyperlink"/>
              </w:rPr>
              <w:fldChar w:fldCharType="separate"/>
            </w:r>
            <w:r w:rsidRPr="004557A5">
              <w:rPr>
                <w:rStyle w:val="Hyperlink"/>
              </w:rPr>
              <w:t>4.3</w:t>
            </w:r>
            <w:r>
              <w:rPr>
                <w:rFonts w:asciiTheme="minorHAnsi" w:eastAsiaTheme="minorEastAsia" w:hAnsiTheme="minorHAnsi" w:cstheme="minorBidi"/>
                <w:szCs w:val="22"/>
                <w:lang w:bidi="ar-SA"/>
              </w:rPr>
              <w:tab/>
            </w:r>
            <w:r w:rsidRPr="004557A5">
              <w:rPr>
                <w:rStyle w:val="Hyperlink"/>
              </w:rPr>
              <w:t>Batch Transactions API</w:t>
            </w:r>
            <w:r>
              <w:rPr>
                <w:webHidden/>
              </w:rPr>
              <w:tab/>
            </w:r>
            <w:r>
              <w:rPr>
                <w:webHidden/>
              </w:rPr>
              <w:fldChar w:fldCharType="begin"/>
            </w:r>
            <w:r>
              <w:rPr>
                <w:webHidden/>
              </w:rPr>
              <w:instrText xml:space="preserve"> PAGEREF _Toc513209439 \h </w:instrText>
            </w:r>
          </w:ins>
          <w:r>
            <w:rPr>
              <w:webHidden/>
            </w:rPr>
          </w:r>
          <w:r>
            <w:rPr>
              <w:webHidden/>
            </w:rPr>
            <w:fldChar w:fldCharType="separate"/>
          </w:r>
          <w:ins w:id="190" w:author="Gareth Pateman" w:date="2018-05-04T15:01:00Z">
            <w:r>
              <w:rPr>
                <w:webHidden/>
              </w:rPr>
              <w:t>25</w:t>
            </w:r>
            <w:r>
              <w:rPr>
                <w:webHidden/>
              </w:rPr>
              <w:fldChar w:fldCharType="end"/>
            </w:r>
            <w:r w:rsidRPr="004557A5">
              <w:rPr>
                <w:rStyle w:val="Hyperlink"/>
              </w:rPr>
              <w:fldChar w:fldCharType="end"/>
            </w:r>
          </w:ins>
        </w:p>
        <w:p w14:paraId="54D3AD5E" w14:textId="4CA50EF3" w:rsidR="003E0711" w:rsidRDefault="003E0711">
          <w:pPr>
            <w:pStyle w:val="TOC3"/>
            <w:rPr>
              <w:ins w:id="191" w:author="Gareth Pateman" w:date="2018-05-04T15:01:00Z"/>
              <w:rFonts w:asciiTheme="minorHAnsi" w:eastAsiaTheme="minorEastAsia" w:hAnsiTheme="minorHAnsi" w:cstheme="minorBidi"/>
              <w:szCs w:val="22"/>
              <w:lang w:bidi="ar-SA"/>
            </w:rPr>
          </w:pPr>
          <w:ins w:id="192" w:author="Gareth Pateman" w:date="2018-05-04T15:01:00Z">
            <w:r w:rsidRPr="004557A5">
              <w:rPr>
                <w:rStyle w:val="Hyperlink"/>
              </w:rPr>
              <w:fldChar w:fldCharType="begin"/>
            </w:r>
            <w:r w:rsidRPr="004557A5">
              <w:rPr>
                <w:rStyle w:val="Hyperlink"/>
              </w:rPr>
              <w:instrText xml:space="preserve"> </w:instrText>
            </w:r>
            <w:r>
              <w:instrText>HYPERLINK \l "_Toc513209440"</w:instrText>
            </w:r>
            <w:r w:rsidRPr="004557A5">
              <w:rPr>
                <w:rStyle w:val="Hyperlink"/>
              </w:rPr>
              <w:instrText xml:space="preserve"> </w:instrText>
            </w:r>
            <w:r w:rsidRPr="004557A5">
              <w:rPr>
                <w:rStyle w:val="Hyperlink"/>
              </w:rPr>
              <w:fldChar w:fldCharType="separate"/>
            </w:r>
            <w:r w:rsidRPr="004557A5">
              <w:rPr>
                <w:rStyle w:val="Hyperlink"/>
              </w:rPr>
              <w:t>4.3.1</w:t>
            </w:r>
            <w:r>
              <w:rPr>
                <w:rFonts w:asciiTheme="minorHAnsi" w:eastAsiaTheme="minorEastAsia" w:hAnsiTheme="minorHAnsi" w:cstheme="minorBidi"/>
                <w:szCs w:val="22"/>
                <w:lang w:bidi="ar-SA"/>
              </w:rPr>
              <w:tab/>
            </w:r>
            <w:r w:rsidRPr="004557A5">
              <w:rPr>
                <w:rStyle w:val="Hyperlink"/>
              </w:rPr>
              <w:t>Batch Transactions API</w:t>
            </w:r>
            <w:r>
              <w:rPr>
                <w:webHidden/>
              </w:rPr>
              <w:tab/>
            </w:r>
            <w:r>
              <w:rPr>
                <w:webHidden/>
              </w:rPr>
              <w:fldChar w:fldCharType="begin"/>
            </w:r>
            <w:r>
              <w:rPr>
                <w:webHidden/>
              </w:rPr>
              <w:instrText xml:space="preserve"> PAGEREF _Toc513209440 \h </w:instrText>
            </w:r>
          </w:ins>
          <w:r>
            <w:rPr>
              <w:webHidden/>
            </w:rPr>
          </w:r>
          <w:r>
            <w:rPr>
              <w:webHidden/>
            </w:rPr>
            <w:fldChar w:fldCharType="separate"/>
          </w:r>
          <w:ins w:id="193" w:author="Gareth Pateman" w:date="2018-05-04T15:01:00Z">
            <w:r>
              <w:rPr>
                <w:webHidden/>
              </w:rPr>
              <w:t>25</w:t>
            </w:r>
            <w:r>
              <w:rPr>
                <w:webHidden/>
              </w:rPr>
              <w:fldChar w:fldCharType="end"/>
            </w:r>
            <w:r w:rsidRPr="004557A5">
              <w:rPr>
                <w:rStyle w:val="Hyperlink"/>
              </w:rPr>
              <w:fldChar w:fldCharType="end"/>
            </w:r>
          </w:ins>
        </w:p>
        <w:p w14:paraId="57AED846" w14:textId="0C17B705" w:rsidR="003E0711" w:rsidRDefault="003E0711">
          <w:pPr>
            <w:pStyle w:val="TOC3"/>
            <w:rPr>
              <w:ins w:id="194" w:author="Gareth Pateman" w:date="2018-05-04T15:01:00Z"/>
              <w:rFonts w:asciiTheme="minorHAnsi" w:eastAsiaTheme="minorEastAsia" w:hAnsiTheme="minorHAnsi" w:cstheme="minorBidi"/>
              <w:szCs w:val="22"/>
              <w:lang w:bidi="ar-SA"/>
            </w:rPr>
          </w:pPr>
          <w:ins w:id="195" w:author="Gareth Pateman" w:date="2018-05-04T15:01:00Z">
            <w:r w:rsidRPr="004557A5">
              <w:rPr>
                <w:rStyle w:val="Hyperlink"/>
              </w:rPr>
              <w:fldChar w:fldCharType="begin"/>
            </w:r>
            <w:r w:rsidRPr="004557A5">
              <w:rPr>
                <w:rStyle w:val="Hyperlink"/>
              </w:rPr>
              <w:instrText xml:space="preserve"> </w:instrText>
            </w:r>
            <w:r>
              <w:instrText>HYPERLINK \l "_Toc513209441"</w:instrText>
            </w:r>
            <w:r w:rsidRPr="004557A5">
              <w:rPr>
                <w:rStyle w:val="Hyperlink"/>
              </w:rPr>
              <w:instrText xml:space="preserve"> </w:instrText>
            </w:r>
            <w:r w:rsidRPr="004557A5">
              <w:rPr>
                <w:rStyle w:val="Hyperlink"/>
              </w:rPr>
              <w:fldChar w:fldCharType="separate"/>
            </w:r>
            <w:r w:rsidRPr="004557A5">
              <w:rPr>
                <w:rStyle w:val="Hyperlink"/>
              </w:rPr>
              <w:t>4.3.2</w:t>
            </w:r>
            <w:r>
              <w:rPr>
                <w:rFonts w:asciiTheme="minorHAnsi" w:eastAsiaTheme="minorEastAsia" w:hAnsiTheme="minorHAnsi" w:cstheme="minorBidi"/>
                <w:szCs w:val="22"/>
                <w:lang w:bidi="ar-SA"/>
              </w:rPr>
              <w:tab/>
            </w:r>
            <w:r w:rsidRPr="004557A5">
              <w:rPr>
                <w:rStyle w:val="Hyperlink"/>
              </w:rPr>
              <w:t>Batch Rejections API</w:t>
            </w:r>
            <w:r>
              <w:rPr>
                <w:webHidden/>
              </w:rPr>
              <w:tab/>
            </w:r>
            <w:r>
              <w:rPr>
                <w:webHidden/>
              </w:rPr>
              <w:fldChar w:fldCharType="begin"/>
            </w:r>
            <w:r>
              <w:rPr>
                <w:webHidden/>
              </w:rPr>
              <w:instrText xml:space="preserve"> PAGEREF _Toc513209441 \h </w:instrText>
            </w:r>
          </w:ins>
          <w:r>
            <w:rPr>
              <w:webHidden/>
            </w:rPr>
          </w:r>
          <w:r>
            <w:rPr>
              <w:webHidden/>
            </w:rPr>
            <w:fldChar w:fldCharType="separate"/>
          </w:r>
          <w:ins w:id="196" w:author="Gareth Pateman" w:date="2018-05-04T15:01:00Z">
            <w:r>
              <w:rPr>
                <w:webHidden/>
              </w:rPr>
              <w:t>27</w:t>
            </w:r>
            <w:r>
              <w:rPr>
                <w:webHidden/>
              </w:rPr>
              <w:fldChar w:fldCharType="end"/>
            </w:r>
            <w:r w:rsidRPr="004557A5">
              <w:rPr>
                <w:rStyle w:val="Hyperlink"/>
              </w:rPr>
              <w:fldChar w:fldCharType="end"/>
            </w:r>
          </w:ins>
        </w:p>
        <w:p w14:paraId="69ABC933" w14:textId="0ECAF30C" w:rsidR="003E0711" w:rsidRDefault="003E0711">
          <w:pPr>
            <w:pStyle w:val="TOC3"/>
            <w:rPr>
              <w:ins w:id="197" w:author="Gareth Pateman" w:date="2018-05-04T15:01:00Z"/>
              <w:rFonts w:asciiTheme="minorHAnsi" w:eastAsiaTheme="minorEastAsia" w:hAnsiTheme="minorHAnsi" w:cstheme="minorBidi"/>
              <w:szCs w:val="22"/>
              <w:lang w:bidi="ar-SA"/>
            </w:rPr>
          </w:pPr>
          <w:ins w:id="198" w:author="Gareth Pateman" w:date="2018-05-04T15:01:00Z">
            <w:r w:rsidRPr="004557A5">
              <w:rPr>
                <w:rStyle w:val="Hyperlink"/>
              </w:rPr>
              <w:fldChar w:fldCharType="begin"/>
            </w:r>
            <w:r w:rsidRPr="004557A5">
              <w:rPr>
                <w:rStyle w:val="Hyperlink"/>
              </w:rPr>
              <w:instrText xml:space="preserve"> </w:instrText>
            </w:r>
            <w:r>
              <w:instrText>HYPERLINK \l "_Toc513209442"</w:instrText>
            </w:r>
            <w:r w:rsidRPr="004557A5">
              <w:rPr>
                <w:rStyle w:val="Hyperlink"/>
              </w:rPr>
              <w:instrText xml:space="preserve"> </w:instrText>
            </w:r>
            <w:r w:rsidRPr="004557A5">
              <w:rPr>
                <w:rStyle w:val="Hyperlink"/>
              </w:rPr>
              <w:fldChar w:fldCharType="separate"/>
            </w:r>
            <w:r w:rsidRPr="004557A5">
              <w:rPr>
                <w:rStyle w:val="Hyperlink"/>
              </w:rPr>
              <w:t>4.3.3</w:t>
            </w:r>
            <w:r>
              <w:rPr>
                <w:rFonts w:asciiTheme="minorHAnsi" w:eastAsiaTheme="minorEastAsia" w:hAnsiTheme="minorHAnsi" w:cstheme="minorBidi"/>
                <w:szCs w:val="22"/>
                <w:lang w:bidi="ar-SA"/>
              </w:rPr>
              <w:tab/>
            </w:r>
            <w:r w:rsidRPr="004557A5">
              <w:rPr>
                <w:rStyle w:val="Hyperlink"/>
              </w:rPr>
              <w:t>Batch Completions API</w:t>
            </w:r>
            <w:r>
              <w:rPr>
                <w:webHidden/>
              </w:rPr>
              <w:tab/>
            </w:r>
            <w:r>
              <w:rPr>
                <w:webHidden/>
              </w:rPr>
              <w:fldChar w:fldCharType="begin"/>
            </w:r>
            <w:r>
              <w:rPr>
                <w:webHidden/>
              </w:rPr>
              <w:instrText xml:space="preserve"> PAGEREF _Toc513209442 \h </w:instrText>
            </w:r>
          </w:ins>
          <w:r>
            <w:rPr>
              <w:webHidden/>
            </w:rPr>
          </w:r>
          <w:r>
            <w:rPr>
              <w:webHidden/>
            </w:rPr>
            <w:fldChar w:fldCharType="separate"/>
          </w:r>
          <w:ins w:id="199" w:author="Gareth Pateman" w:date="2018-05-04T15:01:00Z">
            <w:r>
              <w:rPr>
                <w:webHidden/>
              </w:rPr>
              <w:t>28</w:t>
            </w:r>
            <w:r>
              <w:rPr>
                <w:webHidden/>
              </w:rPr>
              <w:fldChar w:fldCharType="end"/>
            </w:r>
            <w:r w:rsidRPr="004557A5">
              <w:rPr>
                <w:rStyle w:val="Hyperlink"/>
              </w:rPr>
              <w:fldChar w:fldCharType="end"/>
            </w:r>
          </w:ins>
        </w:p>
        <w:p w14:paraId="7E528636" w14:textId="75F26C25" w:rsidR="003E0711" w:rsidRDefault="003E0711">
          <w:pPr>
            <w:pStyle w:val="TOC2"/>
            <w:rPr>
              <w:ins w:id="200" w:author="Gareth Pateman" w:date="2018-05-04T15:01:00Z"/>
              <w:rFonts w:asciiTheme="minorHAnsi" w:eastAsiaTheme="minorEastAsia" w:hAnsiTheme="minorHAnsi" w:cstheme="minorBidi"/>
              <w:szCs w:val="22"/>
              <w:lang w:bidi="ar-SA"/>
            </w:rPr>
          </w:pPr>
          <w:ins w:id="201" w:author="Gareth Pateman" w:date="2018-05-04T15:01:00Z">
            <w:r w:rsidRPr="004557A5">
              <w:rPr>
                <w:rStyle w:val="Hyperlink"/>
              </w:rPr>
              <w:fldChar w:fldCharType="begin"/>
            </w:r>
            <w:r w:rsidRPr="004557A5">
              <w:rPr>
                <w:rStyle w:val="Hyperlink"/>
              </w:rPr>
              <w:instrText xml:space="preserve"> </w:instrText>
            </w:r>
            <w:r>
              <w:instrText>HYPERLINK \l "_Toc513209443"</w:instrText>
            </w:r>
            <w:r w:rsidRPr="004557A5">
              <w:rPr>
                <w:rStyle w:val="Hyperlink"/>
              </w:rPr>
              <w:instrText xml:space="preserve"> </w:instrText>
            </w:r>
            <w:r w:rsidRPr="004557A5">
              <w:rPr>
                <w:rStyle w:val="Hyperlink"/>
              </w:rPr>
              <w:fldChar w:fldCharType="separate"/>
            </w:r>
            <w:r w:rsidRPr="004557A5">
              <w:rPr>
                <w:rStyle w:val="Hyperlink"/>
              </w:rPr>
              <w:t>4.4</w:t>
            </w:r>
            <w:r>
              <w:rPr>
                <w:rFonts w:asciiTheme="minorHAnsi" w:eastAsiaTheme="minorEastAsia" w:hAnsiTheme="minorHAnsi" w:cstheme="minorBidi"/>
                <w:szCs w:val="22"/>
                <w:lang w:bidi="ar-SA"/>
              </w:rPr>
              <w:tab/>
            </w:r>
            <w:r w:rsidRPr="004557A5">
              <w:rPr>
                <w:rStyle w:val="Hyperlink"/>
              </w:rPr>
              <w:t>Accounts APIs</w:t>
            </w:r>
            <w:r>
              <w:rPr>
                <w:webHidden/>
              </w:rPr>
              <w:tab/>
            </w:r>
            <w:r>
              <w:rPr>
                <w:webHidden/>
              </w:rPr>
              <w:fldChar w:fldCharType="begin"/>
            </w:r>
            <w:r>
              <w:rPr>
                <w:webHidden/>
              </w:rPr>
              <w:instrText xml:space="preserve"> PAGEREF _Toc513209443 \h </w:instrText>
            </w:r>
          </w:ins>
          <w:r>
            <w:rPr>
              <w:webHidden/>
            </w:rPr>
          </w:r>
          <w:r>
            <w:rPr>
              <w:webHidden/>
            </w:rPr>
            <w:fldChar w:fldCharType="separate"/>
          </w:r>
          <w:ins w:id="202" w:author="Gareth Pateman" w:date="2018-05-04T15:01:00Z">
            <w:r>
              <w:rPr>
                <w:webHidden/>
              </w:rPr>
              <w:t>30</w:t>
            </w:r>
            <w:r>
              <w:rPr>
                <w:webHidden/>
              </w:rPr>
              <w:fldChar w:fldCharType="end"/>
            </w:r>
            <w:r w:rsidRPr="004557A5">
              <w:rPr>
                <w:rStyle w:val="Hyperlink"/>
              </w:rPr>
              <w:fldChar w:fldCharType="end"/>
            </w:r>
          </w:ins>
        </w:p>
        <w:p w14:paraId="3EF3B9E8" w14:textId="38B07E03" w:rsidR="003E0711" w:rsidRDefault="003E0711">
          <w:pPr>
            <w:pStyle w:val="TOC3"/>
            <w:rPr>
              <w:ins w:id="203" w:author="Gareth Pateman" w:date="2018-05-04T15:01:00Z"/>
              <w:rFonts w:asciiTheme="minorHAnsi" w:eastAsiaTheme="minorEastAsia" w:hAnsiTheme="minorHAnsi" w:cstheme="minorBidi"/>
              <w:szCs w:val="22"/>
              <w:lang w:bidi="ar-SA"/>
            </w:rPr>
          </w:pPr>
          <w:ins w:id="204" w:author="Gareth Pateman" w:date="2018-05-04T15:01:00Z">
            <w:r w:rsidRPr="004557A5">
              <w:rPr>
                <w:rStyle w:val="Hyperlink"/>
              </w:rPr>
              <w:fldChar w:fldCharType="begin"/>
            </w:r>
            <w:r w:rsidRPr="004557A5">
              <w:rPr>
                <w:rStyle w:val="Hyperlink"/>
              </w:rPr>
              <w:instrText xml:space="preserve"> </w:instrText>
            </w:r>
            <w:r>
              <w:instrText>HYPERLINK \l "_Toc513209444"</w:instrText>
            </w:r>
            <w:r w:rsidRPr="004557A5">
              <w:rPr>
                <w:rStyle w:val="Hyperlink"/>
              </w:rPr>
              <w:instrText xml:space="preserve"> </w:instrText>
            </w:r>
            <w:r w:rsidRPr="004557A5">
              <w:rPr>
                <w:rStyle w:val="Hyperlink"/>
              </w:rPr>
              <w:fldChar w:fldCharType="separate"/>
            </w:r>
            <w:r w:rsidRPr="004557A5">
              <w:rPr>
                <w:rStyle w:val="Hyperlink"/>
              </w:rPr>
              <w:t>4.4.1</w:t>
            </w:r>
            <w:r>
              <w:rPr>
                <w:rFonts w:asciiTheme="minorHAnsi" w:eastAsiaTheme="minorEastAsia" w:hAnsiTheme="minorHAnsi" w:cstheme="minorBidi"/>
                <w:szCs w:val="22"/>
                <w:lang w:bidi="ar-SA"/>
              </w:rPr>
              <w:tab/>
            </w:r>
            <w:r w:rsidRPr="004557A5">
              <w:rPr>
                <w:rStyle w:val="Hyperlink"/>
              </w:rPr>
              <w:t>Identifying a Target Account</w:t>
            </w:r>
            <w:r>
              <w:rPr>
                <w:webHidden/>
              </w:rPr>
              <w:tab/>
            </w:r>
            <w:r>
              <w:rPr>
                <w:webHidden/>
              </w:rPr>
              <w:fldChar w:fldCharType="begin"/>
            </w:r>
            <w:r>
              <w:rPr>
                <w:webHidden/>
              </w:rPr>
              <w:instrText xml:space="preserve"> PAGEREF _Toc513209444 \h </w:instrText>
            </w:r>
          </w:ins>
          <w:r>
            <w:rPr>
              <w:webHidden/>
            </w:rPr>
          </w:r>
          <w:r>
            <w:rPr>
              <w:webHidden/>
            </w:rPr>
            <w:fldChar w:fldCharType="separate"/>
          </w:r>
          <w:ins w:id="205" w:author="Gareth Pateman" w:date="2018-05-04T15:01:00Z">
            <w:r>
              <w:rPr>
                <w:webHidden/>
              </w:rPr>
              <w:t>30</w:t>
            </w:r>
            <w:r>
              <w:rPr>
                <w:webHidden/>
              </w:rPr>
              <w:fldChar w:fldCharType="end"/>
            </w:r>
            <w:r w:rsidRPr="004557A5">
              <w:rPr>
                <w:rStyle w:val="Hyperlink"/>
              </w:rPr>
              <w:fldChar w:fldCharType="end"/>
            </w:r>
          </w:ins>
        </w:p>
        <w:p w14:paraId="272FCF87" w14:textId="0D785727" w:rsidR="003E0711" w:rsidRDefault="003E0711">
          <w:pPr>
            <w:pStyle w:val="TOC3"/>
            <w:rPr>
              <w:ins w:id="206" w:author="Gareth Pateman" w:date="2018-05-04T15:01:00Z"/>
              <w:rFonts w:asciiTheme="minorHAnsi" w:eastAsiaTheme="minorEastAsia" w:hAnsiTheme="minorHAnsi" w:cstheme="minorBidi"/>
              <w:szCs w:val="22"/>
              <w:lang w:bidi="ar-SA"/>
            </w:rPr>
          </w:pPr>
          <w:ins w:id="207" w:author="Gareth Pateman" w:date="2018-05-04T15:01:00Z">
            <w:r w:rsidRPr="004557A5">
              <w:rPr>
                <w:rStyle w:val="Hyperlink"/>
              </w:rPr>
              <w:fldChar w:fldCharType="begin"/>
            </w:r>
            <w:r w:rsidRPr="004557A5">
              <w:rPr>
                <w:rStyle w:val="Hyperlink"/>
              </w:rPr>
              <w:instrText xml:space="preserve"> </w:instrText>
            </w:r>
            <w:r>
              <w:instrText>HYPERLINK \l "_Toc513209445"</w:instrText>
            </w:r>
            <w:r w:rsidRPr="004557A5">
              <w:rPr>
                <w:rStyle w:val="Hyperlink"/>
              </w:rPr>
              <w:instrText xml:space="preserve"> </w:instrText>
            </w:r>
            <w:r w:rsidRPr="004557A5">
              <w:rPr>
                <w:rStyle w:val="Hyperlink"/>
              </w:rPr>
              <w:fldChar w:fldCharType="separate"/>
            </w:r>
            <w:r w:rsidRPr="004557A5">
              <w:rPr>
                <w:rStyle w:val="Hyperlink"/>
              </w:rPr>
              <w:t>4.4.2</w:t>
            </w:r>
            <w:r>
              <w:rPr>
                <w:rFonts w:asciiTheme="minorHAnsi" w:eastAsiaTheme="minorEastAsia" w:hAnsiTheme="minorHAnsi" w:cstheme="minorBidi"/>
                <w:szCs w:val="22"/>
                <w:lang w:bidi="ar-SA"/>
              </w:rPr>
              <w:tab/>
            </w:r>
            <w:r w:rsidRPr="004557A5">
              <w:rPr>
                <w:rStyle w:val="Hyperlink"/>
              </w:rPr>
              <w:t>Supported Account Operations</w:t>
            </w:r>
            <w:r>
              <w:rPr>
                <w:webHidden/>
              </w:rPr>
              <w:tab/>
            </w:r>
            <w:r>
              <w:rPr>
                <w:webHidden/>
              </w:rPr>
              <w:fldChar w:fldCharType="begin"/>
            </w:r>
            <w:r>
              <w:rPr>
                <w:webHidden/>
              </w:rPr>
              <w:instrText xml:space="preserve"> PAGEREF _Toc513209445 \h </w:instrText>
            </w:r>
          </w:ins>
          <w:r>
            <w:rPr>
              <w:webHidden/>
            </w:rPr>
          </w:r>
          <w:r>
            <w:rPr>
              <w:webHidden/>
            </w:rPr>
            <w:fldChar w:fldCharType="separate"/>
          </w:r>
          <w:ins w:id="208" w:author="Gareth Pateman" w:date="2018-05-04T15:01:00Z">
            <w:r>
              <w:rPr>
                <w:webHidden/>
              </w:rPr>
              <w:t>30</w:t>
            </w:r>
            <w:r>
              <w:rPr>
                <w:webHidden/>
              </w:rPr>
              <w:fldChar w:fldCharType="end"/>
            </w:r>
            <w:r w:rsidRPr="004557A5">
              <w:rPr>
                <w:rStyle w:val="Hyperlink"/>
              </w:rPr>
              <w:fldChar w:fldCharType="end"/>
            </w:r>
          </w:ins>
        </w:p>
        <w:p w14:paraId="70392423" w14:textId="0DB942A5" w:rsidR="003E0711" w:rsidRDefault="003E0711">
          <w:pPr>
            <w:pStyle w:val="TOC3"/>
            <w:rPr>
              <w:ins w:id="209" w:author="Gareth Pateman" w:date="2018-05-04T15:01:00Z"/>
              <w:rFonts w:asciiTheme="minorHAnsi" w:eastAsiaTheme="minorEastAsia" w:hAnsiTheme="minorHAnsi" w:cstheme="minorBidi"/>
              <w:szCs w:val="22"/>
              <w:lang w:bidi="ar-SA"/>
            </w:rPr>
          </w:pPr>
          <w:ins w:id="210" w:author="Gareth Pateman" w:date="2018-05-04T15:01:00Z">
            <w:r w:rsidRPr="004557A5">
              <w:rPr>
                <w:rStyle w:val="Hyperlink"/>
              </w:rPr>
              <w:fldChar w:fldCharType="begin"/>
            </w:r>
            <w:r w:rsidRPr="004557A5">
              <w:rPr>
                <w:rStyle w:val="Hyperlink"/>
              </w:rPr>
              <w:instrText xml:space="preserve"> </w:instrText>
            </w:r>
            <w:r>
              <w:instrText>HYPERLINK \l "_Toc513209446"</w:instrText>
            </w:r>
            <w:r w:rsidRPr="004557A5">
              <w:rPr>
                <w:rStyle w:val="Hyperlink"/>
              </w:rPr>
              <w:instrText xml:space="preserve"> </w:instrText>
            </w:r>
            <w:r w:rsidRPr="004557A5">
              <w:rPr>
                <w:rStyle w:val="Hyperlink"/>
              </w:rPr>
              <w:fldChar w:fldCharType="separate"/>
            </w:r>
            <w:r w:rsidRPr="004557A5">
              <w:rPr>
                <w:rStyle w:val="Hyperlink"/>
              </w:rPr>
              <w:t>4.4.3</w:t>
            </w:r>
            <w:r>
              <w:rPr>
                <w:rFonts w:asciiTheme="minorHAnsi" w:eastAsiaTheme="minorEastAsia" w:hAnsiTheme="minorHAnsi" w:cstheme="minorBidi"/>
                <w:szCs w:val="22"/>
                <w:lang w:bidi="ar-SA"/>
              </w:rPr>
              <w:tab/>
            </w:r>
            <w:r w:rsidRPr="004557A5">
              <w:rPr>
                <w:rStyle w:val="Hyperlink"/>
              </w:rPr>
              <w:t>Returning Transactions for an Account</w:t>
            </w:r>
            <w:r>
              <w:rPr>
                <w:webHidden/>
              </w:rPr>
              <w:tab/>
            </w:r>
            <w:r>
              <w:rPr>
                <w:webHidden/>
              </w:rPr>
              <w:fldChar w:fldCharType="begin"/>
            </w:r>
            <w:r>
              <w:rPr>
                <w:webHidden/>
              </w:rPr>
              <w:instrText xml:space="preserve"> PAGEREF _Toc513209446 \h </w:instrText>
            </w:r>
          </w:ins>
          <w:r>
            <w:rPr>
              <w:webHidden/>
            </w:rPr>
          </w:r>
          <w:r>
            <w:rPr>
              <w:webHidden/>
            </w:rPr>
            <w:fldChar w:fldCharType="separate"/>
          </w:r>
          <w:ins w:id="211" w:author="Gareth Pateman" w:date="2018-05-04T15:01:00Z">
            <w:r>
              <w:rPr>
                <w:webHidden/>
              </w:rPr>
              <w:t>30</w:t>
            </w:r>
            <w:r>
              <w:rPr>
                <w:webHidden/>
              </w:rPr>
              <w:fldChar w:fldCharType="end"/>
            </w:r>
            <w:r w:rsidRPr="004557A5">
              <w:rPr>
                <w:rStyle w:val="Hyperlink"/>
              </w:rPr>
              <w:fldChar w:fldCharType="end"/>
            </w:r>
          </w:ins>
        </w:p>
        <w:p w14:paraId="5B2C5876" w14:textId="74A55028" w:rsidR="003E0711" w:rsidRDefault="003E0711">
          <w:pPr>
            <w:pStyle w:val="TOC3"/>
            <w:rPr>
              <w:ins w:id="212" w:author="Gareth Pateman" w:date="2018-05-04T15:01:00Z"/>
              <w:rFonts w:asciiTheme="minorHAnsi" w:eastAsiaTheme="minorEastAsia" w:hAnsiTheme="minorHAnsi" w:cstheme="minorBidi"/>
              <w:szCs w:val="22"/>
              <w:lang w:bidi="ar-SA"/>
            </w:rPr>
          </w:pPr>
          <w:ins w:id="213" w:author="Gareth Pateman" w:date="2018-05-04T15:01:00Z">
            <w:r w:rsidRPr="004557A5">
              <w:rPr>
                <w:rStyle w:val="Hyperlink"/>
              </w:rPr>
              <w:fldChar w:fldCharType="begin"/>
            </w:r>
            <w:r w:rsidRPr="004557A5">
              <w:rPr>
                <w:rStyle w:val="Hyperlink"/>
              </w:rPr>
              <w:instrText xml:space="preserve"> </w:instrText>
            </w:r>
            <w:r>
              <w:instrText>HYPERLINK \l "_Toc513209447"</w:instrText>
            </w:r>
            <w:r w:rsidRPr="004557A5">
              <w:rPr>
                <w:rStyle w:val="Hyperlink"/>
              </w:rPr>
              <w:instrText xml:space="preserve"> </w:instrText>
            </w:r>
            <w:r w:rsidRPr="004557A5">
              <w:rPr>
                <w:rStyle w:val="Hyperlink"/>
              </w:rPr>
              <w:fldChar w:fldCharType="separate"/>
            </w:r>
            <w:r w:rsidRPr="004557A5">
              <w:rPr>
                <w:rStyle w:val="Hyperlink"/>
              </w:rPr>
              <w:t>4.4.4</w:t>
            </w:r>
            <w:r>
              <w:rPr>
                <w:rFonts w:asciiTheme="minorHAnsi" w:eastAsiaTheme="minorEastAsia" w:hAnsiTheme="minorHAnsi" w:cstheme="minorBidi"/>
                <w:szCs w:val="22"/>
                <w:lang w:bidi="ar-SA"/>
              </w:rPr>
              <w:tab/>
            </w:r>
            <w:r w:rsidRPr="004557A5">
              <w:rPr>
                <w:rStyle w:val="Hyperlink"/>
              </w:rPr>
              <w:t>Accounts Status API</w:t>
            </w:r>
            <w:r>
              <w:rPr>
                <w:webHidden/>
              </w:rPr>
              <w:tab/>
            </w:r>
            <w:r>
              <w:rPr>
                <w:webHidden/>
              </w:rPr>
              <w:fldChar w:fldCharType="begin"/>
            </w:r>
            <w:r>
              <w:rPr>
                <w:webHidden/>
              </w:rPr>
              <w:instrText xml:space="preserve"> PAGEREF _Toc513209447 \h </w:instrText>
            </w:r>
          </w:ins>
          <w:r>
            <w:rPr>
              <w:webHidden/>
            </w:rPr>
          </w:r>
          <w:r>
            <w:rPr>
              <w:webHidden/>
            </w:rPr>
            <w:fldChar w:fldCharType="separate"/>
          </w:r>
          <w:ins w:id="214" w:author="Gareth Pateman" w:date="2018-05-04T15:01:00Z">
            <w:r>
              <w:rPr>
                <w:webHidden/>
              </w:rPr>
              <w:t>31</w:t>
            </w:r>
            <w:r>
              <w:rPr>
                <w:webHidden/>
              </w:rPr>
              <w:fldChar w:fldCharType="end"/>
            </w:r>
            <w:r w:rsidRPr="004557A5">
              <w:rPr>
                <w:rStyle w:val="Hyperlink"/>
              </w:rPr>
              <w:fldChar w:fldCharType="end"/>
            </w:r>
          </w:ins>
        </w:p>
        <w:p w14:paraId="4F4A898C" w14:textId="58B7118D" w:rsidR="003E0711" w:rsidRDefault="003E0711">
          <w:pPr>
            <w:pStyle w:val="TOC3"/>
            <w:rPr>
              <w:ins w:id="215" w:author="Gareth Pateman" w:date="2018-05-04T15:01:00Z"/>
              <w:rFonts w:asciiTheme="minorHAnsi" w:eastAsiaTheme="minorEastAsia" w:hAnsiTheme="minorHAnsi" w:cstheme="minorBidi"/>
              <w:szCs w:val="22"/>
              <w:lang w:bidi="ar-SA"/>
            </w:rPr>
          </w:pPr>
          <w:ins w:id="216" w:author="Gareth Pateman" w:date="2018-05-04T15:01:00Z">
            <w:r w:rsidRPr="004557A5">
              <w:rPr>
                <w:rStyle w:val="Hyperlink"/>
              </w:rPr>
              <w:fldChar w:fldCharType="begin"/>
            </w:r>
            <w:r w:rsidRPr="004557A5">
              <w:rPr>
                <w:rStyle w:val="Hyperlink"/>
              </w:rPr>
              <w:instrText xml:space="preserve"> </w:instrText>
            </w:r>
            <w:r>
              <w:instrText>HYPERLINK \l "_Toc513209448"</w:instrText>
            </w:r>
            <w:r w:rsidRPr="004557A5">
              <w:rPr>
                <w:rStyle w:val="Hyperlink"/>
              </w:rPr>
              <w:instrText xml:space="preserve"> </w:instrText>
            </w:r>
            <w:r w:rsidRPr="004557A5">
              <w:rPr>
                <w:rStyle w:val="Hyperlink"/>
              </w:rPr>
              <w:fldChar w:fldCharType="separate"/>
            </w:r>
            <w:r w:rsidRPr="004557A5">
              <w:rPr>
                <w:rStyle w:val="Hyperlink"/>
              </w:rPr>
              <w:t>4.4.5</w:t>
            </w:r>
            <w:r>
              <w:rPr>
                <w:rFonts w:asciiTheme="minorHAnsi" w:eastAsiaTheme="minorEastAsia" w:hAnsiTheme="minorHAnsi" w:cstheme="minorBidi"/>
                <w:szCs w:val="22"/>
                <w:lang w:bidi="ar-SA"/>
              </w:rPr>
              <w:tab/>
            </w:r>
            <w:r w:rsidRPr="004557A5">
              <w:rPr>
                <w:rStyle w:val="Hyperlink"/>
              </w:rPr>
              <w:t>Account Balances API</w:t>
            </w:r>
            <w:r>
              <w:rPr>
                <w:webHidden/>
              </w:rPr>
              <w:tab/>
            </w:r>
            <w:r>
              <w:rPr>
                <w:webHidden/>
              </w:rPr>
              <w:fldChar w:fldCharType="begin"/>
            </w:r>
            <w:r>
              <w:rPr>
                <w:webHidden/>
              </w:rPr>
              <w:instrText xml:space="preserve"> PAGEREF _Toc513209448 \h </w:instrText>
            </w:r>
          </w:ins>
          <w:r>
            <w:rPr>
              <w:webHidden/>
            </w:rPr>
          </w:r>
          <w:r>
            <w:rPr>
              <w:webHidden/>
            </w:rPr>
            <w:fldChar w:fldCharType="separate"/>
          </w:r>
          <w:ins w:id="217" w:author="Gareth Pateman" w:date="2018-05-04T15:01:00Z">
            <w:r>
              <w:rPr>
                <w:webHidden/>
              </w:rPr>
              <w:t>32</w:t>
            </w:r>
            <w:r>
              <w:rPr>
                <w:webHidden/>
              </w:rPr>
              <w:fldChar w:fldCharType="end"/>
            </w:r>
            <w:r w:rsidRPr="004557A5">
              <w:rPr>
                <w:rStyle w:val="Hyperlink"/>
              </w:rPr>
              <w:fldChar w:fldCharType="end"/>
            </w:r>
          </w:ins>
        </w:p>
        <w:p w14:paraId="798BA229" w14:textId="5D4A7C99" w:rsidR="003E0711" w:rsidRDefault="003E0711">
          <w:pPr>
            <w:pStyle w:val="TOC3"/>
            <w:rPr>
              <w:ins w:id="218" w:author="Gareth Pateman" w:date="2018-05-04T15:01:00Z"/>
              <w:rFonts w:asciiTheme="minorHAnsi" w:eastAsiaTheme="minorEastAsia" w:hAnsiTheme="minorHAnsi" w:cstheme="minorBidi"/>
              <w:szCs w:val="22"/>
              <w:lang w:bidi="ar-SA"/>
            </w:rPr>
          </w:pPr>
          <w:ins w:id="219" w:author="Gareth Pateman" w:date="2018-05-04T15:01:00Z">
            <w:r w:rsidRPr="004557A5">
              <w:rPr>
                <w:rStyle w:val="Hyperlink"/>
              </w:rPr>
              <w:fldChar w:fldCharType="begin"/>
            </w:r>
            <w:r w:rsidRPr="004557A5">
              <w:rPr>
                <w:rStyle w:val="Hyperlink"/>
              </w:rPr>
              <w:instrText xml:space="preserve"> </w:instrText>
            </w:r>
            <w:r>
              <w:instrText>HYPERLINK \l "_Toc513209449"</w:instrText>
            </w:r>
            <w:r w:rsidRPr="004557A5">
              <w:rPr>
                <w:rStyle w:val="Hyperlink"/>
              </w:rPr>
              <w:instrText xml:space="preserve"> </w:instrText>
            </w:r>
            <w:r w:rsidRPr="004557A5">
              <w:rPr>
                <w:rStyle w:val="Hyperlink"/>
              </w:rPr>
              <w:fldChar w:fldCharType="separate"/>
            </w:r>
            <w:r w:rsidRPr="004557A5">
              <w:rPr>
                <w:rStyle w:val="Hyperlink"/>
              </w:rPr>
              <w:t>4.4.6</w:t>
            </w:r>
            <w:r>
              <w:rPr>
                <w:rFonts w:asciiTheme="minorHAnsi" w:eastAsiaTheme="minorEastAsia" w:hAnsiTheme="minorHAnsi" w:cstheme="minorBidi"/>
                <w:szCs w:val="22"/>
                <w:lang w:bidi="ar-SA"/>
              </w:rPr>
              <w:tab/>
            </w:r>
            <w:r w:rsidRPr="004557A5">
              <w:rPr>
                <w:rStyle w:val="Hyperlink"/>
              </w:rPr>
              <w:t>Account Name API</w:t>
            </w:r>
            <w:r>
              <w:rPr>
                <w:webHidden/>
              </w:rPr>
              <w:tab/>
            </w:r>
            <w:r>
              <w:rPr>
                <w:webHidden/>
              </w:rPr>
              <w:fldChar w:fldCharType="begin"/>
            </w:r>
            <w:r>
              <w:rPr>
                <w:webHidden/>
              </w:rPr>
              <w:instrText xml:space="preserve"> PAGEREF _Toc513209449 \h </w:instrText>
            </w:r>
          </w:ins>
          <w:r>
            <w:rPr>
              <w:webHidden/>
            </w:rPr>
          </w:r>
          <w:r>
            <w:rPr>
              <w:webHidden/>
            </w:rPr>
            <w:fldChar w:fldCharType="separate"/>
          </w:r>
          <w:ins w:id="220" w:author="Gareth Pateman" w:date="2018-05-04T15:01:00Z">
            <w:r>
              <w:rPr>
                <w:webHidden/>
              </w:rPr>
              <w:t>33</w:t>
            </w:r>
            <w:r>
              <w:rPr>
                <w:webHidden/>
              </w:rPr>
              <w:fldChar w:fldCharType="end"/>
            </w:r>
            <w:r w:rsidRPr="004557A5">
              <w:rPr>
                <w:rStyle w:val="Hyperlink"/>
              </w:rPr>
              <w:fldChar w:fldCharType="end"/>
            </w:r>
          </w:ins>
        </w:p>
        <w:p w14:paraId="7CD90B15" w14:textId="6C045322" w:rsidR="003E0711" w:rsidRDefault="003E0711">
          <w:pPr>
            <w:pStyle w:val="TOC2"/>
            <w:rPr>
              <w:ins w:id="221" w:author="Gareth Pateman" w:date="2018-05-04T15:01:00Z"/>
              <w:rFonts w:asciiTheme="minorHAnsi" w:eastAsiaTheme="minorEastAsia" w:hAnsiTheme="minorHAnsi" w:cstheme="minorBidi"/>
              <w:szCs w:val="22"/>
              <w:lang w:bidi="ar-SA"/>
            </w:rPr>
          </w:pPr>
          <w:ins w:id="222" w:author="Gareth Pateman" w:date="2018-05-04T15:01:00Z">
            <w:r w:rsidRPr="004557A5">
              <w:rPr>
                <w:rStyle w:val="Hyperlink"/>
              </w:rPr>
              <w:fldChar w:fldCharType="begin"/>
            </w:r>
            <w:r w:rsidRPr="004557A5">
              <w:rPr>
                <w:rStyle w:val="Hyperlink"/>
              </w:rPr>
              <w:instrText xml:space="preserve"> </w:instrText>
            </w:r>
            <w:r>
              <w:instrText>HYPERLINK \l "_Toc513209450"</w:instrText>
            </w:r>
            <w:r w:rsidRPr="004557A5">
              <w:rPr>
                <w:rStyle w:val="Hyperlink"/>
              </w:rPr>
              <w:instrText xml:space="preserve"> </w:instrText>
            </w:r>
            <w:r w:rsidRPr="004557A5">
              <w:rPr>
                <w:rStyle w:val="Hyperlink"/>
              </w:rPr>
              <w:fldChar w:fldCharType="separate"/>
            </w:r>
            <w:r w:rsidRPr="004557A5">
              <w:rPr>
                <w:rStyle w:val="Hyperlink"/>
              </w:rPr>
              <w:t>4.5</w:t>
            </w:r>
            <w:r>
              <w:rPr>
                <w:rFonts w:asciiTheme="minorHAnsi" w:eastAsiaTheme="minorEastAsia" w:hAnsiTheme="minorHAnsi" w:cstheme="minorBidi"/>
                <w:szCs w:val="22"/>
                <w:lang w:bidi="ar-SA"/>
              </w:rPr>
              <w:tab/>
            </w:r>
            <w:r w:rsidRPr="004557A5">
              <w:rPr>
                <w:rStyle w:val="Hyperlink"/>
              </w:rPr>
              <w:t>Statement Entries API</w:t>
            </w:r>
            <w:r>
              <w:rPr>
                <w:webHidden/>
              </w:rPr>
              <w:tab/>
            </w:r>
            <w:r>
              <w:rPr>
                <w:webHidden/>
              </w:rPr>
              <w:fldChar w:fldCharType="begin"/>
            </w:r>
            <w:r>
              <w:rPr>
                <w:webHidden/>
              </w:rPr>
              <w:instrText xml:space="preserve"> PAGEREF _Toc513209450 \h </w:instrText>
            </w:r>
          </w:ins>
          <w:r>
            <w:rPr>
              <w:webHidden/>
            </w:rPr>
          </w:r>
          <w:r>
            <w:rPr>
              <w:webHidden/>
            </w:rPr>
            <w:fldChar w:fldCharType="separate"/>
          </w:r>
          <w:ins w:id="223" w:author="Gareth Pateman" w:date="2018-05-04T15:01:00Z">
            <w:r>
              <w:rPr>
                <w:webHidden/>
              </w:rPr>
              <w:t>33</w:t>
            </w:r>
            <w:r>
              <w:rPr>
                <w:webHidden/>
              </w:rPr>
              <w:fldChar w:fldCharType="end"/>
            </w:r>
            <w:r w:rsidRPr="004557A5">
              <w:rPr>
                <w:rStyle w:val="Hyperlink"/>
              </w:rPr>
              <w:fldChar w:fldCharType="end"/>
            </w:r>
          </w:ins>
        </w:p>
        <w:p w14:paraId="2D8B1F23" w14:textId="0327DB90" w:rsidR="003E0711" w:rsidRDefault="003E0711">
          <w:pPr>
            <w:pStyle w:val="TOC2"/>
            <w:rPr>
              <w:ins w:id="224" w:author="Gareth Pateman" w:date="2018-05-04T15:01:00Z"/>
              <w:rFonts w:asciiTheme="minorHAnsi" w:eastAsiaTheme="minorEastAsia" w:hAnsiTheme="minorHAnsi" w:cstheme="minorBidi"/>
              <w:szCs w:val="22"/>
              <w:lang w:bidi="ar-SA"/>
            </w:rPr>
          </w:pPr>
          <w:ins w:id="225" w:author="Gareth Pateman" w:date="2018-05-04T15:01:00Z">
            <w:r w:rsidRPr="004557A5">
              <w:rPr>
                <w:rStyle w:val="Hyperlink"/>
              </w:rPr>
              <w:fldChar w:fldCharType="begin"/>
            </w:r>
            <w:r w:rsidRPr="004557A5">
              <w:rPr>
                <w:rStyle w:val="Hyperlink"/>
              </w:rPr>
              <w:instrText xml:space="preserve"> </w:instrText>
            </w:r>
            <w:r>
              <w:instrText>HYPERLINK \l "_Toc513209451"</w:instrText>
            </w:r>
            <w:r w:rsidRPr="004557A5">
              <w:rPr>
                <w:rStyle w:val="Hyperlink"/>
              </w:rPr>
              <w:instrText xml:space="preserve"> </w:instrText>
            </w:r>
            <w:r w:rsidRPr="004557A5">
              <w:rPr>
                <w:rStyle w:val="Hyperlink"/>
              </w:rPr>
              <w:fldChar w:fldCharType="separate"/>
            </w:r>
            <w:r w:rsidRPr="004557A5">
              <w:rPr>
                <w:rStyle w:val="Hyperlink"/>
              </w:rPr>
              <w:t>4.6</w:t>
            </w:r>
            <w:r>
              <w:rPr>
                <w:rFonts w:asciiTheme="minorHAnsi" w:eastAsiaTheme="minorEastAsia" w:hAnsiTheme="minorHAnsi" w:cstheme="minorBidi"/>
                <w:szCs w:val="22"/>
                <w:lang w:bidi="ar-SA"/>
              </w:rPr>
              <w:tab/>
            </w:r>
            <w:r w:rsidRPr="004557A5">
              <w:rPr>
                <w:rStyle w:val="Hyperlink"/>
              </w:rPr>
              <w:t>Bills API</w:t>
            </w:r>
            <w:r>
              <w:rPr>
                <w:webHidden/>
              </w:rPr>
              <w:tab/>
            </w:r>
            <w:r>
              <w:rPr>
                <w:webHidden/>
              </w:rPr>
              <w:fldChar w:fldCharType="begin"/>
            </w:r>
            <w:r>
              <w:rPr>
                <w:webHidden/>
              </w:rPr>
              <w:instrText xml:space="preserve"> PAGEREF _Toc513209451 \h </w:instrText>
            </w:r>
          </w:ins>
          <w:r>
            <w:rPr>
              <w:webHidden/>
            </w:rPr>
          </w:r>
          <w:r>
            <w:rPr>
              <w:webHidden/>
            </w:rPr>
            <w:fldChar w:fldCharType="separate"/>
          </w:r>
          <w:ins w:id="226" w:author="Gareth Pateman" w:date="2018-05-04T15:01:00Z">
            <w:r>
              <w:rPr>
                <w:webHidden/>
              </w:rPr>
              <w:t>35</w:t>
            </w:r>
            <w:r>
              <w:rPr>
                <w:webHidden/>
              </w:rPr>
              <w:fldChar w:fldCharType="end"/>
            </w:r>
            <w:r w:rsidRPr="004557A5">
              <w:rPr>
                <w:rStyle w:val="Hyperlink"/>
              </w:rPr>
              <w:fldChar w:fldCharType="end"/>
            </w:r>
          </w:ins>
        </w:p>
        <w:p w14:paraId="4D365AF4" w14:textId="449214EC" w:rsidR="003E0711" w:rsidRDefault="003E0711">
          <w:pPr>
            <w:pStyle w:val="TOC2"/>
            <w:rPr>
              <w:ins w:id="227" w:author="Gareth Pateman" w:date="2018-05-04T15:01:00Z"/>
              <w:rFonts w:asciiTheme="minorHAnsi" w:eastAsiaTheme="minorEastAsia" w:hAnsiTheme="minorHAnsi" w:cstheme="minorBidi"/>
              <w:szCs w:val="22"/>
              <w:lang w:bidi="ar-SA"/>
            </w:rPr>
          </w:pPr>
          <w:ins w:id="228" w:author="Gareth Pateman" w:date="2018-05-04T15:01:00Z">
            <w:r w:rsidRPr="004557A5">
              <w:rPr>
                <w:rStyle w:val="Hyperlink"/>
              </w:rPr>
              <w:fldChar w:fldCharType="begin"/>
            </w:r>
            <w:r w:rsidRPr="004557A5">
              <w:rPr>
                <w:rStyle w:val="Hyperlink"/>
              </w:rPr>
              <w:instrText xml:space="preserve"> </w:instrText>
            </w:r>
            <w:r>
              <w:instrText>HYPERLINK \l "_Toc513209452"</w:instrText>
            </w:r>
            <w:r w:rsidRPr="004557A5">
              <w:rPr>
                <w:rStyle w:val="Hyperlink"/>
              </w:rPr>
              <w:instrText xml:space="preserve"> </w:instrText>
            </w:r>
            <w:r w:rsidRPr="004557A5">
              <w:rPr>
                <w:rStyle w:val="Hyperlink"/>
              </w:rPr>
              <w:fldChar w:fldCharType="separate"/>
            </w:r>
            <w:r w:rsidRPr="004557A5">
              <w:rPr>
                <w:rStyle w:val="Hyperlink"/>
              </w:rPr>
              <w:t>4.7</w:t>
            </w:r>
            <w:r>
              <w:rPr>
                <w:rFonts w:asciiTheme="minorHAnsi" w:eastAsiaTheme="minorEastAsia" w:hAnsiTheme="minorHAnsi" w:cstheme="minorBidi"/>
                <w:szCs w:val="22"/>
                <w:lang w:bidi="ar-SA"/>
              </w:rPr>
              <w:tab/>
            </w:r>
            <w:r w:rsidRPr="004557A5">
              <w:rPr>
                <w:rStyle w:val="Hyperlink"/>
              </w:rPr>
              <w:t>Bills Payments API</w:t>
            </w:r>
            <w:r>
              <w:rPr>
                <w:webHidden/>
              </w:rPr>
              <w:tab/>
            </w:r>
            <w:r>
              <w:rPr>
                <w:webHidden/>
              </w:rPr>
              <w:fldChar w:fldCharType="begin"/>
            </w:r>
            <w:r>
              <w:rPr>
                <w:webHidden/>
              </w:rPr>
              <w:instrText xml:space="preserve"> PAGEREF _Toc513209452 \h </w:instrText>
            </w:r>
          </w:ins>
          <w:r>
            <w:rPr>
              <w:webHidden/>
            </w:rPr>
          </w:r>
          <w:r>
            <w:rPr>
              <w:webHidden/>
            </w:rPr>
            <w:fldChar w:fldCharType="separate"/>
          </w:r>
          <w:ins w:id="229" w:author="Gareth Pateman" w:date="2018-05-04T15:01:00Z">
            <w:r>
              <w:rPr>
                <w:webHidden/>
              </w:rPr>
              <w:t>36</w:t>
            </w:r>
            <w:r>
              <w:rPr>
                <w:webHidden/>
              </w:rPr>
              <w:fldChar w:fldCharType="end"/>
            </w:r>
            <w:r w:rsidRPr="004557A5">
              <w:rPr>
                <w:rStyle w:val="Hyperlink"/>
              </w:rPr>
              <w:fldChar w:fldCharType="end"/>
            </w:r>
          </w:ins>
        </w:p>
        <w:p w14:paraId="394C294B" w14:textId="0AEB0A2E" w:rsidR="003E0711" w:rsidRDefault="003E0711">
          <w:pPr>
            <w:pStyle w:val="TOC2"/>
            <w:rPr>
              <w:ins w:id="230" w:author="Gareth Pateman" w:date="2018-05-04T15:01:00Z"/>
              <w:rFonts w:asciiTheme="minorHAnsi" w:eastAsiaTheme="minorEastAsia" w:hAnsiTheme="minorHAnsi" w:cstheme="minorBidi"/>
              <w:szCs w:val="22"/>
              <w:lang w:bidi="ar-SA"/>
            </w:rPr>
          </w:pPr>
          <w:ins w:id="231" w:author="Gareth Pateman" w:date="2018-05-04T15:01:00Z">
            <w:r w:rsidRPr="004557A5">
              <w:rPr>
                <w:rStyle w:val="Hyperlink"/>
              </w:rPr>
              <w:fldChar w:fldCharType="begin"/>
            </w:r>
            <w:r w:rsidRPr="004557A5">
              <w:rPr>
                <w:rStyle w:val="Hyperlink"/>
              </w:rPr>
              <w:instrText xml:space="preserve"> </w:instrText>
            </w:r>
            <w:r>
              <w:instrText>HYPERLINK \l "_Toc513209453"</w:instrText>
            </w:r>
            <w:r w:rsidRPr="004557A5">
              <w:rPr>
                <w:rStyle w:val="Hyperlink"/>
              </w:rPr>
              <w:instrText xml:space="preserve"> </w:instrText>
            </w:r>
            <w:r w:rsidRPr="004557A5">
              <w:rPr>
                <w:rStyle w:val="Hyperlink"/>
              </w:rPr>
              <w:fldChar w:fldCharType="separate"/>
            </w:r>
            <w:r w:rsidRPr="004557A5">
              <w:rPr>
                <w:rStyle w:val="Hyperlink"/>
              </w:rPr>
              <w:t>4.8</w:t>
            </w:r>
            <w:r>
              <w:rPr>
                <w:rFonts w:asciiTheme="minorHAnsi" w:eastAsiaTheme="minorEastAsia" w:hAnsiTheme="minorHAnsi" w:cstheme="minorBidi"/>
                <w:szCs w:val="22"/>
                <w:lang w:bidi="ar-SA"/>
              </w:rPr>
              <w:tab/>
            </w:r>
            <w:r w:rsidRPr="004557A5">
              <w:rPr>
                <w:rStyle w:val="Hyperlink"/>
              </w:rPr>
              <w:t>Bill Companies API</w:t>
            </w:r>
            <w:r>
              <w:rPr>
                <w:webHidden/>
              </w:rPr>
              <w:tab/>
            </w:r>
            <w:r>
              <w:rPr>
                <w:webHidden/>
              </w:rPr>
              <w:fldChar w:fldCharType="begin"/>
            </w:r>
            <w:r>
              <w:rPr>
                <w:webHidden/>
              </w:rPr>
              <w:instrText xml:space="preserve"> PAGEREF _Toc513209453 \h </w:instrText>
            </w:r>
          </w:ins>
          <w:r>
            <w:rPr>
              <w:webHidden/>
            </w:rPr>
          </w:r>
          <w:r>
            <w:rPr>
              <w:webHidden/>
            </w:rPr>
            <w:fldChar w:fldCharType="separate"/>
          </w:r>
          <w:ins w:id="232" w:author="Gareth Pateman" w:date="2018-05-04T15:01:00Z">
            <w:r>
              <w:rPr>
                <w:webHidden/>
              </w:rPr>
              <w:t>36</w:t>
            </w:r>
            <w:r>
              <w:rPr>
                <w:webHidden/>
              </w:rPr>
              <w:fldChar w:fldCharType="end"/>
            </w:r>
            <w:r w:rsidRPr="004557A5">
              <w:rPr>
                <w:rStyle w:val="Hyperlink"/>
              </w:rPr>
              <w:fldChar w:fldCharType="end"/>
            </w:r>
          </w:ins>
        </w:p>
        <w:p w14:paraId="39D8F63E" w14:textId="1113BF1E" w:rsidR="003E0711" w:rsidRDefault="003E0711">
          <w:pPr>
            <w:pStyle w:val="TOC2"/>
            <w:rPr>
              <w:ins w:id="233" w:author="Gareth Pateman" w:date="2018-05-04T15:01:00Z"/>
              <w:rFonts w:asciiTheme="minorHAnsi" w:eastAsiaTheme="minorEastAsia" w:hAnsiTheme="minorHAnsi" w:cstheme="minorBidi"/>
              <w:szCs w:val="22"/>
              <w:lang w:bidi="ar-SA"/>
            </w:rPr>
          </w:pPr>
          <w:ins w:id="234" w:author="Gareth Pateman" w:date="2018-05-04T15:01:00Z">
            <w:r w:rsidRPr="004557A5">
              <w:rPr>
                <w:rStyle w:val="Hyperlink"/>
              </w:rPr>
              <w:fldChar w:fldCharType="begin"/>
            </w:r>
            <w:r w:rsidRPr="004557A5">
              <w:rPr>
                <w:rStyle w:val="Hyperlink"/>
              </w:rPr>
              <w:instrText xml:space="preserve"> </w:instrText>
            </w:r>
            <w:r>
              <w:instrText>HYPERLINK \l "_Toc513209454"</w:instrText>
            </w:r>
            <w:r w:rsidRPr="004557A5">
              <w:rPr>
                <w:rStyle w:val="Hyperlink"/>
              </w:rPr>
              <w:instrText xml:space="preserve"> </w:instrText>
            </w:r>
            <w:r w:rsidRPr="004557A5">
              <w:rPr>
                <w:rStyle w:val="Hyperlink"/>
              </w:rPr>
              <w:fldChar w:fldCharType="separate"/>
            </w:r>
            <w:r w:rsidRPr="004557A5">
              <w:rPr>
                <w:rStyle w:val="Hyperlink"/>
              </w:rPr>
              <w:t>4.9</w:t>
            </w:r>
            <w:r>
              <w:rPr>
                <w:rFonts w:asciiTheme="minorHAnsi" w:eastAsiaTheme="minorEastAsia" w:hAnsiTheme="minorHAnsi" w:cstheme="minorBidi"/>
                <w:szCs w:val="22"/>
                <w:lang w:bidi="ar-SA"/>
              </w:rPr>
              <w:tab/>
            </w:r>
            <w:r w:rsidRPr="004557A5">
              <w:rPr>
                <w:rStyle w:val="Hyperlink"/>
              </w:rPr>
              <w:t>Debit Mandates API</w:t>
            </w:r>
            <w:r>
              <w:rPr>
                <w:webHidden/>
              </w:rPr>
              <w:tab/>
            </w:r>
            <w:r>
              <w:rPr>
                <w:webHidden/>
              </w:rPr>
              <w:fldChar w:fldCharType="begin"/>
            </w:r>
            <w:r>
              <w:rPr>
                <w:webHidden/>
              </w:rPr>
              <w:instrText xml:space="preserve"> PAGEREF _Toc513209454 \h </w:instrText>
            </w:r>
          </w:ins>
          <w:r>
            <w:rPr>
              <w:webHidden/>
            </w:rPr>
          </w:r>
          <w:r>
            <w:rPr>
              <w:webHidden/>
            </w:rPr>
            <w:fldChar w:fldCharType="separate"/>
          </w:r>
          <w:ins w:id="235" w:author="Gareth Pateman" w:date="2018-05-04T15:01:00Z">
            <w:r>
              <w:rPr>
                <w:webHidden/>
              </w:rPr>
              <w:t>38</w:t>
            </w:r>
            <w:r>
              <w:rPr>
                <w:webHidden/>
              </w:rPr>
              <w:fldChar w:fldCharType="end"/>
            </w:r>
            <w:r w:rsidRPr="004557A5">
              <w:rPr>
                <w:rStyle w:val="Hyperlink"/>
              </w:rPr>
              <w:fldChar w:fldCharType="end"/>
            </w:r>
          </w:ins>
        </w:p>
        <w:p w14:paraId="536B73C0" w14:textId="108A8D52" w:rsidR="003E0711" w:rsidRDefault="003E0711">
          <w:pPr>
            <w:pStyle w:val="TOC3"/>
            <w:rPr>
              <w:ins w:id="236" w:author="Gareth Pateman" w:date="2018-05-04T15:01:00Z"/>
              <w:rFonts w:asciiTheme="minorHAnsi" w:eastAsiaTheme="minorEastAsia" w:hAnsiTheme="minorHAnsi" w:cstheme="minorBidi"/>
              <w:szCs w:val="22"/>
              <w:lang w:bidi="ar-SA"/>
            </w:rPr>
          </w:pPr>
          <w:ins w:id="237" w:author="Gareth Pateman" w:date="2018-05-04T15:01:00Z">
            <w:r w:rsidRPr="004557A5">
              <w:rPr>
                <w:rStyle w:val="Hyperlink"/>
              </w:rPr>
              <w:fldChar w:fldCharType="begin"/>
            </w:r>
            <w:r w:rsidRPr="004557A5">
              <w:rPr>
                <w:rStyle w:val="Hyperlink"/>
              </w:rPr>
              <w:instrText xml:space="preserve"> </w:instrText>
            </w:r>
            <w:r>
              <w:instrText>HYPERLINK \l "_Toc513209455"</w:instrText>
            </w:r>
            <w:r w:rsidRPr="004557A5">
              <w:rPr>
                <w:rStyle w:val="Hyperlink"/>
              </w:rPr>
              <w:instrText xml:space="preserve"> </w:instrText>
            </w:r>
            <w:r w:rsidRPr="004557A5">
              <w:rPr>
                <w:rStyle w:val="Hyperlink"/>
              </w:rPr>
              <w:fldChar w:fldCharType="separate"/>
            </w:r>
            <w:r w:rsidRPr="004557A5">
              <w:rPr>
                <w:rStyle w:val="Hyperlink"/>
              </w:rPr>
              <w:t>4.9.1</w:t>
            </w:r>
            <w:r>
              <w:rPr>
                <w:rFonts w:asciiTheme="minorHAnsi" w:eastAsiaTheme="minorEastAsia" w:hAnsiTheme="minorHAnsi" w:cstheme="minorBidi"/>
                <w:szCs w:val="22"/>
                <w:lang w:bidi="ar-SA"/>
              </w:rPr>
              <w:tab/>
            </w:r>
            <w:r w:rsidRPr="004557A5">
              <w:rPr>
                <w:rStyle w:val="Hyperlink"/>
              </w:rPr>
              <w:t>Debit Mandates Object</w:t>
            </w:r>
            <w:r>
              <w:rPr>
                <w:webHidden/>
              </w:rPr>
              <w:tab/>
            </w:r>
            <w:r>
              <w:rPr>
                <w:webHidden/>
              </w:rPr>
              <w:fldChar w:fldCharType="begin"/>
            </w:r>
            <w:r>
              <w:rPr>
                <w:webHidden/>
              </w:rPr>
              <w:instrText xml:space="preserve"> PAGEREF _Toc513209455 \h </w:instrText>
            </w:r>
          </w:ins>
          <w:r>
            <w:rPr>
              <w:webHidden/>
            </w:rPr>
          </w:r>
          <w:r>
            <w:rPr>
              <w:webHidden/>
            </w:rPr>
            <w:fldChar w:fldCharType="separate"/>
          </w:r>
          <w:ins w:id="238" w:author="Gareth Pateman" w:date="2018-05-04T15:01:00Z">
            <w:r>
              <w:rPr>
                <w:webHidden/>
              </w:rPr>
              <w:t>38</w:t>
            </w:r>
            <w:r>
              <w:rPr>
                <w:webHidden/>
              </w:rPr>
              <w:fldChar w:fldCharType="end"/>
            </w:r>
            <w:r w:rsidRPr="004557A5">
              <w:rPr>
                <w:rStyle w:val="Hyperlink"/>
              </w:rPr>
              <w:fldChar w:fldCharType="end"/>
            </w:r>
          </w:ins>
        </w:p>
        <w:p w14:paraId="5C4474AD" w14:textId="396B5D2D" w:rsidR="003E0711" w:rsidRDefault="003E0711">
          <w:pPr>
            <w:pStyle w:val="TOC2"/>
            <w:rPr>
              <w:ins w:id="239" w:author="Gareth Pateman" w:date="2018-05-04T15:01:00Z"/>
              <w:rFonts w:asciiTheme="minorHAnsi" w:eastAsiaTheme="minorEastAsia" w:hAnsiTheme="minorHAnsi" w:cstheme="minorBidi"/>
              <w:szCs w:val="22"/>
              <w:lang w:bidi="ar-SA"/>
            </w:rPr>
          </w:pPr>
          <w:ins w:id="240" w:author="Gareth Pateman" w:date="2018-05-04T15:01:00Z">
            <w:r w:rsidRPr="004557A5">
              <w:rPr>
                <w:rStyle w:val="Hyperlink"/>
              </w:rPr>
              <w:fldChar w:fldCharType="begin"/>
            </w:r>
            <w:r w:rsidRPr="004557A5">
              <w:rPr>
                <w:rStyle w:val="Hyperlink"/>
              </w:rPr>
              <w:instrText xml:space="preserve"> </w:instrText>
            </w:r>
            <w:r>
              <w:instrText>HYPERLINK \l "_Toc513209456"</w:instrText>
            </w:r>
            <w:r w:rsidRPr="004557A5">
              <w:rPr>
                <w:rStyle w:val="Hyperlink"/>
              </w:rPr>
              <w:instrText xml:space="preserve"> </w:instrText>
            </w:r>
            <w:r w:rsidRPr="004557A5">
              <w:rPr>
                <w:rStyle w:val="Hyperlink"/>
              </w:rPr>
              <w:fldChar w:fldCharType="separate"/>
            </w:r>
            <w:r w:rsidRPr="004557A5">
              <w:rPr>
                <w:rStyle w:val="Hyperlink"/>
              </w:rPr>
              <w:t>4.10</w:t>
            </w:r>
            <w:r>
              <w:rPr>
                <w:rFonts w:asciiTheme="minorHAnsi" w:eastAsiaTheme="minorEastAsia" w:hAnsiTheme="minorHAnsi" w:cstheme="minorBidi"/>
                <w:szCs w:val="22"/>
                <w:lang w:bidi="ar-SA"/>
              </w:rPr>
              <w:tab/>
            </w:r>
            <w:r w:rsidRPr="004557A5">
              <w:rPr>
                <w:rStyle w:val="Hyperlink"/>
              </w:rPr>
              <w:t>Links API</w:t>
            </w:r>
            <w:r>
              <w:rPr>
                <w:webHidden/>
              </w:rPr>
              <w:tab/>
            </w:r>
            <w:r>
              <w:rPr>
                <w:webHidden/>
              </w:rPr>
              <w:fldChar w:fldCharType="begin"/>
            </w:r>
            <w:r>
              <w:rPr>
                <w:webHidden/>
              </w:rPr>
              <w:instrText xml:space="preserve"> PAGEREF _Toc513209456 \h </w:instrText>
            </w:r>
          </w:ins>
          <w:r>
            <w:rPr>
              <w:webHidden/>
            </w:rPr>
          </w:r>
          <w:r>
            <w:rPr>
              <w:webHidden/>
            </w:rPr>
            <w:fldChar w:fldCharType="separate"/>
          </w:r>
          <w:ins w:id="241" w:author="Gareth Pateman" w:date="2018-05-04T15:01:00Z">
            <w:r>
              <w:rPr>
                <w:webHidden/>
              </w:rPr>
              <w:t>39</w:t>
            </w:r>
            <w:r>
              <w:rPr>
                <w:webHidden/>
              </w:rPr>
              <w:fldChar w:fldCharType="end"/>
            </w:r>
            <w:r w:rsidRPr="004557A5">
              <w:rPr>
                <w:rStyle w:val="Hyperlink"/>
              </w:rPr>
              <w:fldChar w:fldCharType="end"/>
            </w:r>
          </w:ins>
        </w:p>
        <w:p w14:paraId="493CE837" w14:textId="53E967D0" w:rsidR="003E0711" w:rsidRDefault="003E0711">
          <w:pPr>
            <w:pStyle w:val="TOC3"/>
            <w:rPr>
              <w:ins w:id="242" w:author="Gareth Pateman" w:date="2018-05-04T15:01:00Z"/>
              <w:rFonts w:asciiTheme="minorHAnsi" w:eastAsiaTheme="minorEastAsia" w:hAnsiTheme="minorHAnsi" w:cstheme="minorBidi"/>
              <w:szCs w:val="22"/>
              <w:lang w:bidi="ar-SA"/>
            </w:rPr>
          </w:pPr>
          <w:ins w:id="243" w:author="Gareth Pateman" w:date="2018-05-04T15:01:00Z">
            <w:r w:rsidRPr="004557A5">
              <w:rPr>
                <w:rStyle w:val="Hyperlink"/>
              </w:rPr>
              <w:fldChar w:fldCharType="begin"/>
            </w:r>
            <w:r w:rsidRPr="004557A5">
              <w:rPr>
                <w:rStyle w:val="Hyperlink"/>
              </w:rPr>
              <w:instrText xml:space="preserve"> </w:instrText>
            </w:r>
            <w:r>
              <w:instrText>HYPERLINK \l "_Toc513209457"</w:instrText>
            </w:r>
            <w:r w:rsidRPr="004557A5">
              <w:rPr>
                <w:rStyle w:val="Hyperlink"/>
              </w:rPr>
              <w:instrText xml:space="preserve"> </w:instrText>
            </w:r>
            <w:r w:rsidRPr="004557A5">
              <w:rPr>
                <w:rStyle w:val="Hyperlink"/>
              </w:rPr>
              <w:fldChar w:fldCharType="separate"/>
            </w:r>
            <w:r w:rsidRPr="004557A5">
              <w:rPr>
                <w:rStyle w:val="Hyperlink"/>
              </w:rPr>
              <w:t>4.10.1</w:t>
            </w:r>
            <w:r>
              <w:rPr>
                <w:rFonts w:asciiTheme="minorHAnsi" w:eastAsiaTheme="minorEastAsia" w:hAnsiTheme="minorHAnsi" w:cstheme="minorBidi"/>
                <w:szCs w:val="22"/>
                <w:lang w:bidi="ar-SA"/>
              </w:rPr>
              <w:tab/>
            </w:r>
            <w:r w:rsidRPr="004557A5">
              <w:rPr>
                <w:rStyle w:val="Hyperlink"/>
              </w:rPr>
              <w:t>Link Object</w:t>
            </w:r>
            <w:r>
              <w:rPr>
                <w:webHidden/>
              </w:rPr>
              <w:tab/>
            </w:r>
            <w:r>
              <w:rPr>
                <w:webHidden/>
              </w:rPr>
              <w:fldChar w:fldCharType="begin"/>
            </w:r>
            <w:r>
              <w:rPr>
                <w:webHidden/>
              </w:rPr>
              <w:instrText xml:space="preserve"> PAGEREF _Toc513209457 \h </w:instrText>
            </w:r>
          </w:ins>
          <w:r>
            <w:rPr>
              <w:webHidden/>
            </w:rPr>
          </w:r>
          <w:r>
            <w:rPr>
              <w:webHidden/>
            </w:rPr>
            <w:fldChar w:fldCharType="separate"/>
          </w:r>
          <w:ins w:id="244" w:author="Gareth Pateman" w:date="2018-05-04T15:01:00Z">
            <w:r>
              <w:rPr>
                <w:webHidden/>
              </w:rPr>
              <w:t>39</w:t>
            </w:r>
            <w:r>
              <w:rPr>
                <w:webHidden/>
              </w:rPr>
              <w:fldChar w:fldCharType="end"/>
            </w:r>
            <w:r w:rsidRPr="004557A5">
              <w:rPr>
                <w:rStyle w:val="Hyperlink"/>
              </w:rPr>
              <w:fldChar w:fldCharType="end"/>
            </w:r>
          </w:ins>
        </w:p>
        <w:p w14:paraId="40A557E1" w14:textId="301BF5F3" w:rsidR="003E0711" w:rsidRDefault="003E0711">
          <w:pPr>
            <w:pStyle w:val="TOC2"/>
            <w:rPr>
              <w:ins w:id="245" w:author="Gareth Pateman" w:date="2018-05-04T15:01:00Z"/>
              <w:rFonts w:asciiTheme="minorHAnsi" w:eastAsiaTheme="minorEastAsia" w:hAnsiTheme="minorHAnsi" w:cstheme="minorBidi"/>
              <w:szCs w:val="22"/>
              <w:lang w:bidi="ar-SA"/>
            </w:rPr>
          </w:pPr>
          <w:ins w:id="246" w:author="Gareth Pateman" w:date="2018-05-04T15:01:00Z">
            <w:r w:rsidRPr="004557A5">
              <w:rPr>
                <w:rStyle w:val="Hyperlink"/>
              </w:rPr>
              <w:fldChar w:fldCharType="begin"/>
            </w:r>
            <w:r w:rsidRPr="004557A5">
              <w:rPr>
                <w:rStyle w:val="Hyperlink"/>
              </w:rPr>
              <w:instrText xml:space="preserve"> </w:instrText>
            </w:r>
            <w:r>
              <w:instrText>HYPERLINK \l "_Toc513209458"</w:instrText>
            </w:r>
            <w:r w:rsidRPr="004557A5">
              <w:rPr>
                <w:rStyle w:val="Hyperlink"/>
              </w:rPr>
              <w:instrText xml:space="preserve"> </w:instrText>
            </w:r>
            <w:r w:rsidRPr="004557A5">
              <w:rPr>
                <w:rStyle w:val="Hyperlink"/>
              </w:rPr>
              <w:fldChar w:fldCharType="separate"/>
            </w:r>
            <w:r w:rsidRPr="004557A5">
              <w:rPr>
                <w:rStyle w:val="Hyperlink"/>
              </w:rPr>
              <w:t>4.11</w:t>
            </w:r>
            <w:r>
              <w:rPr>
                <w:rFonts w:asciiTheme="minorHAnsi" w:eastAsiaTheme="minorEastAsia" w:hAnsiTheme="minorHAnsi" w:cstheme="minorBidi"/>
                <w:szCs w:val="22"/>
                <w:lang w:bidi="ar-SA"/>
              </w:rPr>
              <w:tab/>
            </w:r>
            <w:r w:rsidRPr="004557A5">
              <w:rPr>
                <w:rStyle w:val="Hyperlink"/>
              </w:rPr>
              <w:t>Quotations API</w:t>
            </w:r>
            <w:r>
              <w:rPr>
                <w:webHidden/>
              </w:rPr>
              <w:tab/>
            </w:r>
            <w:r>
              <w:rPr>
                <w:webHidden/>
              </w:rPr>
              <w:fldChar w:fldCharType="begin"/>
            </w:r>
            <w:r>
              <w:rPr>
                <w:webHidden/>
              </w:rPr>
              <w:instrText xml:space="preserve"> PAGEREF _Toc513209458 \h </w:instrText>
            </w:r>
          </w:ins>
          <w:r>
            <w:rPr>
              <w:webHidden/>
            </w:rPr>
          </w:r>
          <w:r>
            <w:rPr>
              <w:webHidden/>
            </w:rPr>
            <w:fldChar w:fldCharType="separate"/>
          </w:r>
          <w:ins w:id="247" w:author="Gareth Pateman" w:date="2018-05-04T15:01:00Z">
            <w:r>
              <w:rPr>
                <w:webHidden/>
              </w:rPr>
              <w:t>40</w:t>
            </w:r>
            <w:r>
              <w:rPr>
                <w:webHidden/>
              </w:rPr>
              <w:fldChar w:fldCharType="end"/>
            </w:r>
            <w:r w:rsidRPr="004557A5">
              <w:rPr>
                <w:rStyle w:val="Hyperlink"/>
              </w:rPr>
              <w:fldChar w:fldCharType="end"/>
            </w:r>
          </w:ins>
        </w:p>
        <w:p w14:paraId="22291AAC" w14:textId="2723B110" w:rsidR="003E0711" w:rsidRDefault="003E0711">
          <w:pPr>
            <w:pStyle w:val="TOC2"/>
            <w:rPr>
              <w:ins w:id="248" w:author="Gareth Pateman" w:date="2018-05-04T15:01:00Z"/>
              <w:rFonts w:asciiTheme="minorHAnsi" w:eastAsiaTheme="minorEastAsia" w:hAnsiTheme="minorHAnsi" w:cstheme="minorBidi"/>
              <w:szCs w:val="22"/>
              <w:lang w:bidi="ar-SA"/>
            </w:rPr>
          </w:pPr>
          <w:ins w:id="249" w:author="Gareth Pateman" w:date="2018-05-04T15:01:00Z">
            <w:r w:rsidRPr="004557A5">
              <w:rPr>
                <w:rStyle w:val="Hyperlink"/>
              </w:rPr>
              <w:fldChar w:fldCharType="begin"/>
            </w:r>
            <w:r w:rsidRPr="004557A5">
              <w:rPr>
                <w:rStyle w:val="Hyperlink"/>
              </w:rPr>
              <w:instrText xml:space="preserve"> </w:instrText>
            </w:r>
            <w:r>
              <w:instrText>HYPERLINK \l "_Toc513209459"</w:instrText>
            </w:r>
            <w:r w:rsidRPr="004557A5">
              <w:rPr>
                <w:rStyle w:val="Hyperlink"/>
              </w:rPr>
              <w:instrText xml:space="preserve"> </w:instrText>
            </w:r>
            <w:r w:rsidRPr="004557A5">
              <w:rPr>
                <w:rStyle w:val="Hyperlink"/>
              </w:rPr>
              <w:fldChar w:fldCharType="separate"/>
            </w:r>
            <w:r w:rsidRPr="004557A5">
              <w:rPr>
                <w:rStyle w:val="Hyperlink"/>
              </w:rPr>
              <w:t>4.12</w:t>
            </w:r>
            <w:r>
              <w:rPr>
                <w:rFonts w:asciiTheme="minorHAnsi" w:eastAsiaTheme="minorEastAsia" w:hAnsiTheme="minorHAnsi" w:cstheme="minorBidi"/>
                <w:szCs w:val="22"/>
                <w:lang w:bidi="ar-SA"/>
              </w:rPr>
              <w:tab/>
            </w:r>
            <w:r w:rsidRPr="004557A5">
              <w:rPr>
                <w:rStyle w:val="Hyperlink"/>
              </w:rPr>
              <w:t>Authorisation Codes API</w:t>
            </w:r>
            <w:r>
              <w:rPr>
                <w:webHidden/>
              </w:rPr>
              <w:tab/>
            </w:r>
            <w:r>
              <w:rPr>
                <w:webHidden/>
              </w:rPr>
              <w:fldChar w:fldCharType="begin"/>
            </w:r>
            <w:r>
              <w:rPr>
                <w:webHidden/>
              </w:rPr>
              <w:instrText xml:space="preserve"> PAGEREF _Toc513209459 \h </w:instrText>
            </w:r>
          </w:ins>
          <w:r>
            <w:rPr>
              <w:webHidden/>
            </w:rPr>
          </w:r>
          <w:r>
            <w:rPr>
              <w:webHidden/>
            </w:rPr>
            <w:fldChar w:fldCharType="separate"/>
          </w:r>
          <w:ins w:id="250" w:author="Gareth Pateman" w:date="2018-05-04T15:01:00Z">
            <w:r>
              <w:rPr>
                <w:webHidden/>
              </w:rPr>
              <w:t>43</w:t>
            </w:r>
            <w:r>
              <w:rPr>
                <w:webHidden/>
              </w:rPr>
              <w:fldChar w:fldCharType="end"/>
            </w:r>
            <w:r w:rsidRPr="004557A5">
              <w:rPr>
                <w:rStyle w:val="Hyperlink"/>
              </w:rPr>
              <w:fldChar w:fldCharType="end"/>
            </w:r>
          </w:ins>
        </w:p>
        <w:p w14:paraId="1DF0FA59" w14:textId="319D3EE0" w:rsidR="003E0711" w:rsidRDefault="003E0711">
          <w:pPr>
            <w:pStyle w:val="TOC3"/>
            <w:rPr>
              <w:ins w:id="251" w:author="Gareth Pateman" w:date="2018-05-04T15:01:00Z"/>
              <w:rFonts w:asciiTheme="minorHAnsi" w:eastAsiaTheme="minorEastAsia" w:hAnsiTheme="minorHAnsi" w:cstheme="minorBidi"/>
              <w:szCs w:val="22"/>
              <w:lang w:bidi="ar-SA"/>
            </w:rPr>
          </w:pPr>
          <w:ins w:id="252" w:author="Gareth Pateman" w:date="2018-05-04T15:01:00Z">
            <w:r w:rsidRPr="004557A5">
              <w:rPr>
                <w:rStyle w:val="Hyperlink"/>
              </w:rPr>
              <w:lastRenderedPageBreak/>
              <w:fldChar w:fldCharType="begin"/>
            </w:r>
            <w:r w:rsidRPr="004557A5">
              <w:rPr>
                <w:rStyle w:val="Hyperlink"/>
              </w:rPr>
              <w:instrText xml:space="preserve"> </w:instrText>
            </w:r>
            <w:r>
              <w:instrText>HYPERLINK \l "_Toc513209460"</w:instrText>
            </w:r>
            <w:r w:rsidRPr="004557A5">
              <w:rPr>
                <w:rStyle w:val="Hyperlink"/>
              </w:rPr>
              <w:instrText xml:space="preserve"> </w:instrText>
            </w:r>
            <w:r w:rsidRPr="004557A5">
              <w:rPr>
                <w:rStyle w:val="Hyperlink"/>
              </w:rPr>
              <w:fldChar w:fldCharType="separate"/>
            </w:r>
            <w:r w:rsidRPr="004557A5">
              <w:rPr>
                <w:rStyle w:val="Hyperlink"/>
              </w:rPr>
              <w:t>4.12.1</w:t>
            </w:r>
            <w:r>
              <w:rPr>
                <w:rFonts w:asciiTheme="minorHAnsi" w:eastAsiaTheme="minorEastAsia" w:hAnsiTheme="minorHAnsi" w:cstheme="minorBidi"/>
                <w:szCs w:val="22"/>
                <w:lang w:bidi="ar-SA"/>
              </w:rPr>
              <w:tab/>
            </w:r>
            <w:r w:rsidRPr="004557A5">
              <w:rPr>
                <w:rStyle w:val="Hyperlink"/>
              </w:rPr>
              <w:t>Authorisation Codes Object</w:t>
            </w:r>
            <w:r>
              <w:rPr>
                <w:webHidden/>
              </w:rPr>
              <w:tab/>
            </w:r>
            <w:r>
              <w:rPr>
                <w:webHidden/>
              </w:rPr>
              <w:fldChar w:fldCharType="begin"/>
            </w:r>
            <w:r>
              <w:rPr>
                <w:webHidden/>
              </w:rPr>
              <w:instrText xml:space="preserve"> PAGEREF _Toc513209460 \h </w:instrText>
            </w:r>
          </w:ins>
          <w:r>
            <w:rPr>
              <w:webHidden/>
            </w:rPr>
          </w:r>
          <w:r>
            <w:rPr>
              <w:webHidden/>
            </w:rPr>
            <w:fldChar w:fldCharType="separate"/>
          </w:r>
          <w:ins w:id="253" w:author="Gareth Pateman" w:date="2018-05-04T15:01:00Z">
            <w:r>
              <w:rPr>
                <w:webHidden/>
              </w:rPr>
              <w:t>43</w:t>
            </w:r>
            <w:r>
              <w:rPr>
                <w:webHidden/>
              </w:rPr>
              <w:fldChar w:fldCharType="end"/>
            </w:r>
            <w:r w:rsidRPr="004557A5">
              <w:rPr>
                <w:rStyle w:val="Hyperlink"/>
              </w:rPr>
              <w:fldChar w:fldCharType="end"/>
            </w:r>
          </w:ins>
        </w:p>
        <w:p w14:paraId="40C0F535" w14:textId="00A73072" w:rsidR="003E0711" w:rsidRDefault="003E0711">
          <w:pPr>
            <w:pStyle w:val="TOC1"/>
            <w:rPr>
              <w:ins w:id="254" w:author="Gareth Pateman" w:date="2018-05-04T15:01:00Z"/>
              <w:rFonts w:asciiTheme="minorHAnsi" w:eastAsiaTheme="minorEastAsia" w:hAnsiTheme="minorHAnsi" w:cstheme="minorBidi"/>
              <w:b w:val="0"/>
              <w:lang w:eastAsia="en-GB" w:bidi="ar-SA"/>
            </w:rPr>
          </w:pPr>
          <w:ins w:id="255" w:author="Gareth Pateman" w:date="2018-05-04T15:01:00Z">
            <w:r w:rsidRPr="004557A5">
              <w:rPr>
                <w:rStyle w:val="Hyperlink"/>
              </w:rPr>
              <w:fldChar w:fldCharType="begin"/>
            </w:r>
            <w:r w:rsidRPr="004557A5">
              <w:rPr>
                <w:rStyle w:val="Hyperlink"/>
              </w:rPr>
              <w:instrText xml:space="preserve"> </w:instrText>
            </w:r>
            <w:r>
              <w:instrText>HYPERLINK \l "_Toc513209461"</w:instrText>
            </w:r>
            <w:r w:rsidRPr="004557A5">
              <w:rPr>
                <w:rStyle w:val="Hyperlink"/>
              </w:rPr>
              <w:instrText xml:space="preserve"> </w:instrText>
            </w:r>
            <w:r w:rsidRPr="004557A5">
              <w:rPr>
                <w:rStyle w:val="Hyperlink"/>
              </w:rPr>
              <w:fldChar w:fldCharType="separate"/>
            </w:r>
            <w:r w:rsidRPr="004557A5">
              <w:rPr>
                <w:rStyle w:val="Hyperlink"/>
              </w:rPr>
              <w:t>5</w:t>
            </w:r>
            <w:r>
              <w:rPr>
                <w:rFonts w:asciiTheme="minorHAnsi" w:eastAsiaTheme="minorEastAsia" w:hAnsiTheme="minorHAnsi" w:cstheme="minorBidi"/>
                <w:b w:val="0"/>
                <w:lang w:eastAsia="en-GB" w:bidi="ar-SA"/>
              </w:rPr>
              <w:tab/>
            </w:r>
            <w:r w:rsidRPr="004557A5">
              <w:rPr>
                <w:rStyle w:val="Hyperlink"/>
              </w:rPr>
              <w:t>Supporting Objects</w:t>
            </w:r>
            <w:r>
              <w:rPr>
                <w:webHidden/>
              </w:rPr>
              <w:tab/>
            </w:r>
            <w:r>
              <w:rPr>
                <w:webHidden/>
              </w:rPr>
              <w:fldChar w:fldCharType="begin"/>
            </w:r>
            <w:r>
              <w:rPr>
                <w:webHidden/>
              </w:rPr>
              <w:instrText xml:space="preserve"> PAGEREF _Toc513209461 \h </w:instrText>
            </w:r>
          </w:ins>
          <w:r>
            <w:rPr>
              <w:webHidden/>
            </w:rPr>
          </w:r>
          <w:r>
            <w:rPr>
              <w:webHidden/>
            </w:rPr>
            <w:fldChar w:fldCharType="separate"/>
          </w:r>
          <w:ins w:id="256" w:author="Gareth Pateman" w:date="2018-05-04T15:01:00Z">
            <w:r>
              <w:rPr>
                <w:webHidden/>
              </w:rPr>
              <w:t>45</w:t>
            </w:r>
            <w:r>
              <w:rPr>
                <w:webHidden/>
              </w:rPr>
              <w:fldChar w:fldCharType="end"/>
            </w:r>
            <w:r w:rsidRPr="004557A5">
              <w:rPr>
                <w:rStyle w:val="Hyperlink"/>
              </w:rPr>
              <w:fldChar w:fldCharType="end"/>
            </w:r>
          </w:ins>
        </w:p>
        <w:p w14:paraId="458BDA08" w14:textId="09FEF694" w:rsidR="003E0711" w:rsidRDefault="003E0711">
          <w:pPr>
            <w:pStyle w:val="TOC2"/>
            <w:rPr>
              <w:ins w:id="257" w:author="Gareth Pateman" w:date="2018-05-04T15:01:00Z"/>
              <w:rFonts w:asciiTheme="minorHAnsi" w:eastAsiaTheme="minorEastAsia" w:hAnsiTheme="minorHAnsi" w:cstheme="minorBidi"/>
              <w:szCs w:val="22"/>
              <w:lang w:bidi="ar-SA"/>
            </w:rPr>
          </w:pPr>
          <w:ins w:id="258" w:author="Gareth Pateman" w:date="2018-05-04T15:01:00Z">
            <w:r w:rsidRPr="004557A5">
              <w:rPr>
                <w:rStyle w:val="Hyperlink"/>
              </w:rPr>
              <w:fldChar w:fldCharType="begin"/>
            </w:r>
            <w:r w:rsidRPr="004557A5">
              <w:rPr>
                <w:rStyle w:val="Hyperlink"/>
              </w:rPr>
              <w:instrText xml:space="preserve"> </w:instrText>
            </w:r>
            <w:r>
              <w:instrText>HYPERLINK \l "_Toc513209462"</w:instrText>
            </w:r>
            <w:r w:rsidRPr="004557A5">
              <w:rPr>
                <w:rStyle w:val="Hyperlink"/>
              </w:rPr>
              <w:instrText xml:space="preserve"> </w:instrText>
            </w:r>
            <w:r w:rsidRPr="004557A5">
              <w:rPr>
                <w:rStyle w:val="Hyperlink"/>
              </w:rPr>
              <w:fldChar w:fldCharType="separate"/>
            </w:r>
            <w:r w:rsidRPr="004557A5">
              <w:rPr>
                <w:rStyle w:val="Hyperlink"/>
              </w:rPr>
              <w:t>5.1</w:t>
            </w:r>
            <w:r>
              <w:rPr>
                <w:rFonts w:asciiTheme="minorHAnsi" w:eastAsiaTheme="minorEastAsia" w:hAnsiTheme="minorHAnsi" w:cstheme="minorBidi"/>
                <w:szCs w:val="22"/>
                <w:lang w:bidi="ar-SA"/>
              </w:rPr>
              <w:tab/>
            </w:r>
            <w:r w:rsidRPr="004557A5">
              <w:rPr>
                <w:rStyle w:val="Hyperlink"/>
              </w:rPr>
              <w:t>International Transfer Information Object</w:t>
            </w:r>
            <w:r>
              <w:rPr>
                <w:webHidden/>
              </w:rPr>
              <w:tab/>
            </w:r>
            <w:r>
              <w:rPr>
                <w:webHidden/>
              </w:rPr>
              <w:fldChar w:fldCharType="begin"/>
            </w:r>
            <w:r>
              <w:rPr>
                <w:webHidden/>
              </w:rPr>
              <w:instrText xml:space="preserve"> PAGEREF _Toc513209462 \h </w:instrText>
            </w:r>
          </w:ins>
          <w:r>
            <w:rPr>
              <w:webHidden/>
            </w:rPr>
          </w:r>
          <w:r>
            <w:rPr>
              <w:webHidden/>
            </w:rPr>
            <w:fldChar w:fldCharType="separate"/>
          </w:r>
          <w:ins w:id="259" w:author="Gareth Pateman" w:date="2018-05-04T15:01:00Z">
            <w:r>
              <w:rPr>
                <w:webHidden/>
              </w:rPr>
              <w:t>45</w:t>
            </w:r>
            <w:r>
              <w:rPr>
                <w:webHidden/>
              </w:rPr>
              <w:fldChar w:fldCharType="end"/>
            </w:r>
            <w:r w:rsidRPr="004557A5">
              <w:rPr>
                <w:rStyle w:val="Hyperlink"/>
              </w:rPr>
              <w:fldChar w:fldCharType="end"/>
            </w:r>
          </w:ins>
        </w:p>
        <w:p w14:paraId="21382E57" w14:textId="6496C925" w:rsidR="003E0711" w:rsidRDefault="003E0711">
          <w:pPr>
            <w:pStyle w:val="TOC2"/>
            <w:rPr>
              <w:ins w:id="260" w:author="Gareth Pateman" w:date="2018-05-04T15:01:00Z"/>
              <w:rFonts w:asciiTheme="minorHAnsi" w:eastAsiaTheme="minorEastAsia" w:hAnsiTheme="minorHAnsi" w:cstheme="minorBidi"/>
              <w:szCs w:val="22"/>
              <w:lang w:bidi="ar-SA"/>
            </w:rPr>
          </w:pPr>
          <w:ins w:id="261" w:author="Gareth Pateman" w:date="2018-05-04T15:01:00Z">
            <w:r w:rsidRPr="004557A5">
              <w:rPr>
                <w:rStyle w:val="Hyperlink"/>
              </w:rPr>
              <w:fldChar w:fldCharType="begin"/>
            </w:r>
            <w:r w:rsidRPr="004557A5">
              <w:rPr>
                <w:rStyle w:val="Hyperlink"/>
              </w:rPr>
              <w:instrText xml:space="preserve"> </w:instrText>
            </w:r>
            <w:r>
              <w:instrText>HYPERLINK \l "_Toc513209463"</w:instrText>
            </w:r>
            <w:r w:rsidRPr="004557A5">
              <w:rPr>
                <w:rStyle w:val="Hyperlink"/>
              </w:rPr>
              <w:instrText xml:space="preserve"> </w:instrText>
            </w:r>
            <w:r w:rsidRPr="004557A5">
              <w:rPr>
                <w:rStyle w:val="Hyperlink"/>
              </w:rPr>
              <w:fldChar w:fldCharType="separate"/>
            </w:r>
            <w:r w:rsidRPr="004557A5">
              <w:rPr>
                <w:rStyle w:val="Hyperlink"/>
              </w:rPr>
              <w:t>5.2</w:t>
            </w:r>
            <w:r>
              <w:rPr>
                <w:rFonts w:asciiTheme="minorHAnsi" w:eastAsiaTheme="minorEastAsia" w:hAnsiTheme="minorHAnsi" w:cstheme="minorBidi"/>
                <w:szCs w:val="22"/>
                <w:lang w:bidi="ar-SA"/>
              </w:rPr>
              <w:tab/>
            </w:r>
            <w:r w:rsidRPr="004557A5">
              <w:rPr>
                <w:rStyle w:val="Hyperlink"/>
              </w:rPr>
              <w:t>KYC Information Object</w:t>
            </w:r>
            <w:r>
              <w:rPr>
                <w:webHidden/>
              </w:rPr>
              <w:tab/>
            </w:r>
            <w:r>
              <w:rPr>
                <w:webHidden/>
              </w:rPr>
              <w:fldChar w:fldCharType="begin"/>
            </w:r>
            <w:r>
              <w:rPr>
                <w:webHidden/>
              </w:rPr>
              <w:instrText xml:space="preserve"> PAGEREF _Toc513209463 \h </w:instrText>
            </w:r>
          </w:ins>
          <w:r>
            <w:rPr>
              <w:webHidden/>
            </w:rPr>
          </w:r>
          <w:r>
            <w:rPr>
              <w:webHidden/>
            </w:rPr>
            <w:fldChar w:fldCharType="separate"/>
          </w:r>
          <w:ins w:id="262" w:author="Gareth Pateman" w:date="2018-05-04T15:01:00Z">
            <w:r>
              <w:rPr>
                <w:webHidden/>
              </w:rPr>
              <w:t>46</w:t>
            </w:r>
            <w:r>
              <w:rPr>
                <w:webHidden/>
              </w:rPr>
              <w:fldChar w:fldCharType="end"/>
            </w:r>
            <w:r w:rsidRPr="004557A5">
              <w:rPr>
                <w:rStyle w:val="Hyperlink"/>
              </w:rPr>
              <w:fldChar w:fldCharType="end"/>
            </w:r>
          </w:ins>
        </w:p>
        <w:p w14:paraId="03567363" w14:textId="13915A44" w:rsidR="003E0711" w:rsidRDefault="003E0711">
          <w:pPr>
            <w:pStyle w:val="TOC2"/>
            <w:rPr>
              <w:ins w:id="263" w:author="Gareth Pateman" w:date="2018-05-04T15:01:00Z"/>
              <w:rFonts w:asciiTheme="minorHAnsi" w:eastAsiaTheme="minorEastAsia" w:hAnsiTheme="minorHAnsi" w:cstheme="minorBidi"/>
              <w:szCs w:val="22"/>
              <w:lang w:bidi="ar-SA"/>
            </w:rPr>
          </w:pPr>
          <w:ins w:id="264" w:author="Gareth Pateman" w:date="2018-05-04T15:01:00Z">
            <w:r w:rsidRPr="004557A5">
              <w:rPr>
                <w:rStyle w:val="Hyperlink"/>
              </w:rPr>
              <w:fldChar w:fldCharType="begin"/>
            </w:r>
            <w:r w:rsidRPr="004557A5">
              <w:rPr>
                <w:rStyle w:val="Hyperlink"/>
              </w:rPr>
              <w:instrText xml:space="preserve"> </w:instrText>
            </w:r>
            <w:r>
              <w:instrText>HYPERLINK \l "_Toc513209464"</w:instrText>
            </w:r>
            <w:r w:rsidRPr="004557A5">
              <w:rPr>
                <w:rStyle w:val="Hyperlink"/>
              </w:rPr>
              <w:instrText xml:space="preserve"> </w:instrText>
            </w:r>
            <w:r w:rsidRPr="004557A5">
              <w:rPr>
                <w:rStyle w:val="Hyperlink"/>
              </w:rPr>
              <w:fldChar w:fldCharType="separate"/>
            </w:r>
            <w:r w:rsidRPr="004557A5">
              <w:rPr>
                <w:rStyle w:val="Hyperlink"/>
              </w:rPr>
              <w:t>5.3</w:t>
            </w:r>
            <w:r>
              <w:rPr>
                <w:rFonts w:asciiTheme="minorHAnsi" w:eastAsiaTheme="minorEastAsia" w:hAnsiTheme="minorHAnsi" w:cstheme="minorBidi"/>
                <w:szCs w:val="22"/>
                <w:lang w:bidi="ar-SA"/>
              </w:rPr>
              <w:tab/>
            </w:r>
            <w:r w:rsidRPr="004557A5">
              <w:rPr>
                <w:rStyle w:val="Hyperlink"/>
              </w:rPr>
              <w:t>Name Object</w:t>
            </w:r>
            <w:r>
              <w:rPr>
                <w:webHidden/>
              </w:rPr>
              <w:tab/>
            </w:r>
            <w:r>
              <w:rPr>
                <w:webHidden/>
              </w:rPr>
              <w:fldChar w:fldCharType="begin"/>
            </w:r>
            <w:r>
              <w:rPr>
                <w:webHidden/>
              </w:rPr>
              <w:instrText xml:space="preserve"> PAGEREF _Toc513209464 \h </w:instrText>
            </w:r>
          </w:ins>
          <w:r>
            <w:rPr>
              <w:webHidden/>
            </w:rPr>
          </w:r>
          <w:r>
            <w:rPr>
              <w:webHidden/>
            </w:rPr>
            <w:fldChar w:fldCharType="separate"/>
          </w:r>
          <w:ins w:id="265" w:author="Gareth Pateman" w:date="2018-05-04T15:01:00Z">
            <w:r>
              <w:rPr>
                <w:webHidden/>
              </w:rPr>
              <w:t>47</w:t>
            </w:r>
            <w:r>
              <w:rPr>
                <w:webHidden/>
              </w:rPr>
              <w:fldChar w:fldCharType="end"/>
            </w:r>
            <w:r w:rsidRPr="004557A5">
              <w:rPr>
                <w:rStyle w:val="Hyperlink"/>
              </w:rPr>
              <w:fldChar w:fldCharType="end"/>
            </w:r>
          </w:ins>
        </w:p>
        <w:p w14:paraId="26953DC9" w14:textId="4A08D233" w:rsidR="003E0711" w:rsidRDefault="003E0711">
          <w:pPr>
            <w:pStyle w:val="TOC2"/>
            <w:rPr>
              <w:ins w:id="266" w:author="Gareth Pateman" w:date="2018-05-04T15:01:00Z"/>
              <w:rFonts w:asciiTheme="minorHAnsi" w:eastAsiaTheme="minorEastAsia" w:hAnsiTheme="minorHAnsi" w:cstheme="minorBidi"/>
              <w:szCs w:val="22"/>
              <w:lang w:bidi="ar-SA"/>
            </w:rPr>
          </w:pPr>
          <w:ins w:id="267" w:author="Gareth Pateman" w:date="2018-05-04T15:01:00Z">
            <w:r w:rsidRPr="004557A5">
              <w:rPr>
                <w:rStyle w:val="Hyperlink"/>
              </w:rPr>
              <w:fldChar w:fldCharType="begin"/>
            </w:r>
            <w:r w:rsidRPr="004557A5">
              <w:rPr>
                <w:rStyle w:val="Hyperlink"/>
              </w:rPr>
              <w:instrText xml:space="preserve"> </w:instrText>
            </w:r>
            <w:r>
              <w:instrText>HYPERLINK \l "_Toc513209465"</w:instrText>
            </w:r>
            <w:r w:rsidRPr="004557A5">
              <w:rPr>
                <w:rStyle w:val="Hyperlink"/>
              </w:rPr>
              <w:instrText xml:space="preserve"> </w:instrText>
            </w:r>
            <w:r w:rsidRPr="004557A5">
              <w:rPr>
                <w:rStyle w:val="Hyperlink"/>
              </w:rPr>
              <w:fldChar w:fldCharType="separate"/>
            </w:r>
            <w:r w:rsidRPr="004557A5">
              <w:rPr>
                <w:rStyle w:val="Hyperlink"/>
              </w:rPr>
              <w:t>5.4</w:t>
            </w:r>
            <w:r>
              <w:rPr>
                <w:rFonts w:asciiTheme="minorHAnsi" w:eastAsiaTheme="minorEastAsia" w:hAnsiTheme="minorHAnsi" w:cstheme="minorBidi"/>
                <w:szCs w:val="22"/>
                <w:lang w:bidi="ar-SA"/>
              </w:rPr>
              <w:tab/>
            </w:r>
            <w:r w:rsidRPr="004557A5">
              <w:rPr>
                <w:rStyle w:val="Hyperlink"/>
              </w:rPr>
              <w:t>ID Document Object</w:t>
            </w:r>
            <w:r>
              <w:rPr>
                <w:webHidden/>
              </w:rPr>
              <w:tab/>
            </w:r>
            <w:r>
              <w:rPr>
                <w:webHidden/>
              </w:rPr>
              <w:fldChar w:fldCharType="begin"/>
            </w:r>
            <w:r>
              <w:rPr>
                <w:webHidden/>
              </w:rPr>
              <w:instrText xml:space="preserve"> PAGEREF _Toc513209465 \h </w:instrText>
            </w:r>
          </w:ins>
          <w:r>
            <w:rPr>
              <w:webHidden/>
            </w:rPr>
          </w:r>
          <w:r>
            <w:rPr>
              <w:webHidden/>
            </w:rPr>
            <w:fldChar w:fldCharType="separate"/>
          </w:r>
          <w:ins w:id="268" w:author="Gareth Pateman" w:date="2018-05-04T15:01:00Z">
            <w:r>
              <w:rPr>
                <w:webHidden/>
              </w:rPr>
              <w:t>47</w:t>
            </w:r>
            <w:r>
              <w:rPr>
                <w:webHidden/>
              </w:rPr>
              <w:fldChar w:fldCharType="end"/>
            </w:r>
            <w:r w:rsidRPr="004557A5">
              <w:rPr>
                <w:rStyle w:val="Hyperlink"/>
              </w:rPr>
              <w:fldChar w:fldCharType="end"/>
            </w:r>
          </w:ins>
        </w:p>
        <w:p w14:paraId="467010ED" w14:textId="004A74E1" w:rsidR="003E0711" w:rsidRDefault="003E0711">
          <w:pPr>
            <w:pStyle w:val="TOC2"/>
            <w:rPr>
              <w:ins w:id="269" w:author="Gareth Pateman" w:date="2018-05-04T15:01:00Z"/>
              <w:rFonts w:asciiTheme="minorHAnsi" w:eastAsiaTheme="minorEastAsia" w:hAnsiTheme="minorHAnsi" w:cstheme="minorBidi"/>
              <w:szCs w:val="22"/>
              <w:lang w:bidi="ar-SA"/>
            </w:rPr>
          </w:pPr>
          <w:ins w:id="270" w:author="Gareth Pateman" w:date="2018-05-04T15:01:00Z">
            <w:r w:rsidRPr="004557A5">
              <w:rPr>
                <w:rStyle w:val="Hyperlink"/>
              </w:rPr>
              <w:fldChar w:fldCharType="begin"/>
            </w:r>
            <w:r w:rsidRPr="004557A5">
              <w:rPr>
                <w:rStyle w:val="Hyperlink"/>
              </w:rPr>
              <w:instrText xml:space="preserve"> </w:instrText>
            </w:r>
            <w:r>
              <w:instrText>HYPERLINK \l "_Toc513209466"</w:instrText>
            </w:r>
            <w:r w:rsidRPr="004557A5">
              <w:rPr>
                <w:rStyle w:val="Hyperlink"/>
              </w:rPr>
              <w:instrText xml:space="preserve"> </w:instrText>
            </w:r>
            <w:r w:rsidRPr="004557A5">
              <w:rPr>
                <w:rStyle w:val="Hyperlink"/>
              </w:rPr>
              <w:fldChar w:fldCharType="separate"/>
            </w:r>
            <w:r w:rsidRPr="004557A5">
              <w:rPr>
                <w:rStyle w:val="Hyperlink"/>
              </w:rPr>
              <w:t>5.5</w:t>
            </w:r>
            <w:r>
              <w:rPr>
                <w:rFonts w:asciiTheme="minorHAnsi" w:eastAsiaTheme="minorEastAsia" w:hAnsiTheme="minorHAnsi" w:cstheme="minorBidi"/>
                <w:szCs w:val="22"/>
                <w:lang w:bidi="ar-SA"/>
              </w:rPr>
              <w:tab/>
            </w:r>
            <w:r w:rsidRPr="004557A5">
              <w:rPr>
                <w:rStyle w:val="Hyperlink"/>
              </w:rPr>
              <w:t>Address Object</w:t>
            </w:r>
            <w:r>
              <w:rPr>
                <w:webHidden/>
              </w:rPr>
              <w:tab/>
            </w:r>
            <w:r>
              <w:rPr>
                <w:webHidden/>
              </w:rPr>
              <w:fldChar w:fldCharType="begin"/>
            </w:r>
            <w:r>
              <w:rPr>
                <w:webHidden/>
              </w:rPr>
              <w:instrText xml:space="preserve"> PAGEREF _Toc513209466 \h </w:instrText>
            </w:r>
          </w:ins>
          <w:r>
            <w:rPr>
              <w:webHidden/>
            </w:rPr>
          </w:r>
          <w:r>
            <w:rPr>
              <w:webHidden/>
            </w:rPr>
            <w:fldChar w:fldCharType="separate"/>
          </w:r>
          <w:ins w:id="271" w:author="Gareth Pateman" w:date="2018-05-04T15:01:00Z">
            <w:r>
              <w:rPr>
                <w:webHidden/>
              </w:rPr>
              <w:t>48</w:t>
            </w:r>
            <w:r>
              <w:rPr>
                <w:webHidden/>
              </w:rPr>
              <w:fldChar w:fldCharType="end"/>
            </w:r>
            <w:r w:rsidRPr="004557A5">
              <w:rPr>
                <w:rStyle w:val="Hyperlink"/>
              </w:rPr>
              <w:fldChar w:fldCharType="end"/>
            </w:r>
          </w:ins>
        </w:p>
        <w:p w14:paraId="544623D2" w14:textId="72324040" w:rsidR="003E0711" w:rsidRDefault="003E0711">
          <w:pPr>
            <w:pStyle w:val="TOC2"/>
            <w:rPr>
              <w:ins w:id="272" w:author="Gareth Pateman" w:date="2018-05-04T15:01:00Z"/>
              <w:rFonts w:asciiTheme="minorHAnsi" w:eastAsiaTheme="minorEastAsia" w:hAnsiTheme="minorHAnsi" w:cstheme="minorBidi"/>
              <w:szCs w:val="22"/>
              <w:lang w:bidi="ar-SA"/>
            </w:rPr>
          </w:pPr>
          <w:ins w:id="273" w:author="Gareth Pateman" w:date="2018-05-04T15:01:00Z">
            <w:r w:rsidRPr="004557A5">
              <w:rPr>
                <w:rStyle w:val="Hyperlink"/>
              </w:rPr>
              <w:fldChar w:fldCharType="begin"/>
            </w:r>
            <w:r w:rsidRPr="004557A5">
              <w:rPr>
                <w:rStyle w:val="Hyperlink"/>
              </w:rPr>
              <w:instrText xml:space="preserve"> </w:instrText>
            </w:r>
            <w:r>
              <w:instrText>HYPERLINK \l "_Toc513209467"</w:instrText>
            </w:r>
            <w:r w:rsidRPr="004557A5">
              <w:rPr>
                <w:rStyle w:val="Hyperlink"/>
              </w:rPr>
              <w:instrText xml:space="preserve"> </w:instrText>
            </w:r>
            <w:r w:rsidRPr="004557A5">
              <w:rPr>
                <w:rStyle w:val="Hyperlink"/>
              </w:rPr>
              <w:fldChar w:fldCharType="separate"/>
            </w:r>
            <w:r w:rsidRPr="004557A5">
              <w:rPr>
                <w:rStyle w:val="Hyperlink"/>
              </w:rPr>
              <w:t>5.6</w:t>
            </w:r>
            <w:r>
              <w:rPr>
                <w:rFonts w:asciiTheme="minorHAnsi" w:eastAsiaTheme="minorEastAsia" w:hAnsiTheme="minorHAnsi" w:cstheme="minorBidi"/>
                <w:szCs w:val="22"/>
                <w:lang w:bidi="ar-SA"/>
              </w:rPr>
              <w:tab/>
            </w:r>
            <w:r w:rsidRPr="004557A5">
              <w:rPr>
                <w:rStyle w:val="Hyperlink"/>
              </w:rPr>
              <w:t>Account Identifiers Object</w:t>
            </w:r>
            <w:r>
              <w:rPr>
                <w:webHidden/>
              </w:rPr>
              <w:tab/>
            </w:r>
            <w:r>
              <w:rPr>
                <w:webHidden/>
              </w:rPr>
              <w:fldChar w:fldCharType="begin"/>
            </w:r>
            <w:r>
              <w:rPr>
                <w:webHidden/>
              </w:rPr>
              <w:instrText xml:space="preserve"> PAGEREF _Toc513209467 \h </w:instrText>
            </w:r>
          </w:ins>
          <w:r>
            <w:rPr>
              <w:webHidden/>
            </w:rPr>
          </w:r>
          <w:r>
            <w:rPr>
              <w:webHidden/>
            </w:rPr>
            <w:fldChar w:fldCharType="separate"/>
          </w:r>
          <w:ins w:id="274" w:author="Gareth Pateman" w:date="2018-05-04T15:01:00Z">
            <w:r>
              <w:rPr>
                <w:webHidden/>
              </w:rPr>
              <w:t>48</w:t>
            </w:r>
            <w:r>
              <w:rPr>
                <w:webHidden/>
              </w:rPr>
              <w:fldChar w:fldCharType="end"/>
            </w:r>
            <w:r w:rsidRPr="004557A5">
              <w:rPr>
                <w:rStyle w:val="Hyperlink"/>
              </w:rPr>
              <w:fldChar w:fldCharType="end"/>
            </w:r>
          </w:ins>
        </w:p>
        <w:p w14:paraId="21D91352" w14:textId="08B80BF7" w:rsidR="003E0711" w:rsidRDefault="003E0711">
          <w:pPr>
            <w:pStyle w:val="TOC2"/>
            <w:rPr>
              <w:ins w:id="275" w:author="Gareth Pateman" w:date="2018-05-04T15:01:00Z"/>
              <w:rFonts w:asciiTheme="minorHAnsi" w:eastAsiaTheme="minorEastAsia" w:hAnsiTheme="minorHAnsi" w:cstheme="minorBidi"/>
              <w:szCs w:val="22"/>
              <w:lang w:bidi="ar-SA"/>
            </w:rPr>
          </w:pPr>
          <w:ins w:id="276" w:author="Gareth Pateman" w:date="2018-05-04T15:01:00Z">
            <w:r w:rsidRPr="004557A5">
              <w:rPr>
                <w:rStyle w:val="Hyperlink"/>
              </w:rPr>
              <w:fldChar w:fldCharType="begin"/>
            </w:r>
            <w:r w:rsidRPr="004557A5">
              <w:rPr>
                <w:rStyle w:val="Hyperlink"/>
              </w:rPr>
              <w:instrText xml:space="preserve"> </w:instrText>
            </w:r>
            <w:r>
              <w:instrText>HYPERLINK \l "_Toc513209468"</w:instrText>
            </w:r>
            <w:r w:rsidRPr="004557A5">
              <w:rPr>
                <w:rStyle w:val="Hyperlink"/>
              </w:rPr>
              <w:instrText xml:space="preserve"> </w:instrText>
            </w:r>
            <w:r w:rsidRPr="004557A5">
              <w:rPr>
                <w:rStyle w:val="Hyperlink"/>
              </w:rPr>
              <w:fldChar w:fldCharType="separate"/>
            </w:r>
            <w:r w:rsidRPr="004557A5">
              <w:rPr>
                <w:rStyle w:val="Hyperlink"/>
              </w:rPr>
              <w:t>5.7</w:t>
            </w:r>
            <w:r>
              <w:rPr>
                <w:rFonts w:asciiTheme="minorHAnsi" w:eastAsiaTheme="minorEastAsia" w:hAnsiTheme="minorHAnsi" w:cstheme="minorBidi"/>
                <w:szCs w:val="22"/>
                <w:lang w:bidi="ar-SA"/>
              </w:rPr>
              <w:tab/>
            </w:r>
            <w:r w:rsidRPr="004557A5">
              <w:rPr>
                <w:rStyle w:val="Hyperlink"/>
              </w:rPr>
              <w:t>Quotes Object</w:t>
            </w:r>
            <w:r>
              <w:rPr>
                <w:webHidden/>
              </w:rPr>
              <w:tab/>
            </w:r>
            <w:r>
              <w:rPr>
                <w:webHidden/>
              </w:rPr>
              <w:fldChar w:fldCharType="begin"/>
            </w:r>
            <w:r>
              <w:rPr>
                <w:webHidden/>
              </w:rPr>
              <w:instrText xml:space="preserve"> PAGEREF _Toc513209468 \h </w:instrText>
            </w:r>
          </w:ins>
          <w:r>
            <w:rPr>
              <w:webHidden/>
            </w:rPr>
          </w:r>
          <w:r>
            <w:rPr>
              <w:webHidden/>
            </w:rPr>
            <w:fldChar w:fldCharType="separate"/>
          </w:r>
          <w:ins w:id="277" w:author="Gareth Pateman" w:date="2018-05-04T15:01:00Z">
            <w:r>
              <w:rPr>
                <w:webHidden/>
              </w:rPr>
              <w:t>49</w:t>
            </w:r>
            <w:r>
              <w:rPr>
                <w:webHidden/>
              </w:rPr>
              <w:fldChar w:fldCharType="end"/>
            </w:r>
            <w:r w:rsidRPr="004557A5">
              <w:rPr>
                <w:rStyle w:val="Hyperlink"/>
              </w:rPr>
              <w:fldChar w:fldCharType="end"/>
            </w:r>
          </w:ins>
        </w:p>
        <w:p w14:paraId="1FC6F713" w14:textId="68959C4B" w:rsidR="003E0711" w:rsidRDefault="003E0711">
          <w:pPr>
            <w:pStyle w:val="TOC2"/>
            <w:rPr>
              <w:ins w:id="278" w:author="Gareth Pateman" w:date="2018-05-04T15:01:00Z"/>
              <w:rFonts w:asciiTheme="minorHAnsi" w:eastAsiaTheme="minorEastAsia" w:hAnsiTheme="minorHAnsi" w:cstheme="minorBidi"/>
              <w:szCs w:val="22"/>
              <w:lang w:bidi="ar-SA"/>
            </w:rPr>
          </w:pPr>
          <w:ins w:id="279" w:author="Gareth Pateman" w:date="2018-05-04T15:01:00Z">
            <w:r w:rsidRPr="004557A5">
              <w:rPr>
                <w:rStyle w:val="Hyperlink"/>
              </w:rPr>
              <w:fldChar w:fldCharType="begin"/>
            </w:r>
            <w:r w:rsidRPr="004557A5">
              <w:rPr>
                <w:rStyle w:val="Hyperlink"/>
              </w:rPr>
              <w:instrText xml:space="preserve"> </w:instrText>
            </w:r>
            <w:r>
              <w:instrText>HYPERLINK \l "_Toc513209469"</w:instrText>
            </w:r>
            <w:r w:rsidRPr="004557A5">
              <w:rPr>
                <w:rStyle w:val="Hyperlink"/>
              </w:rPr>
              <w:instrText xml:space="preserve"> </w:instrText>
            </w:r>
            <w:r w:rsidRPr="004557A5">
              <w:rPr>
                <w:rStyle w:val="Hyperlink"/>
              </w:rPr>
              <w:fldChar w:fldCharType="separate"/>
            </w:r>
            <w:r w:rsidRPr="004557A5">
              <w:rPr>
                <w:rStyle w:val="Hyperlink"/>
              </w:rPr>
              <w:t>5.8</w:t>
            </w:r>
            <w:r>
              <w:rPr>
                <w:rFonts w:asciiTheme="minorHAnsi" w:eastAsiaTheme="minorEastAsia" w:hAnsiTheme="minorHAnsi" w:cstheme="minorBidi"/>
                <w:szCs w:val="22"/>
                <w:lang w:bidi="ar-SA"/>
              </w:rPr>
              <w:tab/>
            </w:r>
            <w:r w:rsidRPr="004557A5">
              <w:rPr>
                <w:rStyle w:val="Hyperlink"/>
              </w:rPr>
              <w:t>Metadata Object</w:t>
            </w:r>
            <w:r>
              <w:rPr>
                <w:webHidden/>
              </w:rPr>
              <w:tab/>
            </w:r>
            <w:r>
              <w:rPr>
                <w:webHidden/>
              </w:rPr>
              <w:fldChar w:fldCharType="begin"/>
            </w:r>
            <w:r>
              <w:rPr>
                <w:webHidden/>
              </w:rPr>
              <w:instrText xml:space="preserve"> PAGEREF _Toc513209469 \h </w:instrText>
            </w:r>
          </w:ins>
          <w:r>
            <w:rPr>
              <w:webHidden/>
            </w:rPr>
          </w:r>
          <w:r>
            <w:rPr>
              <w:webHidden/>
            </w:rPr>
            <w:fldChar w:fldCharType="separate"/>
          </w:r>
          <w:ins w:id="280" w:author="Gareth Pateman" w:date="2018-05-04T15:01:00Z">
            <w:r>
              <w:rPr>
                <w:webHidden/>
              </w:rPr>
              <w:t>50</w:t>
            </w:r>
            <w:r>
              <w:rPr>
                <w:webHidden/>
              </w:rPr>
              <w:fldChar w:fldCharType="end"/>
            </w:r>
            <w:r w:rsidRPr="004557A5">
              <w:rPr>
                <w:rStyle w:val="Hyperlink"/>
              </w:rPr>
              <w:fldChar w:fldCharType="end"/>
            </w:r>
          </w:ins>
        </w:p>
        <w:p w14:paraId="2F0155EA" w14:textId="0C4A39E1" w:rsidR="003E0711" w:rsidRDefault="003E0711">
          <w:pPr>
            <w:pStyle w:val="TOC2"/>
            <w:rPr>
              <w:ins w:id="281" w:author="Gareth Pateman" w:date="2018-05-04T15:01:00Z"/>
              <w:rFonts w:asciiTheme="minorHAnsi" w:eastAsiaTheme="minorEastAsia" w:hAnsiTheme="minorHAnsi" w:cstheme="minorBidi"/>
              <w:szCs w:val="22"/>
              <w:lang w:bidi="ar-SA"/>
            </w:rPr>
          </w:pPr>
          <w:ins w:id="282" w:author="Gareth Pateman" w:date="2018-05-04T15:01:00Z">
            <w:r w:rsidRPr="004557A5">
              <w:rPr>
                <w:rStyle w:val="Hyperlink"/>
              </w:rPr>
              <w:fldChar w:fldCharType="begin"/>
            </w:r>
            <w:r w:rsidRPr="004557A5">
              <w:rPr>
                <w:rStyle w:val="Hyperlink"/>
              </w:rPr>
              <w:instrText xml:space="preserve"> </w:instrText>
            </w:r>
            <w:r>
              <w:instrText>HYPERLINK \l "_Toc513209470"</w:instrText>
            </w:r>
            <w:r w:rsidRPr="004557A5">
              <w:rPr>
                <w:rStyle w:val="Hyperlink"/>
              </w:rPr>
              <w:instrText xml:space="preserve"> </w:instrText>
            </w:r>
            <w:r w:rsidRPr="004557A5">
              <w:rPr>
                <w:rStyle w:val="Hyperlink"/>
              </w:rPr>
              <w:fldChar w:fldCharType="separate"/>
            </w:r>
            <w:r w:rsidRPr="004557A5">
              <w:rPr>
                <w:rStyle w:val="Hyperlink"/>
              </w:rPr>
              <w:t>5.9</w:t>
            </w:r>
            <w:r>
              <w:rPr>
                <w:rFonts w:asciiTheme="minorHAnsi" w:eastAsiaTheme="minorEastAsia" w:hAnsiTheme="minorHAnsi" w:cstheme="minorBidi"/>
                <w:szCs w:val="22"/>
                <w:lang w:bidi="ar-SA"/>
              </w:rPr>
              <w:tab/>
            </w:r>
            <w:r w:rsidRPr="004557A5">
              <w:rPr>
                <w:rStyle w:val="Hyperlink"/>
              </w:rPr>
              <w:t>Supplementary Bill References Object</w:t>
            </w:r>
            <w:r>
              <w:rPr>
                <w:webHidden/>
              </w:rPr>
              <w:tab/>
            </w:r>
            <w:r>
              <w:rPr>
                <w:webHidden/>
              </w:rPr>
              <w:fldChar w:fldCharType="begin"/>
            </w:r>
            <w:r>
              <w:rPr>
                <w:webHidden/>
              </w:rPr>
              <w:instrText xml:space="preserve"> PAGEREF _Toc513209470 \h </w:instrText>
            </w:r>
          </w:ins>
          <w:r>
            <w:rPr>
              <w:webHidden/>
            </w:rPr>
          </w:r>
          <w:r>
            <w:rPr>
              <w:webHidden/>
            </w:rPr>
            <w:fldChar w:fldCharType="separate"/>
          </w:r>
          <w:ins w:id="283" w:author="Gareth Pateman" w:date="2018-05-04T15:01:00Z">
            <w:r>
              <w:rPr>
                <w:webHidden/>
              </w:rPr>
              <w:t>50</w:t>
            </w:r>
            <w:r>
              <w:rPr>
                <w:webHidden/>
              </w:rPr>
              <w:fldChar w:fldCharType="end"/>
            </w:r>
            <w:r w:rsidRPr="004557A5">
              <w:rPr>
                <w:rStyle w:val="Hyperlink"/>
              </w:rPr>
              <w:fldChar w:fldCharType="end"/>
            </w:r>
          </w:ins>
        </w:p>
        <w:p w14:paraId="6149CCD2" w14:textId="0F32D9F2" w:rsidR="003E0711" w:rsidRDefault="003E0711">
          <w:pPr>
            <w:pStyle w:val="TOC2"/>
            <w:rPr>
              <w:ins w:id="284" w:author="Gareth Pateman" w:date="2018-05-04T15:01:00Z"/>
              <w:rFonts w:asciiTheme="minorHAnsi" w:eastAsiaTheme="minorEastAsia" w:hAnsiTheme="minorHAnsi" w:cstheme="minorBidi"/>
              <w:szCs w:val="22"/>
              <w:lang w:bidi="ar-SA"/>
            </w:rPr>
          </w:pPr>
          <w:ins w:id="285" w:author="Gareth Pateman" w:date="2018-05-04T15:01:00Z">
            <w:r w:rsidRPr="004557A5">
              <w:rPr>
                <w:rStyle w:val="Hyperlink"/>
              </w:rPr>
              <w:fldChar w:fldCharType="begin"/>
            </w:r>
            <w:r w:rsidRPr="004557A5">
              <w:rPr>
                <w:rStyle w:val="Hyperlink"/>
              </w:rPr>
              <w:instrText xml:space="preserve"> </w:instrText>
            </w:r>
            <w:r>
              <w:instrText>HYPERLINK \l "_Toc513209471"</w:instrText>
            </w:r>
            <w:r w:rsidRPr="004557A5">
              <w:rPr>
                <w:rStyle w:val="Hyperlink"/>
              </w:rPr>
              <w:instrText xml:space="preserve"> </w:instrText>
            </w:r>
            <w:r w:rsidRPr="004557A5">
              <w:rPr>
                <w:rStyle w:val="Hyperlink"/>
              </w:rPr>
              <w:fldChar w:fldCharType="separate"/>
            </w:r>
            <w:r w:rsidRPr="004557A5">
              <w:rPr>
                <w:rStyle w:val="Hyperlink"/>
              </w:rPr>
              <w:t>5.10</w:t>
            </w:r>
            <w:r>
              <w:rPr>
                <w:rFonts w:asciiTheme="minorHAnsi" w:eastAsiaTheme="minorEastAsia" w:hAnsiTheme="minorHAnsi" w:cstheme="minorBidi"/>
                <w:szCs w:val="22"/>
                <w:lang w:bidi="ar-SA"/>
              </w:rPr>
              <w:tab/>
            </w:r>
            <w:r w:rsidRPr="004557A5">
              <w:rPr>
                <w:rStyle w:val="Hyperlink"/>
              </w:rPr>
              <w:t>Transaction Types Object</w:t>
            </w:r>
            <w:r>
              <w:rPr>
                <w:webHidden/>
              </w:rPr>
              <w:tab/>
            </w:r>
            <w:r>
              <w:rPr>
                <w:webHidden/>
              </w:rPr>
              <w:fldChar w:fldCharType="begin"/>
            </w:r>
            <w:r>
              <w:rPr>
                <w:webHidden/>
              </w:rPr>
              <w:instrText xml:space="preserve"> PAGEREF _Toc513209471 \h </w:instrText>
            </w:r>
          </w:ins>
          <w:r>
            <w:rPr>
              <w:webHidden/>
            </w:rPr>
          </w:r>
          <w:r>
            <w:rPr>
              <w:webHidden/>
            </w:rPr>
            <w:fldChar w:fldCharType="separate"/>
          </w:r>
          <w:ins w:id="286" w:author="Gareth Pateman" w:date="2018-05-04T15:01:00Z">
            <w:r>
              <w:rPr>
                <w:webHidden/>
              </w:rPr>
              <w:t>50</w:t>
            </w:r>
            <w:r>
              <w:rPr>
                <w:webHidden/>
              </w:rPr>
              <w:fldChar w:fldCharType="end"/>
            </w:r>
            <w:r w:rsidRPr="004557A5">
              <w:rPr>
                <w:rStyle w:val="Hyperlink"/>
              </w:rPr>
              <w:fldChar w:fldCharType="end"/>
            </w:r>
          </w:ins>
        </w:p>
        <w:p w14:paraId="674373D2" w14:textId="0C983B0E" w:rsidR="003E0711" w:rsidRDefault="003E0711">
          <w:pPr>
            <w:pStyle w:val="TOC2"/>
            <w:rPr>
              <w:ins w:id="287" w:author="Gareth Pateman" w:date="2018-05-04T15:01:00Z"/>
              <w:rFonts w:asciiTheme="minorHAnsi" w:eastAsiaTheme="minorEastAsia" w:hAnsiTheme="minorHAnsi" w:cstheme="minorBidi"/>
              <w:szCs w:val="22"/>
              <w:lang w:bidi="ar-SA"/>
            </w:rPr>
          </w:pPr>
          <w:ins w:id="288" w:author="Gareth Pateman" w:date="2018-05-04T15:01:00Z">
            <w:r w:rsidRPr="004557A5">
              <w:rPr>
                <w:rStyle w:val="Hyperlink"/>
              </w:rPr>
              <w:fldChar w:fldCharType="begin"/>
            </w:r>
            <w:r w:rsidRPr="004557A5">
              <w:rPr>
                <w:rStyle w:val="Hyperlink"/>
              </w:rPr>
              <w:instrText xml:space="preserve"> </w:instrText>
            </w:r>
            <w:r>
              <w:instrText>HYPERLINK \l "_Toc513209472"</w:instrText>
            </w:r>
            <w:r w:rsidRPr="004557A5">
              <w:rPr>
                <w:rStyle w:val="Hyperlink"/>
              </w:rPr>
              <w:instrText xml:space="preserve"> </w:instrText>
            </w:r>
            <w:r w:rsidRPr="004557A5">
              <w:rPr>
                <w:rStyle w:val="Hyperlink"/>
              </w:rPr>
              <w:fldChar w:fldCharType="separate"/>
            </w:r>
            <w:r w:rsidRPr="004557A5">
              <w:rPr>
                <w:rStyle w:val="Hyperlink"/>
              </w:rPr>
              <w:t>5.11</w:t>
            </w:r>
            <w:r>
              <w:rPr>
                <w:rFonts w:asciiTheme="minorHAnsi" w:eastAsiaTheme="minorEastAsia" w:hAnsiTheme="minorHAnsi" w:cstheme="minorBidi"/>
                <w:szCs w:val="22"/>
                <w:lang w:bidi="ar-SA"/>
              </w:rPr>
              <w:tab/>
            </w:r>
            <w:r w:rsidRPr="004557A5">
              <w:rPr>
                <w:rStyle w:val="Hyperlink"/>
              </w:rPr>
              <w:t>Channel Types Object</w:t>
            </w:r>
            <w:r>
              <w:rPr>
                <w:webHidden/>
              </w:rPr>
              <w:tab/>
            </w:r>
            <w:r>
              <w:rPr>
                <w:webHidden/>
              </w:rPr>
              <w:fldChar w:fldCharType="begin"/>
            </w:r>
            <w:r>
              <w:rPr>
                <w:webHidden/>
              </w:rPr>
              <w:instrText xml:space="preserve"> PAGEREF _Toc513209472 \h </w:instrText>
            </w:r>
          </w:ins>
          <w:r>
            <w:rPr>
              <w:webHidden/>
            </w:rPr>
          </w:r>
          <w:r>
            <w:rPr>
              <w:webHidden/>
            </w:rPr>
            <w:fldChar w:fldCharType="separate"/>
          </w:r>
          <w:ins w:id="289" w:author="Gareth Pateman" w:date="2018-05-04T15:01:00Z">
            <w:r>
              <w:rPr>
                <w:webHidden/>
              </w:rPr>
              <w:t>51</w:t>
            </w:r>
            <w:r>
              <w:rPr>
                <w:webHidden/>
              </w:rPr>
              <w:fldChar w:fldCharType="end"/>
            </w:r>
            <w:r w:rsidRPr="004557A5">
              <w:rPr>
                <w:rStyle w:val="Hyperlink"/>
              </w:rPr>
              <w:fldChar w:fldCharType="end"/>
            </w:r>
          </w:ins>
        </w:p>
        <w:p w14:paraId="21BF2FD5" w14:textId="6C58C810" w:rsidR="003E0711" w:rsidRDefault="003E0711">
          <w:pPr>
            <w:pStyle w:val="TOC2"/>
            <w:rPr>
              <w:ins w:id="290" w:author="Gareth Pateman" w:date="2018-05-04T15:01:00Z"/>
              <w:rFonts w:asciiTheme="minorHAnsi" w:eastAsiaTheme="minorEastAsia" w:hAnsiTheme="minorHAnsi" w:cstheme="minorBidi"/>
              <w:szCs w:val="22"/>
              <w:lang w:bidi="ar-SA"/>
            </w:rPr>
          </w:pPr>
          <w:ins w:id="291" w:author="Gareth Pateman" w:date="2018-05-04T15:01:00Z">
            <w:r w:rsidRPr="004557A5">
              <w:rPr>
                <w:rStyle w:val="Hyperlink"/>
              </w:rPr>
              <w:fldChar w:fldCharType="begin"/>
            </w:r>
            <w:r w:rsidRPr="004557A5">
              <w:rPr>
                <w:rStyle w:val="Hyperlink"/>
              </w:rPr>
              <w:instrText xml:space="preserve"> </w:instrText>
            </w:r>
            <w:r>
              <w:instrText>HYPERLINK \l "_Toc513209473"</w:instrText>
            </w:r>
            <w:r w:rsidRPr="004557A5">
              <w:rPr>
                <w:rStyle w:val="Hyperlink"/>
              </w:rPr>
              <w:instrText xml:space="preserve"> </w:instrText>
            </w:r>
            <w:r w:rsidRPr="004557A5">
              <w:rPr>
                <w:rStyle w:val="Hyperlink"/>
              </w:rPr>
              <w:fldChar w:fldCharType="separate"/>
            </w:r>
            <w:r w:rsidRPr="004557A5">
              <w:rPr>
                <w:rStyle w:val="Hyperlink"/>
              </w:rPr>
              <w:t>5.12</w:t>
            </w:r>
            <w:r>
              <w:rPr>
                <w:rFonts w:asciiTheme="minorHAnsi" w:eastAsiaTheme="minorEastAsia" w:hAnsiTheme="minorHAnsi" w:cstheme="minorBidi"/>
                <w:szCs w:val="22"/>
                <w:lang w:bidi="ar-SA"/>
              </w:rPr>
              <w:tab/>
            </w:r>
            <w:r w:rsidRPr="004557A5">
              <w:rPr>
                <w:rStyle w:val="Hyperlink"/>
              </w:rPr>
              <w:t>Fees Object</w:t>
            </w:r>
            <w:r>
              <w:rPr>
                <w:webHidden/>
              </w:rPr>
              <w:tab/>
            </w:r>
            <w:r>
              <w:rPr>
                <w:webHidden/>
              </w:rPr>
              <w:fldChar w:fldCharType="begin"/>
            </w:r>
            <w:r>
              <w:rPr>
                <w:webHidden/>
              </w:rPr>
              <w:instrText xml:space="preserve"> PAGEREF _Toc513209473 \h </w:instrText>
            </w:r>
          </w:ins>
          <w:r>
            <w:rPr>
              <w:webHidden/>
            </w:rPr>
          </w:r>
          <w:r>
            <w:rPr>
              <w:webHidden/>
            </w:rPr>
            <w:fldChar w:fldCharType="separate"/>
          </w:r>
          <w:ins w:id="292" w:author="Gareth Pateman" w:date="2018-05-04T15:01:00Z">
            <w:r>
              <w:rPr>
                <w:webHidden/>
              </w:rPr>
              <w:t>51</w:t>
            </w:r>
            <w:r>
              <w:rPr>
                <w:webHidden/>
              </w:rPr>
              <w:fldChar w:fldCharType="end"/>
            </w:r>
            <w:r w:rsidRPr="004557A5">
              <w:rPr>
                <w:rStyle w:val="Hyperlink"/>
              </w:rPr>
              <w:fldChar w:fldCharType="end"/>
            </w:r>
          </w:ins>
        </w:p>
        <w:p w14:paraId="3E9AD17A" w14:textId="1AE23E3E" w:rsidR="003E0711" w:rsidRDefault="003E0711">
          <w:pPr>
            <w:pStyle w:val="TOC1"/>
            <w:rPr>
              <w:ins w:id="293" w:author="Gareth Pateman" w:date="2018-05-04T15:01:00Z"/>
              <w:rFonts w:asciiTheme="minorHAnsi" w:eastAsiaTheme="minorEastAsia" w:hAnsiTheme="minorHAnsi" w:cstheme="minorBidi"/>
              <w:b w:val="0"/>
              <w:lang w:eastAsia="en-GB" w:bidi="ar-SA"/>
            </w:rPr>
          </w:pPr>
          <w:ins w:id="294" w:author="Gareth Pateman" w:date="2018-05-04T15:01:00Z">
            <w:r w:rsidRPr="004557A5">
              <w:rPr>
                <w:rStyle w:val="Hyperlink"/>
              </w:rPr>
              <w:fldChar w:fldCharType="begin"/>
            </w:r>
            <w:r w:rsidRPr="004557A5">
              <w:rPr>
                <w:rStyle w:val="Hyperlink"/>
              </w:rPr>
              <w:instrText xml:space="preserve"> </w:instrText>
            </w:r>
            <w:r>
              <w:instrText>HYPERLINK \l "_Toc513209474"</w:instrText>
            </w:r>
            <w:r w:rsidRPr="004557A5">
              <w:rPr>
                <w:rStyle w:val="Hyperlink"/>
              </w:rPr>
              <w:instrText xml:space="preserve"> </w:instrText>
            </w:r>
            <w:r w:rsidRPr="004557A5">
              <w:rPr>
                <w:rStyle w:val="Hyperlink"/>
              </w:rPr>
              <w:fldChar w:fldCharType="separate"/>
            </w:r>
            <w:r w:rsidRPr="004557A5">
              <w:rPr>
                <w:rStyle w:val="Hyperlink"/>
              </w:rPr>
              <w:t>6</w:t>
            </w:r>
            <w:r>
              <w:rPr>
                <w:rFonts w:asciiTheme="minorHAnsi" w:eastAsiaTheme="minorEastAsia" w:hAnsiTheme="minorHAnsi" w:cstheme="minorBidi"/>
                <w:b w:val="0"/>
                <w:lang w:eastAsia="en-GB" w:bidi="ar-SA"/>
              </w:rPr>
              <w:tab/>
            </w:r>
            <w:r w:rsidRPr="004557A5">
              <w:rPr>
                <w:rStyle w:val="Hyperlink"/>
              </w:rPr>
              <w:t>Enumerations</w:t>
            </w:r>
            <w:r>
              <w:rPr>
                <w:webHidden/>
              </w:rPr>
              <w:tab/>
            </w:r>
            <w:r>
              <w:rPr>
                <w:webHidden/>
              </w:rPr>
              <w:fldChar w:fldCharType="begin"/>
            </w:r>
            <w:r>
              <w:rPr>
                <w:webHidden/>
              </w:rPr>
              <w:instrText xml:space="preserve"> PAGEREF _Toc513209474 \h </w:instrText>
            </w:r>
          </w:ins>
          <w:r>
            <w:rPr>
              <w:webHidden/>
            </w:rPr>
          </w:r>
          <w:r>
            <w:rPr>
              <w:webHidden/>
            </w:rPr>
            <w:fldChar w:fldCharType="separate"/>
          </w:r>
          <w:ins w:id="295" w:author="Gareth Pateman" w:date="2018-05-04T15:01:00Z">
            <w:r>
              <w:rPr>
                <w:webHidden/>
              </w:rPr>
              <w:t>52</w:t>
            </w:r>
            <w:r>
              <w:rPr>
                <w:webHidden/>
              </w:rPr>
              <w:fldChar w:fldCharType="end"/>
            </w:r>
            <w:r w:rsidRPr="004557A5">
              <w:rPr>
                <w:rStyle w:val="Hyperlink"/>
              </w:rPr>
              <w:fldChar w:fldCharType="end"/>
            </w:r>
          </w:ins>
        </w:p>
        <w:p w14:paraId="5462F9A7" w14:textId="50A350C1" w:rsidR="003E0711" w:rsidRDefault="003E0711">
          <w:pPr>
            <w:pStyle w:val="TOC2"/>
            <w:rPr>
              <w:ins w:id="296" w:author="Gareth Pateman" w:date="2018-05-04T15:01:00Z"/>
              <w:rFonts w:asciiTheme="minorHAnsi" w:eastAsiaTheme="minorEastAsia" w:hAnsiTheme="minorHAnsi" w:cstheme="minorBidi"/>
              <w:szCs w:val="22"/>
              <w:lang w:bidi="ar-SA"/>
            </w:rPr>
          </w:pPr>
          <w:ins w:id="297" w:author="Gareth Pateman" w:date="2018-05-04T15:01:00Z">
            <w:r w:rsidRPr="004557A5">
              <w:rPr>
                <w:rStyle w:val="Hyperlink"/>
              </w:rPr>
              <w:fldChar w:fldCharType="begin"/>
            </w:r>
            <w:r w:rsidRPr="004557A5">
              <w:rPr>
                <w:rStyle w:val="Hyperlink"/>
              </w:rPr>
              <w:instrText xml:space="preserve"> </w:instrText>
            </w:r>
            <w:r>
              <w:instrText>HYPERLINK \l "_Toc513209475"</w:instrText>
            </w:r>
            <w:r w:rsidRPr="004557A5">
              <w:rPr>
                <w:rStyle w:val="Hyperlink"/>
              </w:rPr>
              <w:instrText xml:space="preserve"> </w:instrText>
            </w:r>
            <w:r w:rsidRPr="004557A5">
              <w:rPr>
                <w:rStyle w:val="Hyperlink"/>
              </w:rPr>
              <w:fldChar w:fldCharType="separate"/>
            </w:r>
            <w:r w:rsidRPr="004557A5">
              <w:rPr>
                <w:rStyle w:val="Hyperlink"/>
              </w:rPr>
              <w:t>6.1</w:t>
            </w:r>
            <w:r>
              <w:rPr>
                <w:rFonts w:asciiTheme="minorHAnsi" w:eastAsiaTheme="minorEastAsia" w:hAnsiTheme="minorHAnsi" w:cstheme="minorBidi"/>
                <w:szCs w:val="22"/>
                <w:lang w:bidi="ar-SA"/>
              </w:rPr>
              <w:tab/>
            </w:r>
            <w:r w:rsidRPr="004557A5">
              <w:rPr>
                <w:rStyle w:val="Hyperlink"/>
              </w:rPr>
              <w:t>ISO Currency Codes</w:t>
            </w:r>
            <w:r>
              <w:rPr>
                <w:webHidden/>
              </w:rPr>
              <w:tab/>
            </w:r>
            <w:r>
              <w:rPr>
                <w:webHidden/>
              </w:rPr>
              <w:fldChar w:fldCharType="begin"/>
            </w:r>
            <w:r>
              <w:rPr>
                <w:webHidden/>
              </w:rPr>
              <w:instrText xml:space="preserve"> PAGEREF _Toc513209475 \h </w:instrText>
            </w:r>
          </w:ins>
          <w:r>
            <w:rPr>
              <w:webHidden/>
            </w:rPr>
          </w:r>
          <w:r>
            <w:rPr>
              <w:webHidden/>
            </w:rPr>
            <w:fldChar w:fldCharType="separate"/>
          </w:r>
          <w:ins w:id="298" w:author="Gareth Pateman" w:date="2018-05-04T15:01:00Z">
            <w:r>
              <w:rPr>
                <w:webHidden/>
              </w:rPr>
              <w:t>52</w:t>
            </w:r>
            <w:r>
              <w:rPr>
                <w:webHidden/>
              </w:rPr>
              <w:fldChar w:fldCharType="end"/>
            </w:r>
            <w:r w:rsidRPr="004557A5">
              <w:rPr>
                <w:rStyle w:val="Hyperlink"/>
              </w:rPr>
              <w:fldChar w:fldCharType="end"/>
            </w:r>
          </w:ins>
        </w:p>
        <w:p w14:paraId="74106EAE" w14:textId="787006BD" w:rsidR="003E0711" w:rsidRDefault="003E0711">
          <w:pPr>
            <w:pStyle w:val="TOC2"/>
            <w:rPr>
              <w:ins w:id="299" w:author="Gareth Pateman" w:date="2018-05-04T15:01:00Z"/>
              <w:rFonts w:asciiTheme="minorHAnsi" w:eastAsiaTheme="minorEastAsia" w:hAnsiTheme="minorHAnsi" w:cstheme="minorBidi"/>
              <w:szCs w:val="22"/>
              <w:lang w:bidi="ar-SA"/>
            </w:rPr>
          </w:pPr>
          <w:ins w:id="300" w:author="Gareth Pateman" w:date="2018-05-04T15:01:00Z">
            <w:r w:rsidRPr="004557A5">
              <w:rPr>
                <w:rStyle w:val="Hyperlink"/>
              </w:rPr>
              <w:fldChar w:fldCharType="begin"/>
            </w:r>
            <w:r w:rsidRPr="004557A5">
              <w:rPr>
                <w:rStyle w:val="Hyperlink"/>
              </w:rPr>
              <w:instrText xml:space="preserve"> </w:instrText>
            </w:r>
            <w:r>
              <w:instrText>HYPERLINK \l "_Toc513209476"</w:instrText>
            </w:r>
            <w:r w:rsidRPr="004557A5">
              <w:rPr>
                <w:rStyle w:val="Hyperlink"/>
              </w:rPr>
              <w:instrText xml:space="preserve"> </w:instrText>
            </w:r>
            <w:r w:rsidRPr="004557A5">
              <w:rPr>
                <w:rStyle w:val="Hyperlink"/>
              </w:rPr>
              <w:fldChar w:fldCharType="separate"/>
            </w:r>
            <w:r w:rsidRPr="004557A5">
              <w:rPr>
                <w:rStyle w:val="Hyperlink"/>
              </w:rPr>
              <w:t>6.2</w:t>
            </w:r>
            <w:r>
              <w:rPr>
                <w:rFonts w:asciiTheme="minorHAnsi" w:eastAsiaTheme="minorEastAsia" w:hAnsiTheme="minorHAnsi" w:cstheme="minorBidi"/>
                <w:szCs w:val="22"/>
                <w:lang w:bidi="ar-SA"/>
              </w:rPr>
              <w:tab/>
            </w:r>
            <w:r w:rsidRPr="004557A5">
              <w:rPr>
                <w:rStyle w:val="Hyperlink"/>
              </w:rPr>
              <w:t>Transaction Types</w:t>
            </w:r>
            <w:r>
              <w:rPr>
                <w:webHidden/>
              </w:rPr>
              <w:tab/>
            </w:r>
            <w:r>
              <w:rPr>
                <w:webHidden/>
              </w:rPr>
              <w:fldChar w:fldCharType="begin"/>
            </w:r>
            <w:r>
              <w:rPr>
                <w:webHidden/>
              </w:rPr>
              <w:instrText xml:space="preserve"> PAGEREF _Toc513209476 \h </w:instrText>
            </w:r>
          </w:ins>
          <w:r>
            <w:rPr>
              <w:webHidden/>
            </w:rPr>
          </w:r>
          <w:r>
            <w:rPr>
              <w:webHidden/>
            </w:rPr>
            <w:fldChar w:fldCharType="separate"/>
          </w:r>
          <w:ins w:id="301" w:author="Gareth Pateman" w:date="2018-05-04T15:01:00Z">
            <w:r>
              <w:rPr>
                <w:webHidden/>
              </w:rPr>
              <w:t>52</w:t>
            </w:r>
            <w:r>
              <w:rPr>
                <w:webHidden/>
              </w:rPr>
              <w:fldChar w:fldCharType="end"/>
            </w:r>
            <w:r w:rsidRPr="004557A5">
              <w:rPr>
                <w:rStyle w:val="Hyperlink"/>
              </w:rPr>
              <w:fldChar w:fldCharType="end"/>
            </w:r>
          </w:ins>
        </w:p>
        <w:p w14:paraId="35730272" w14:textId="0C717D60" w:rsidR="003E0711" w:rsidRDefault="003E0711">
          <w:pPr>
            <w:pStyle w:val="TOC2"/>
            <w:rPr>
              <w:ins w:id="302" w:author="Gareth Pateman" w:date="2018-05-04T15:01:00Z"/>
              <w:rFonts w:asciiTheme="minorHAnsi" w:eastAsiaTheme="minorEastAsia" w:hAnsiTheme="minorHAnsi" w:cstheme="minorBidi"/>
              <w:szCs w:val="22"/>
              <w:lang w:bidi="ar-SA"/>
            </w:rPr>
          </w:pPr>
          <w:ins w:id="303" w:author="Gareth Pateman" w:date="2018-05-04T15:01:00Z">
            <w:r w:rsidRPr="004557A5">
              <w:rPr>
                <w:rStyle w:val="Hyperlink"/>
              </w:rPr>
              <w:fldChar w:fldCharType="begin"/>
            </w:r>
            <w:r w:rsidRPr="004557A5">
              <w:rPr>
                <w:rStyle w:val="Hyperlink"/>
              </w:rPr>
              <w:instrText xml:space="preserve"> </w:instrText>
            </w:r>
            <w:r>
              <w:instrText>HYPERLINK \l "_Toc513209477"</w:instrText>
            </w:r>
            <w:r w:rsidRPr="004557A5">
              <w:rPr>
                <w:rStyle w:val="Hyperlink"/>
              </w:rPr>
              <w:instrText xml:space="preserve"> </w:instrText>
            </w:r>
            <w:r w:rsidRPr="004557A5">
              <w:rPr>
                <w:rStyle w:val="Hyperlink"/>
              </w:rPr>
              <w:fldChar w:fldCharType="separate"/>
            </w:r>
            <w:r w:rsidRPr="004557A5">
              <w:rPr>
                <w:rStyle w:val="Hyperlink"/>
              </w:rPr>
              <w:t>6.3</w:t>
            </w:r>
            <w:r>
              <w:rPr>
                <w:rFonts w:asciiTheme="minorHAnsi" w:eastAsiaTheme="minorEastAsia" w:hAnsiTheme="minorHAnsi" w:cstheme="minorBidi"/>
                <w:szCs w:val="22"/>
                <w:lang w:bidi="ar-SA"/>
              </w:rPr>
              <w:tab/>
            </w:r>
            <w:r w:rsidRPr="004557A5">
              <w:rPr>
                <w:rStyle w:val="Hyperlink"/>
              </w:rPr>
              <w:t>ID Types</w:t>
            </w:r>
            <w:r>
              <w:rPr>
                <w:webHidden/>
              </w:rPr>
              <w:tab/>
            </w:r>
            <w:r>
              <w:rPr>
                <w:webHidden/>
              </w:rPr>
              <w:fldChar w:fldCharType="begin"/>
            </w:r>
            <w:r>
              <w:rPr>
                <w:webHidden/>
              </w:rPr>
              <w:instrText xml:space="preserve"> PAGEREF _Toc513209477 \h </w:instrText>
            </w:r>
          </w:ins>
          <w:r>
            <w:rPr>
              <w:webHidden/>
            </w:rPr>
          </w:r>
          <w:r>
            <w:rPr>
              <w:webHidden/>
            </w:rPr>
            <w:fldChar w:fldCharType="separate"/>
          </w:r>
          <w:ins w:id="304" w:author="Gareth Pateman" w:date="2018-05-04T15:01:00Z">
            <w:r>
              <w:rPr>
                <w:webHidden/>
              </w:rPr>
              <w:t>52</w:t>
            </w:r>
            <w:r>
              <w:rPr>
                <w:webHidden/>
              </w:rPr>
              <w:fldChar w:fldCharType="end"/>
            </w:r>
            <w:r w:rsidRPr="004557A5">
              <w:rPr>
                <w:rStyle w:val="Hyperlink"/>
              </w:rPr>
              <w:fldChar w:fldCharType="end"/>
            </w:r>
          </w:ins>
        </w:p>
        <w:p w14:paraId="1831A55C" w14:textId="4EC2E313" w:rsidR="003E0711" w:rsidRDefault="003E0711">
          <w:pPr>
            <w:pStyle w:val="TOC2"/>
            <w:rPr>
              <w:ins w:id="305" w:author="Gareth Pateman" w:date="2018-05-04T15:01:00Z"/>
              <w:rFonts w:asciiTheme="minorHAnsi" w:eastAsiaTheme="minorEastAsia" w:hAnsiTheme="minorHAnsi" w:cstheme="minorBidi"/>
              <w:szCs w:val="22"/>
              <w:lang w:bidi="ar-SA"/>
            </w:rPr>
          </w:pPr>
          <w:ins w:id="306" w:author="Gareth Pateman" w:date="2018-05-04T15:01:00Z">
            <w:r w:rsidRPr="004557A5">
              <w:rPr>
                <w:rStyle w:val="Hyperlink"/>
              </w:rPr>
              <w:fldChar w:fldCharType="begin"/>
            </w:r>
            <w:r w:rsidRPr="004557A5">
              <w:rPr>
                <w:rStyle w:val="Hyperlink"/>
              </w:rPr>
              <w:instrText xml:space="preserve"> </w:instrText>
            </w:r>
            <w:r>
              <w:instrText>HYPERLINK \l "_Toc513209478"</w:instrText>
            </w:r>
            <w:r w:rsidRPr="004557A5">
              <w:rPr>
                <w:rStyle w:val="Hyperlink"/>
              </w:rPr>
              <w:instrText xml:space="preserve"> </w:instrText>
            </w:r>
            <w:r w:rsidRPr="004557A5">
              <w:rPr>
                <w:rStyle w:val="Hyperlink"/>
              </w:rPr>
              <w:fldChar w:fldCharType="separate"/>
            </w:r>
            <w:r w:rsidRPr="004557A5">
              <w:rPr>
                <w:rStyle w:val="Hyperlink"/>
              </w:rPr>
              <w:t>6.4</w:t>
            </w:r>
            <w:r>
              <w:rPr>
                <w:rFonts w:asciiTheme="minorHAnsi" w:eastAsiaTheme="minorEastAsia" w:hAnsiTheme="minorHAnsi" w:cstheme="minorBidi"/>
                <w:szCs w:val="22"/>
                <w:lang w:bidi="ar-SA"/>
              </w:rPr>
              <w:tab/>
            </w:r>
            <w:r w:rsidRPr="004557A5">
              <w:rPr>
                <w:rStyle w:val="Hyperlink"/>
              </w:rPr>
              <w:t>Account Identifiers</w:t>
            </w:r>
            <w:r>
              <w:rPr>
                <w:webHidden/>
              </w:rPr>
              <w:tab/>
            </w:r>
            <w:r>
              <w:rPr>
                <w:webHidden/>
              </w:rPr>
              <w:fldChar w:fldCharType="begin"/>
            </w:r>
            <w:r>
              <w:rPr>
                <w:webHidden/>
              </w:rPr>
              <w:instrText xml:space="preserve"> PAGEREF _Toc513209478 \h </w:instrText>
            </w:r>
          </w:ins>
          <w:r>
            <w:rPr>
              <w:webHidden/>
            </w:rPr>
          </w:r>
          <w:r>
            <w:rPr>
              <w:webHidden/>
            </w:rPr>
            <w:fldChar w:fldCharType="separate"/>
          </w:r>
          <w:ins w:id="307" w:author="Gareth Pateman" w:date="2018-05-04T15:01:00Z">
            <w:r>
              <w:rPr>
                <w:webHidden/>
              </w:rPr>
              <w:t>53</w:t>
            </w:r>
            <w:r>
              <w:rPr>
                <w:webHidden/>
              </w:rPr>
              <w:fldChar w:fldCharType="end"/>
            </w:r>
            <w:r w:rsidRPr="004557A5">
              <w:rPr>
                <w:rStyle w:val="Hyperlink"/>
              </w:rPr>
              <w:fldChar w:fldCharType="end"/>
            </w:r>
          </w:ins>
        </w:p>
        <w:p w14:paraId="43A17B03" w14:textId="438ECD94" w:rsidR="003E0711" w:rsidRDefault="003E0711">
          <w:pPr>
            <w:pStyle w:val="TOC2"/>
            <w:rPr>
              <w:ins w:id="308" w:author="Gareth Pateman" w:date="2018-05-04T15:01:00Z"/>
              <w:rFonts w:asciiTheme="minorHAnsi" w:eastAsiaTheme="minorEastAsia" w:hAnsiTheme="minorHAnsi" w:cstheme="minorBidi"/>
              <w:szCs w:val="22"/>
              <w:lang w:bidi="ar-SA"/>
            </w:rPr>
          </w:pPr>
          <w:ins w:id="309" w:author="Gareth Pateman" w:date="2018-05-04T15:01:00Z">
            <w:r w:rsidRPr="004557A5">
              <w:rPr>
                <w:rStyle w:val="Hyperlink"/>
              </w:rPr>
              <w:fldChar w:fldCharType="begin"/>
            </w:r>
            <w:r w:rsidRPr="004557A5">
              <w:rPr>
                <w:rStyle w:val="Hyperlink"/>
              </w:rPr>
              <w:instrText xml:space="preserve"> </w:instrText>
            </w:r>
            <w:r>
              <w:instrText>HYPERLINK \l "_Toc513209479"</w:instrText>
            </w:r>
            <w:r w:rsidRPr="004557A5">
              <w:rPr>
                <w:rStyle w:val="Hyperlink"/>
              </w:rPr>
              <w:instrText xml:space="preserve"> </w:instrText>
            </w:r>
            <w:r w:rsidRPr="004557A5">
              <w:rPr>
                <w:rStyle w:val="Hyperlink"/>
              </w:rPr>
              <w:fldChar w:fldCharType="separate"/>
            </w:r>
            <w:r w:rsidRPr="004557A5">
              <w:rPr>
                <w:rStyle w:val="Hyperlink"/>
              </w:rPr>
              <w:t>6.5</w:t>
            </w:r>
            <w:r>
              <w:rPr>
                <w:rFonts w:asciiTheme="minorHAnsi" w:eastAsiaTheme="minorEastAsia" w:hAnsiTheme="minorHAnsi" w:cstheme="minorBidi"/>
                <w:szCs w:val="22"/>
                <w:lang w:bidi="ar-SA"/>
              </w:rPr>
              <w:tab/>
            </w:r>
            <w:r w:rsidRPr="004557A5">
              <w:rPr>
                <w:rStyle w:val="Hyperlink"/>
              </w:rPr>
              <w:t>ISO Country Codes</w:t>
            </w:r>
            <w:r>
              <w:rPr>
                <w:webHidden/>
              </w:rPr>
              <w:tab/>
            </w:r>
            <w:r>
              <w:rPr>
                <w:webHidden/>
              </w:rPr>
              <w:fldChar w:fldCharType="begin"/>
            </w:r>
            <w:r>
              <w:rPr>
                <w:webHidden/>
              </w:rPr>
              <w:instrText xml:space="preserve"> PAGEREF _Toc513209479 \h </w:instrText>
            </w:r>
          </w:ins>
          <w:r>
            <w:rPr>
              <w:webHidden/>
            </w:rPr>
          </w:r>
          <w:r>
            <w:rPr>
              <w:webHidden/>
            </w:rPr>
            <w:fldChar w:fldCharType="separate"/>
          </w:r>
          <w:ins w:id="310" w:author="Gareth Pateman" w:date="2018-05-04T15:01:00Z">
            <w:r>
              <w:rPr>
                <w:webHidden/>
              </w:rPr>
              <w:t>54</w:t>
            </w:r>
            <w:r>
              <w:rPr>
                <w:webHidden/>
              </w:rPr>
              <w:fldChar w:fldCharType="end"/>
            </w:r>
            <w:r w:rsidRPr="004557A5">
              <w:rPr>
                <w:rStyle w:val="Hyperlink"/>
              </w:rPr>
              <w:fldChar w:fldCharType="end"/>
            </w:r>
          </w:ins>
        </w:p>
        <w:p w14:paraId="24F8EB99" w14:textId="20E1D65F" w:rsidR="003E0711" w:rsidRDefault="003E0711">
          <w:pPr>
            <w:pStyle w:val="TOC2"/>
            <w:rPr>
              <w:ins w:id="311" w:author="Gareth Pateman" w:date="2018-05-04T15:01:00Z"/>
              <w:rFonts w:asciiTheme="minorHAnsi" w:eastAsiaTheme="minorEastAsia" w:hAnsiTheme="minorHAnsi" w:cstheme="minorBidi"/>
              <w:szCs w:val="22"/>
              <w:lang w:bidi="ar-SA"/>
            </w:rPr>
          </w:pPr>
          <w:ins w:id="312" w:author="Gareth Pateman" w:date="2018-05-04T15:01:00Z">
            <w:r w:rsidRPr="004557A5">
              <w:rPr>
                <w:rStyle w:val="Hyperlink"/>
              </w:rPr>
              <w:fldChar w:fldCharType="begin"/>
            </w:r>
            <w:r w:rsidRPr="004557A5">
              <w:rPr>
                <w:rStyle w:val="Hyperlink"/>
              </w:rPr>
              <w:instrText xml:space="preserve"> </w:instrText>
            </w:r>
            <w:r>
              <w:instrText>HYPERLINK \l "_Toc513209480"</w:instrText>
            </w:r>
            <w:r w:rsidRPr="004557A5">
              <w:rPr>
                <w:rStyle w:val="Hyperlink"/>
              </w:rPr>
              <w:instrText xml:space="preserve"> </w:instrText>
            </w:r>
            <w:r w:rsidRPr="004557A5">
              <w:rPr>
                <w:rStyle w:val="Hyperlink"/>
              </w:rPr>
              <w:fldChar w:fldCharType="separate"/>
            </w:r>
            <w:r w:rsidRPr="004557A5">
              <w:rPr>
                <w:rStyle w:val="Hyperlink"/>
              </w:rPr>
              <w:t>6.6</w:t>
            </w:r>
            <w:r>
              <w:rPr>
                <w:rFonts w:asciiTheme="minorHAnsi" w:eastAsiaTheme="minorEastAsia" w:hAnsiTheme="minorHAnsi" w:cstheme="minorBidi"/>
                <w:szCs w:val="22"/>
                <w:lang w:bidi="ar-SA"/>
              </w:rPr>
              <w:tab/>
            </w:r>
            <w:r w:rsidRPr="004557A5">
              <w:rPr>
                <w:rStyle w:val="Hyperlink"/>
              </w:rPr>
              <w:t>Delivery Method Type</w:t>
            </w:r>
            <w:r>
              <w:rPr>
                <w:webHidden/>
              </w:rPr>
              <w:tab/>
            </w:r>
            <w:r>
              <w:rPr>
                <w:webHidden/>
              </w:rPr>
              <w:fldChar w:fldCharType="begin"/>
            </w:r>
            <w:r>
              <w:rPr>
                <w:webHidden/>
              </w:rPr>
              <w:instrText xml:space="preserve"> PAGEREF _Toc513209480 \h </w:instrText>
            </w:r>
          </w:ins>
          <w:r>
            <w:rPr>
              <w:webHidden/>
            </w:rPr>
          </w:r>
          <w:r>
            <w:rPr>
              <w:webHidden/>
            </w:rPr>
            <w:fldChar w:fldCharType="separate"/>
          </w:r>
          <w:ins w:id="313" w:author="Gareth Pateman" w:date="2018-05-04T15:01:00Z">
            <w:r>
              <w:rPr>
                <w:webHidden/>
              </w:rPr>
              <w:t>55</w:t>
            </w:r>
            <w:r>
              <w:rPr>
                <w:webHidden/>
              </w:rPr>
              <w:fldChar w:fldCharType="end"/>
            </w:r>
            <w:r w:rsidRPr="004557A5">
              <w:rPr>
                <w:rStyle w:val="Hyperlink"/>
              </w:rPr>
              <w:fldChar w:fldCharType="end"/>
            </w:r>
          </w:ins>
        </w:p>
        <w:p w14:paraId="7C730753" w14:textId="4C748B06" w:rsidR="003E0711" w:rsidRDefault="003E0711">
          <w:pPr>
            <w:pStyle w:val="TOC2"/>
            <w:rPr>
              <w:ins w:id="314" w:author="Gareth Pateman" w:date="2018-05-04T15:01:00Z"/>
              <w:rFonts w:asciiTheme="minorHAnsi" w:eastAsiaTheme="minorEastAsia" w:hAnsiTheme="minorHAnsi" w:cstheme="minorBidi"/>
              <w:szCs w:val="22"/>
              <w:lang w:bidi="ar-SA"/>
            </w:rPr>
          </w:pPr>
          <w:ins w:id="315" w:author="Gareth Pateman" w:date="2018-05-04T15:01:00Z">
            <w:r w:rsidRPr="004557A5">
              <w:rPr>
                <w:rStyle w:val="Hyperlink"/>
              </w:rPr>
              <w:fldChar w:fldCharType="begin"/>
            </w:r>
            <w:r w:rsidRPr="004557A5">
              <w:rPr>
                <w:rStyle w:val="Hyperlink"/>
              </w:rPr>
              <w:instrText xml:space="preserve"> </w:instrText>
            </w:r>
            <w:r>
              <w:instrText>HYPERLINK \l "_Toc513209481"</w:instrText>
            </w:r>
            <w:r w:rsidRPr="004557A5">
              <w:rPr>
                <w:rStyle w:val="Hyperlink"/>
              </w:rPr>
              <w:instrText xml:space="preserve"> </w:instrText>
            </w:r>
            <w:r w:rsidRPr="004557A5">
              <w:rPr>
                <w:rStyle w:val="Hyperlink"/>
              </w:rPr>
              <w:fldChar w:fldCharType="separate"/>
            </w:r>
            <w:r w:rsidRPr="004557A5">
              <w:rPr>
                <w:rStyle w:val="Hyperlink"/>
              </w:rPr>
              <w:t>6.7</w:t>
            </w:r>
            <w:r>
              <w:rPr>
                <w:rFonts w:asciiTheme="minorHAnsi" w:eastAsiaTheme="minorEastAsia" w:hAnsiTheme="minorHAnsi" w:cstheme="minorBidi"/>
                <w:szCs w:val="22"/>
                <w:lang w:bidi="ar-SA"/>
              </w:rPr>
              <w:tab/>
            </w:r>
            <w:r w:rsidRPr="004557A5">
              <w:rPr>
                <w:rStyle w:val="Hyperlink"/>
              </w:rPr>
              <w:t>Frequency Type</w:t>
            </w:r>
            <w:r>
              <w:rPr>
                <w:webHidden/>
              </w:rPr>
              <w:tab/>
            </w:r>
            <w:r>
              <w:rPr>
                <w:webHidden/>
              </w:rPr>
              <w:fldChar w:fldCharType="begin"/>
            </w:r>
            <w:r>
              <w:rPr>
                <w:webHidden/>
              </w:rPr>
              <w:instrText xml:space="preserve"> PAGEREF _Toc513209481 \h </w:instrText>
            </w:r>
          </w:ins>
          <w:r>
            <w:rPr>
              <w:webHidden/>
            </w:rPr>
          </w:r>
          <w:r>
            <w:rPr>
              <w:webHidden/>
            </w:rPr>
            <w:fldChar w:fldCharType="separate"/>
          </w:r>
          <w:ins w:id="316" w:author="Gareth Pateman" w:date="2018-05-04T15:01:00Z">
            <w:r>
              <w:rPr>
                <w:webHidden/>
              </w:rPr>
              <w:t>55</w:t>
            </w:r>
            <w:r>
              <w:rPr>
                <w:webHidden/>
              </w:rPr>
              <w:fldChar w:fldCharType="end"/>
            </w:r>
            <w:r w:rsidRPr="004557A5">
              <w:rPr>
                <w:rStyle w:val="Hyperlink"/>
              </w:rPr>
              <w:fldChar w:fldCharType="end"/>
            </w:r>
          </w:ins>
        </w:p>
        <w:p w14:paraId="63ECE493" w14:textId="4E71EDE7" w:rsidR="003E0711" w:rsidRDefault="003E0711">
          <w:pPr>
            <w:pStyle w:val="TOC1"/>
            <w:rPr>
              <w:ins w:id="317" w:author="Gareth Pateman" w:date="2018-05-04T15:01:00Z"/>
              <w:rFonts w:asciiTheme="minorHAnsi" w:eastAsiaTheme="minorEastAsia" w:hAnsiTheme="minorHAnsi" w:cstheme="minorBidi"/>
              <w:b w:val="0"/>
              <w:lang w:eastAsia="en-GB" w:bidi="ar-SA"/>
            </w:rPr>
          </w:pPr>
          <w:ins w:id="318" w:author="Gareth Pateman" w:date="2018-05-04T15:01:00Z">
            <w:r w:rsidRPr="004557A5">
              <w:rPr>
                <w:rStyle w:val="Hyperlink"/>
              </w:rPr>
              <w:fldChar w:fldCharType="begin"/>
            </w:r>
            <w:r w:rsidRPr="004557A5">
              <w:rPr>
                <w:rStyle w:val="Hyperlink"/>
              </w:rPr>
              <w:instrText xml:space="preserve"> </w:instrText>
            </w:r>
            <w:r>
              <w:instrText>HYPERLINK \l "_Toc513209482"</w:instrText>
            </w:r>
            <w:r w:rsidRPr="004557A5">
              <w:rPr>
                <w:rStyle w:val="Hyperlink"/>
              </w:rPr>
              <w:instrText xml:space="preserve"> </w:instrText>
            </w:r>
            <w:r w:rsidRPr="004557A5">
              <w:rPr>
                <w:rStyle w:val="Hyperlink"/>
              </w:rPr>
              <w:fldChar w:fldCharType="separate"/>
            </w:r>
            <w:r w:rsidRPr="004557A5">
              <w:rPr>
                <w:rStyle w:val="Hyperlink"/>
              </w:rPr>
              <w:t>7</w:t>
            </w:r>
            <w:r>
              <w:rPr>
                <w:rFonts w:asciiTheme="minorHAnsi" w:eastAsiaTheme="minorEastAsia" w:hAnsiTheme="minorHAnsi" w:cstheme="minorBidi"/>
                <w:b w:val="0"/>
                <w:lang w:eastAsia="en-GB" w:bidi="ar-SA"/>
              </w:rPr>
              <w:tab/>
            </w:r>
            <w:r w:rsidRPr="004557A5">
              <w:rPr>
                <w:rStyle w:val="Hyperlink"/>
              </w:rPr>
              <w:t>API Behaviour &amp; Error Handling</w:t>
            </w:r>
            <w:r>
              <w:rPr>
                <w:webHidden/>
              </w:rPr>
              <w:tab/>
            </w:r>
            <w:r>
              <w:rPr>
                <w:webHidden/>
              </w:rPr>
              <w:fldChar w:fldCharType="begin"/>
            </w:r>
            <w:r>
              <w:rPr>
                <w:webHidden/>
              </w:rPr>
              <w:instrText xml:space="preserve"> PAGEREF _Toc513209482 \h </w:instrText>
            </w:r>
          </w:ins>
          <w:r>
            <w:rPr>
              <w:webHidden/>
            </w:rPr>
          </w:r>
          <w:r>
            <w:rPr>
              <w:webHidden/>
            </w:rPr>
            <w:fldChar w:fldCharType="separate"/>
          </w:r>
          <w:ins w:id="319" w:author="Gareth Pateman" w:date="2018-05-04T15:01:00Z">
            <w:r>
              <w:rPr>
                <w:webHidden/>
              </w:rPr>
              <w:t>57</w:t>
            </w:r>
            <w:r>
              <w:rPr>
                <w:webHidden/>
              </w:rPr>
              <w:fldChar w:fldCharType="end"/>
            </w:r>
            <w:r w:rsidRPr="004557A5">
              <w:rPr>
                <w:rStyle w:val="Hyperlink"/>
              </w:rPr>
              <w:fldChar w:fldCharType="end"/>
            </w:r>
          </w:ins>
        </w:p>
        <w:p w14:paraId="1209CB20" w14:textId="74DFE98A" w:rsidR="003E0711" w:rsidRDefault="003E0711">
          <w:pPr>
            <w:pStyle w:val="TOC2"/>
            <w:rPr>
              <w:ins w:id="320" w:author="Gareth Pateman" w:date="2018-05-04T15:01:00Z"/>
              <w:rFonts w:asciiTheme="minorHAnsi" w:eastAsiaTheme="minorEastAsia" w:hAnsiTheme="minorHAnsi" w:cstheme="minorBidi"/>
              <w:szCs w:val="22"/>
              <w:lang w:bidi="ar-SA"/>
            </w:rPr>
          </w:pPr>
          <w:ins w:id="321" w:author="Gareth Pateman" w:date="2018-05-04T15:01:00Z">
            <w:r w:rsidRPr="004557A5">
              <w:rPr>
                <w:rStyle w:val="Hyperlink"/>
              </w:rPr>
              <w:fldChar w:fldCharType="begin"/>
            </w:r>
            <w:r w:rsidRPr="004557A5">
              <w:rPr>
                <w:rStyle w:val="Hyperlink"/>
              </w:rPr>
              <w:instrText xml:space="preserve"> </w:instrText>
            </w:r>
            <w:r>
              <w:instrText>HYPERLINK \l "_Toc513209483"</w:instrText>
            </w:r>
            <w:r w:rsidRPr="004557A5">
              <w:rPr>
                <w:rStyle w:val="Hyperlink"/>
              </w:rPr>
              <w:instrText xml:space="preserve"> </w:instrText>
            </w:r>
            <w:r w:rsidRPr="004557A5">
              <w:rPr>
                <w:rStyle w:val="Hyperlink"/>
              </w:rPr>
              <w:fldChar w:fldCharType="separate"/>
            </w:r>
            <w:r w:rsidRPr="004557A5">
              <w:rPr>
                <w:rStyle w:val="Hyperlink"/>
              </w:rPr>
              <w:t>7.1</w:t>
            </w:r>
            <w:r>
              <w:rPr>
                <w:rFonts w:asciiTheme="minorHAnsi" w:eastAsiaTheme="minorEastAsia" w:hAnsiTheme="minorHAnsi" w:cstheme="minorBidi"/>
                <w:szCs w:val="22"/>
                <w:lang w:bidi="ar-SA"/>
              </w:rPr>
              <w:tab/>
            </w:r>
            <w:r w:rsidRPr="004557A5">
              <w:rPr>
                <w:rStyle w:val="Hyperlink"/>
              </w:rPr>
              <w:t>Request States</w:t>
            </w:r>
            <w:r>
              <w:rPr>
                <w:webHidden/>
              </w:rPr>
              <w:tab/>
            </w:r>
            <w:r>
              <w:rPr>
                <w:webHidden/>
              </w:rPr>
              <w:fldChar w:fldCharType="begin"/>
            </w:r>
            <w:r>
              <w:rPr>
                <w:webHidden/>
              </w:rPr>
              <w:instrText xml:space="preserve"> PAGEREF _Toc513209483 \h </w:instrText>
            </w:r>
          </w:ins>
          <w:r>
            <w:rPr>
              <w:webHidden/>
            </w:rPr>
          </w:r>
          <w:r>
            <w:rPr>
              <w:webHidden/>
            </w:rPr>
            <w:fldChar w:fldCharType="separate"/>
          </w:r>
          <w:ins w:id="322" w:author="Gareth Pateman" w:date="2018-05-04T15:01:00Z">
            <w:r>
              <w:rPr>
                <w:webHidden/>
              </w:rPr>
              <w:t>57</w:t>
            </w:r>
            <w:r>
              <w:rPr>
                <w:webHidden/>
              </w:rPr>
              <w:fldChar w:fldCharType="end"/>
            </w:r>
            <w:r w:rsidRPr="004557A5">
              <w:rPr>
                <w:rStyle w:val="Hyperlink"/>
              </w:rPr>
              <w:fldChar w:fldCharType="end"/>
            </w:r>
          </w:ins>
        </w:p>
        <w:p w14:paraId="1CC2376F" w14:textId="37534D84" w:rsidR="003E0711" w:rsidRDefault="003E0711">
          <w:pPr>
            <w:pStyle w:val="TOC2"/>
            <w:rPr>
              <w:ins w:id="323" w:author="Gareth Pateman" w:date="2018-05-04T15:01:00Z"/>
              <w:rFonts w:asciiTheme="minorHAnsi" w:eastAsiaTheme="minorEastAsia" w:hAnsiTheme="minorHAnsi" w:cstheme="minorBidi"/>
              <w:szCs w:val="22"/>
              <w:lang w:bidi="ar-SA"/>
            </w:rPr>
          </w:pPr>
          <w:ins w:id="324" w:author="Gareth Pateman" w:date="2018-05-04T15:01:00Z">
            <w:r w:rsidRPr="004557A5">
              <w:rPr>
                <w:rStyle w:val="Hyperlink"/>
              </w:rPr>
              <w:fldChar w:fldCharType="begin"/>
            </w:r>
            <w:r w:rsidRPr="004557A5">
              <w:rPr>
                <w:rStyle w:val="Hyperlink"/>
              </w:rPr>
              <w:instrText xml:space="preserve"> </w:instrText>
            </w:r>
            <w:r>
              <w:instrText>HYPERLINK \l "_Toc513209484"</w:instrText>
            </w:r>
            <w:r w:rsidRPr="004557A5">
              <w:rPr>
                <w:rStyle w:val="Hyperlink"/>
              </w:rPr>
              <w:instrText xml:space="preserve"> </w:instrText>
            </w:r>
            <w:r w:rsidRPr="004557A5">
              <w:rPr>
                <w:rStyle w:val="Hyperlink"/>
              </w:rPr>
              <w:fldChar w:fldCharType="separate"/>
            </w:r>
            <w:r w:rsidRPr="004557A5">
              <w:rPr>
                <w:rStyle w:val="Hyperlink"/>
              </w:rPr>
              <w:t>7.2</w:t>
            </w:r>
            <w:r>
              <w:rPr>
                <w:rFonts w:asciiTheme="minorHAnsi" w:eastAsiaTheme="minorEastAsia" w:hAnsiTheme="minorHAnsi" w:cstheme="minorBidi"/>
                <w:szCs w:val="22"/>
                <w:lang w:bidi="ar-SA"/>
              </w:rPr>
              <w:tab/>
            </w:r>
            <w:r w:rsidRPr="004557A5">
              <w:rPr>
                <w:rStyle w:val="Hyperlink"/>
              </w:rPr>
              <w:t>API Behavioural Model</w:t>
            </w:r>
            <w:r>
              <w:rPr>
                <w:webHidden/>
              </w:rPr>
              <w:tab/>
            </w:r>
            <w:r>
              <w:rPr>
                <w:webHidden/>
              </w:rPr>
              <w:fldChar w:fldCharType="begin"/>
            </w:r>
            <w:r>
              <w:rPr>
                <w:webHidden/>
              </w:rPr>
              <w:instrText xml:space="preserve"> PAGEREF _Toc513209484 \h </w:instrText>
            </w:r>
          </w:ins>
          <w:r>
            <w:rPr>
              <w:webHidden/>
            </w:rPr>
          </w:r>
          <w:r>
            <w:rPr>
              <w:webHidden/>
            </w:rPr>
            <w:fldChar w:fldCharType="separate"/>
          </w:r>
          <w:ins w:id="325" w:author="Gareth Pateman" w:date="2018-05-04T15:01:00Z">
            <w:r>
              <w:rPr>
                <w:webHidden/>
              </w:rPr>
              <w:t>58</w:t>
            </w:r>
            <w:r>
              <w:rPr>
                <w:webHidden/>
              </w:rPr>
              <w:fldChar w:fldCharType="end"/>
            </w:r>
            <w:r w:rsidRPr="004557A5">
              <w:rPr>
                <w:rStyle w:val="Hyperlink"/>
              </w:rPr>
              <w:fldChar w:fldCharType="end"/>
            </w:r>
          </w:ins>
        </w:p>
        <w:p w14:paraId="61D568A0" w14:textId="45F69705" w:rsidR="003E0711" w:rsidRDefault="003E0711">
          <w:pPr>
            <w:pStyle w:val="TOC3"/>
            <w:rPr>
              <w:ins w:id="326" w:author="Gareth Pateman" w:date="2018-05-04T15:01:00Z"/>
              <w:rFonts w:asciiTheme="minorHAnsi" w:eastAsiaTheme="minorEastAsia" w:hAnsiTheme="minorHAnsi" w:cstheme="minorBidi"/>
              <w:szCs w:val="22"/>
              <w:lang w:bidi="ar-SA"/>
            </w:rPr>
          </w:pPr>
          <w:ins w:id="327" w:author="Gareth Pateman" w:date="2018-05-04T15:01:00Z">
            <w:r w:rsidRPr="004557A5">
              <w:rPr>
                <w:rStyle w:val="Hyperlink"/>
              </w:rPr>
              <w:fldChar w:fldCharType="begin"/>
            </w:r>
            <w:r w:rsidRPr="004557A5">
              <w:rPr>
                <w:rStyle w:val="Hyperlink"/>
              </w:rPr>
              <w:instrText xml:space="preserve"> </w:instrText>
            </w:r>
            <w:r>
              <w:instrText>HYPERLINK \l "_Toc513209485"</w:instrText>
            </w:r>
            <w:r w:rsidRPr="004557A5">
              <w:rPr>
                <w:rStyle w:val="Hyperlink"/>
              </w:rPr>
              <w:instrText xml:space="preserve"> </w:instrText>
            </w:r>
            <w:r w:rsidRPr="004557A5">
              <w:rPr>
                <w:rStyle w:val="Hyperlink"/>
              </w:rPr>
              <w:fldChar w:fldCharType="separate"/>
            </w:r>
            <w:r w:rsidRPr="004557A5">
              <w:rPr>
                <w:rStyle w:val="Hyperlink"/>
              </w:rPr>
              <w:t>7.2.1</w:t>
            </w:r>
            <w:r>
              <w:rPr>
                <w:rFonts w:asciiTheme="minorHAnsi" w:eastAsiaTheme="minorEastAsia" w:hAnsiTheme="minorHAnsi" w:cstheme="minorBidi"/>
                <w:szCs w:val="22"/>
                <w:lang w:bidi="ar-SA"/>
              </w:rPr>
              <w:tab/>
            </w:r>
            <w:r w:rsidRPr="004557A5">
              <w:rPr>
                <w:rStyle w:val="Hyperlink"/>
              </w:rPr>
              <w:t>Overview</w:t>
            </w:r>
            <w:r>
              <w:rPr>
                <w:webHidden/>
              </w:rPr>
              <w:tab/>
            </w:r>
            <w:r>
              <w:rPr>
                <w:webHidden/>
              </w:rPr>
              <w:fldChar w:fldCharType="begin"/>
            </w:r>
            <w:r>
              <w:rPr>
                <w:webHidden/>
              </w:rPr>
              <w:instrText xml:space="preserve"> PAGEREF _Toc513209485 \h </w:instrText>
            </w:r>
          </w:ins>
          <w:r>
            <w:rPr>
              <w:webHidden/>
            </w:rPr>
          </w:r>
          <w:r>
            <w:rPr>
              <w:webHidden/>
            </w:rPr>
            <w:fldChar w:fldCharType="separate"/>
          </w:r>
          <w:ins w:id="328" w:author="Gareth Pateman" w:date="2018-05-04T15:01:00Z">
            <w:r>
              <w:rPr>
                <w:webHidden/>
              </w:rPr>
              <w:t>58</w:t>
            </w:r>
            <w:r>
              <w:rPr>
                <w:webHidden/>
              </w:rPr>
              <w:fldChar w:fldCharType="end"/>
            </w:r>
            <w:r w:rsidRPr="004557A5">
              <w:rPr>
                <w:rStyle w:val="Hyperlink"/>
              </w:rPr>
              <w:fldChar w:fldCharType="end"/>
            </w:r>
          </w:ins>
        </w:p>
        <w:p w14:paraId="531BB105" w14:textId="088E7C5C" w:rsidR="003E0711" w:rsidRDefault="003E0711">
          <w:pPr>
            <w:pStyle w:val="TOC3"/>
            <w:rPr>
              <w:ins w:id="329" w:author="Gareth Pateman" w:date="2018-05-04T15:01:00Z"/>
              <w:rFonts w:asciiTheme="minorHAnsi" w:eastAsiaTheme="minorEastAsia" w:hAnsiTheme="minorHAnsi" w:cstheme="minorBidi"/>
              <w:szCs w:val="22"/>
              <w:lang w:bidi="ar-SA"/>
            </w:rPr>
          </w:pPr>
          <w:ins w:id="330" w:author="Gareth Pateman" w:date="2018-05-04T15:01:00Z">
            <w:r w:rsidRPr="004557A5">
              <w:rPr>
                <w:rStyle w:val="Hyperlink"/>
              </w:rPr>
              <w:fldChar w:fldCharType="begin"/>
            </w:r>
            <w:r w:rsidRPr="004557A5">
              <w:rPr>
                <w:rStyle w:val="Hyperlink"/>
              </w:rPr>
              <w:instrText xml:space="preserve"> </w:instrText>
            </w:r>
            <w:r>
              <w:instrText>HYPERLINK \l "_Toc513209486"</w:instrText>
            </w:r>
            <w:r w:rsidRPr="004557A5">
              <w:rPr>
                <w:rStyle w:val="Hyperlink"/>
              </w:rPr>
              <w:instrText xml:space="preserve"> </w:instrText>
            </w:r>
            <w:r w:rsidRPr="004557A5">
              <w:rPr>
                <w:rStyle w:val="Hyperlink"/>
              </w:rPr>
              <w:fldChar w:fldCharType="separate"/>
            </w:r>
            <w:r w:rsidRPr="004557A5">
              <w:rPr>
                <w:rStyle w:val="Hyperlink"/>
              </w:rPr>
              <w:t>7.2.2</w:t>
            </w:r>
            <w:r>
              <w:rPr>
                <w:rFonts w:asciiTheme="minorHAnsi" w:eastAsiaTheme="minorEastAsia" w:hAnsiTheme="minorHAnsi" w:cstheme="minorBidi"/>
                <w:szCs w:val="22"/>
                <w:lang w:bidi="ar-SA"/>
              </w:rPr>
              <w:tab/>
            </w:r>
            <w:r w:rsidRPr="004557A5">
              <w:rPr>
                <w:rStyle w:val="Hyperlink"/>
              </w:rPr>
              <w:t>Request State Object</w:t>
            </w:r>
            <w:r>
              <w:rPr>
                <w:webHidden/>
              </w:rPr>
              <w:tab/>
            </w:r>
            <w:r>
              <w:rPr>
                <w:webHidden/>
              </w:rPr>
              <w:fldChar w:fldCharType="begin"/>
            </w:r>
            <w:r>
              <w:rPr>
                <w:webHidden/>
              </w:rPr>
              <w:instrText xml:space="preserve"> PAGEREF _Toc513209486 \h </w:instrText>
            </w:r>
          </w:ins>
          <w:r>
            <w:rPr>
              <w:webHidden/>
            </w:rPr>
          </w:r>
          <w:r>
            <w:rPr>
              <w:webHidden/>
            </w:rPr>
            <w:fldChar w:fldCharType="separate"/>
          </w:r>
          <w:ins w:id="331" w:author="Gareth Pateman" w:date="2018-05-04T15:01:00Z">
            <w:r>
              <w:rPr>
                <w:webHidden/>
              </w:rPr>
              <w:t>58</w:t>
            </w:r>
            <w:r>
              <w:rPr>
                <w:webHidden/>
              </w:rPr>
              <w:fldChar w:fldCharType="end"/>
            </w:r>
            <w:r w:rsidRPr="004557A5">
              <w:rPr>
                <w:rStyle w:val="Hyperlink"/>
              </w:rPr>
              <w:fldChar w:fldCharType="end"/>
            </w:r>
          </w:ins>
        </w:p>
        <w:p w14:paraId="6862E00F" w14:textId="0F1121D7" w:rsidR="003E0711" w:rsidRDefault="003E0711">
          <w:pPr>
            <w:pStyle w:val="TOC3"/>
            <w:rPr>
              <w:ins w:id="332" w:author="Gareth Pateman" w:date="2018-05-04T15:01:00Z"/>
              <w:rFonts w:asciiTheme="minorHAnsi" w:eastAsiaTheme="minorEastAsia" w:hAnsiTheme="minorHAnsi" w:cstheme="minorBidi"/>
              <w:szCs w:val="22"/>
              <w:lang w:bidi="ar-SA"/>
            </w:rPr>
          </w:pPr>
          <w:ins w:id="333" w:author="Gareth Pateman" w:date="2018-05-04T15:01:00Z">
            <w:r w:rsidRPr="004557A5">
              <w:rPr>
                <w:rStyle w:val="Hyperlink"/>
              </w:rPr>
              <w:fldChar w:fldCharType="begin"/>
            </w:r>
            <w:r w:rsidRPr="004557A5">
              <w:rPr>
                <w:rStyle w:val="Hyperlink"/>
              </w:rPr>
              <w:instrText xml:space="preserve"> </w:instrText>
            </w:r>
            <w:r>
              <w:instrText>HYPERLINK \l "_Toc513209487"</w:instrText>
            </w:r>
            <w:r w:rsidRPr="004557A5">
              <w:rPr>
                <w:rStyle w:val="Hyperlink"/>
              </w:rPr>
              <w:instrText xml:space="preserve"> </w:instrText>
            </w:r>
            <w:r w:rsidRPr="004557A5">
              <w:rPr>
                <w:rStyle w:val="Hyperlink"/>
              </w:rPr>
              <w:fldChar w:fldCharType="separate"/>
            </w:r>
            <w:r w:rsidRPr="004557A5">
              <w:rPr>
                <w:rStyle w:val="Hyperlink"/>
              </w:rPr>
              <w:t>7.2.3</w:t>
            </w:r>
            <w:r>
              <w:rPr>
                <w:rFonts w:asciiTheme="minorHAnsi" w:eastAsiaTheme="minorEastAsia" w:hAnsiTheme="minorHAnsi" w:cstheme="minorBidi"/>
                <w:szCs w:val="22"/>
                <w:lang w:bidi="ar-SA"/>
              </w:rPr>
              <w:tab/>
            </w:r>
            <w:r w:rsidRPr="004557A5">
              <w:rPr>
                <w:rStyle w:val="Hyperlink"/>
              </w:rPr>
              <w:t>Sequence Flows</w:t>
            </w:r>
            <w:r>
              <w:rPr>
                <w:webHidden/>
              </w:rPr>
              <w:tab/>
            </w:r>
            <w:r>
              <w:rPr>
                <w:webHidden/>
              </w:rPr>
              <w:fldChar w:fldCharType="begin"/>
            </w:r>
            <w:r>
              <w:rPr>
                <w:webHidden/>
              </w:rPr>
              <w:instrText xml:space="preserve"> PAGEREF _Toc513209487 \h </w:instrText>
            </w:r>
          </w:ins>
          <w:r>
            <w:rPr>
              <w:webHidden/>
            </w:rPr>
          </w:r>
          <w:r>
            <w:rPr>
              <w:webHidden/>
            </w:rPr>
            <w:fldChar w:fldCharType="separate"/>
          </w:r>
          <w:ins w:id="334" w:author="Gareth Pateman" w:date="2018-05-04T15:01:00Z">
            <w:r>
              <w:rPr>
                <w:webHidden/>
              </w:rPr>
              <w:t>59</w:t>
            </w:r>
            <w:r>
              <w:rPr>
                <w:webHidden/>
              </w:rPr>
              <w:fldChar w:fldCharType="end"/>
            </w:r>
            <w:r w:rsidRPr="004557A5">
              <w:rPr>
                <w:rStyle w:val="Hyperlink"/>
              </w:rPr>
              <w:fldChar w:fldCharType="end"/>
            </w:r>
          </w:ins>
        </w:p>
        <w:p w14:paraId="343A9816" w14:textId="390A2C8E" w:rsidR="003E0711" w:rsidRDefault="003E0711">
          <w:pPr>
            <w:pStyle w:val="TOC3"/>
            <w:rPr>
              <w:ins w:id="335" w:author="Gareth Pateman" w:date="2018-05-04T15:01:00Z"/>
              <w:rFonts w:asciiTheme="minorHAnsi" w:eastAsiaTheme="minorEastAsia" w:hAnsiTheme="minorHAnsi" w:cstheme="minorBidi"/>
              <w:szCs w:val="22"/>
              <w:lang w:bidi="ar-SA"/>
            </w:rPr>
          </w:pPr>
          <w:ins w:id="336" w:author="Gareth Pateman" w:date="2018-05-04T15:01:00Z">
            <w:r w:rsidRPr="004557A5">
              <w:rPr>
                <w:rStyle w:val="Hyperlink"/>
              </w:rPr>
              <w:fldChar w:fldCharType="begin"/>
            </w:r>
            <w:r w:rsidRPr="004557A5">
              <w:rPr>
                <w:rStyle w:val="Hyperlink"/>
              </w:rPr>
              <w:instrText xml:space="preserve"> </w:instrText>
            </w:r>
            <w:r>
              <w:instrText>HYPERLINK \l "_Toc513209488"</w:instrText>
            </w:r>
            <w:r w:rsidRPr="004557A5">
              <w:rPr>
                <w:rStyle w:val="Hyperlink"/>
              </w:rPr>
              <w:instrText xml:space="preserve"> </w:instrText>
            </w:r>
            <w:r w:rsidRPr="004557A5">
              <w:rPr>
                <w:rStyle w:val="Hyperlink"/>
              </w:rPr>
              <w:fldChar w:fldCharType="separate"/>
            </w:r>
            <w:r w:rsidRPr="004557A5">
              <w:rPr>
                <w:rStyle w:val="Hyperlink"/>
              </w:rPr>
              <w:t>7.2.4</w:t>
            </w:r>
            <w:r>
              <w:rPr>
                <w:rFonts w:asciiTheme="minorHAnsi" w:eastAsiaTheme="minorEastAsia" w:hAnsiTheme="minorHAnsi" w:cstheme="minorBidi"/>
                <w:szCs w:val="22"/>
                <w:lang w:bidi="ar-SA"/>
              </w:rPr>
              <w:tab/>
            </w:r>
            <w:r w:rsidRPr="004557A5">
              <w:rPr>
                <w:rStyle w:val="Hyperlink"/>
              </w:rPr>
              <w:t>API Flow Patterns</w:t>
            </w:r>
            <w:r>
              <w:rPr>
                <w:webHidden/>
              </w:rPr>
              <w:tab/>
            </w:r>
            <w:r>
              <w:rPr>
                <w:webHidden/>
              </w:rPr>
              <w:fldChar w:fldCharType="begin"/>
            </w:r>
            <w:r>
              <w:rPr>
                <w:webHidden/>
              </w:rPr>
              <w:instrText xml:space="preserve"> PAGEREF _Toc513209488 \h </w:instrText>
            </w:r>
          </w:ins>
          <w:r>
            <w:rPr>
              <w:webHidden/>
            </w:rPr>
          </w:r>
          <w:r>
            <w:rPr>
              <w:webHidden/>
            </w:rPr>
            <w:fldChar w:fldCharType="separate"/>
          </w:r>
          <w:ins w:id="337" w:author="Gareth Pateman" w:date="2018-05-04T15:01:00Z">
            <w:r>
              <w:rPr>
                <w:webHidden/>
              </w:rPr>
              <w:t>59</w:t>
            </w:r>
            <w:r>
              <w:rPr>
                <w:webHidden/>
              </w:rPr>
              <w:fldChar w:fldCharType="end"/>
            </w:r>
            <w:r w:rsidRPr="004557A5">
              <w:rPr>
                <w:rStyle w:val="Hyperlink"/>
              </w:rPr>
              <w:fldChar w:fldCharType="end"/>
            </w:r>
          </w:ins>
        </w:p>
        <w:p w14:paraId="46E94867" w14:textId="68DE8C24" w:rsidR="003E0711" w:rsidRDefault="003E0711">
          <w:pPr>
            <w:pStyle w:val="TOC2"/>
            <w:rPr>
              <w:ins w:id="338" w:author="Gareth Pateman" w:date="2018-05-04T15:01:00Z"/>
              <w:rFonts w:asciiTheme="minorHAnsi" w:eastAsiaTheme="minorEastAsia" w:hAnsiTheme="minorHAnsi" w:cstheme="minorBidi"/>
              <w:szCs w:val="22"/>
              <w:lang w:bidi="ar-SA"/>
            </w:rPr>
          </w:pPr>
          <w:ins w:id="339" w:author="Gareth Pateman" w:date="2018-05-04T15:01:00Z">
            <w:r w:rsidRPr="004557A5">
              <w:rPr>
                <w:rStyle w:val="Hyperlink"/>
              </w:rPr>
              <w:fldChar w:fldCharType="begin"/>
            </w:r>
            <w:r w:rsidRPr="004557A5">
              <w:rPr>
                <w:rStyle w:val="Hyperlink"/>
              </w:rPr>
              <w:instrText xml:space="preserve"> </w:instrText>
            </w:r>
            <w:r>
              <w:instrText>HYPERLINK \l "_Toc513209489"</w:instrText>
            </w:r>
            <w:r w:rsidRPr="004557A5">
              <w:rPr>
                <w:rStyle w:val="Hyperlink"/>
              </w:rPr>
              <w:instrText xml:space="preserve"> </w:instrText>
            </w:r>
            <w:r w:rsidRPr="004557A5">
              <w:rPr>
                <w:rStyle w:val="Hyperlink"/>
              </w:rPr>
              <w:fldChar w:fldCharType="separate"/>
            </w:r>
            <w:r w:rsidRPr="004557A5">
              <w:rPr>
                <w:rStyle w:val="Hyperlink"/>
              </w:rPr>
              <w:t>7.3</w:t>
            </w:r>
            <w:r>
              <w:rPr>
                <w:rFonts w:asciiTheme="minorHAnsi" w:eastAsiaTheme="minorEastAsia" w:hAnsiTheme="minorHAnsi" w:cstheme="minorBidi"/>
                <w:szCs w:val="22"/>
                <w:lang w:bidi="ar-SA"/>
              </w:rPr>
              <w:tab/>
            </w:r>
            <w:r w:rsidRPr="004557A5">
              <w:rPr>
                <w:rStyle w:val="Hyperlink"/>
              </w:rPr>
              <w:t>HTTP Status Responses and Error Categories</w:t>
            </w:r>
            <w:r>
              <w:rPr>
                <w:webHidden/>
              </w:rPr>
              <w:tab/>
            </w:r>
            <w:r>
              <w:rPr>
                <w:webHidden/>
              </w:rPr>
              <w:fldChar w:fldCharType="begin"/>
            </w:r>
            <w:r>
              <w:rPr>
                <w:webHidden/>
              </w:rPr>
              <w:instrText xml:space="preserve"> PAGEREF _Toc513209489 \h </w:instrText>
            </w:r>
          </w:ins>
          <w:r>
            <w:rPr>
              <w:webHidden/>
            </w:rPr>
          </w:r>
          <w:r>
            <w:rPr>
              <w:webHidden/>
            </w:rPr>
            <w:fldChar w:fldCharType="separate"/>
          </w:r>
          <w:ins w:id="340" w:author="Gareth Pateman" w:date="2018-05-04T15:01:00Z">
            <w:r>
              <w:rPr>
                <w:webHidden/>
              </w:rPr>
              <w:t>66</w:t>
            </w:r>
            <w:r>
              <w:rPr>
                <w:webHidden/>
              </w:rPr>
              <w:fldChar w:fldCharType="end"/>
            </w:r>
            <w:r w:rsidRPr="004557A5">
              <w:rPr>
                <w:rStyle w:val="Hyperlink"/>
              </w:rPr>
              <w:fldChar w:fldCharType="end"/>
            </w:r>
          </w:ins>
        </w:p>
        <w:p w14:paraId="7E8B6B09" w14:textId="1EB43FBD" w:rsidR="003E0711" w:rsidRDefault="003E0711">
          <w:pPr>
            <w:pStyle w:val="TOC3"/>
            <w:rPr>
              <w:ins w:id="341" w:author="Gareth Pateman" w:date="2018-05-04T15:01:00Z"/>
              <w:rFonts w:asciiTheme="minorHAnsi" w:eastAsiaTheme="minorEastAsia" w:hAnsiTheme="minorHAnsi" w:cstheme="minorBidi"/>
              <w:szCs w:val="22"/>
              <w:lang w:bidi="ar-SA"/>
            </w:rPr>
          </w:pPr>
          <w:ins w:id="342" w:author="Gareth Pateman" w:date="2018-05-04T15:01:00Z">
            <w:r w:rsidRPr="004557A5">
              <w:rPr>
                <w:rStyle w:val="Hyperlink"/>
              </w:rPr>
              <w:fldChar w:fldCharType="begin"/>
            </w:r>
            <w:r w:rsidRPr="004557A5">
              <w:rPr>
                <w:rStyle w:val="Hyperlink"/>
              </w:rPr>
              <w:instrText xml:space="preserve"> </w:instrText>
            </w:r>
            <w:r>
              <w:instrText>HYPERLINK \l "_Toc513209490"</w:instrText>
            </w:r>
            <w:r w:rsidRPr="004557A5">
              <w:rPr>
                <w:rStyle w:val="Hyperlink"/>
              </w:rPr>
              <w:instrText xml:space="preserve"> </w:instrText>
            </w:r>
            <w:r w:rsidRPr="004557A5">
              <w:rPr>
                <w:rStyle w:val="Hyperlink"/>
              </w:rPr>
              <w:fldChar w:fldCharType="separate"/>
            </w:r>
            <w:r w:rsidRPr="004557A5">
              <w:rPr>
                <w:rStyle w:val="Hyperlink"/>
              </w:rPr>
              <w:t>7.3.1</w:t>
            </w:r>
            <w:r>
              <w:rPr>
                <w:rFonts w:asciiTheme="minorHAnsi" w:eastAsiaTheme="minorEastAsia" w:hAnsiTheme="minorHAnsi" w:cstheme="minorBidi"/>
                <w:szCs w:val="22"/>
                <w:lang w:bidi="ar-SA"/>
              </w:rPr>
              <w:tab/>
            </w:r>
            <w:r w:rsidRPr="004557A5">
              <w:rPr>
                <w:rStyle w:val="Hyperlink"/>
              </w:rPr>
              <w:t>Client Error Categories</w:t>
            </w:r>
            <w:r>
              <w:rPr>
                <w:webHidden/>
              </w:rPr>
              <w:tab/>
            </w:r>
            <w:r>
              <w:rPr>
                <w:webHidden/>
              </w:rPr>
              <w:fldChar w:fldCharType="begin"/>
            </w:r>
            <w:r>
              <w:rPr>
                <w:webHidden/>
              </w:rPr>
              <w:instrText xml:space="preserve"> PAGEREF _Toc513209490 \h </w:instrText>
            </w:r>
          </w:ins>
          <w:r>
            <w:rPr>
              <w:webHidden/>
            </w:rPr>
          </w:r>
          <w:r>
            <w:rPr>
              <w:webHidden/>
            </w:rPr>
            <w:fldChar w:fldCharType="separate"/>
          </w:r>
          <w:ins w:id="343" w:author="Gareth Pateman" w:date="2018-05-04T15:01:00Z">
            <w:r>
              <w:rPr>
                <w:webHidden/>
              </w:rPr>
              <w:t>66</w:t>
            </w:r>
            <w:r>
              <w:rPr>
                <w:webHidden/>
              </w:rPr>
              <w:fldChar w:fldCharType="end"/>
            </w:r>
            <w:r w:rsidRPr="004557A5">
              <w:rPr>
                <w:rStyle w:val="Hyperlink"/>
              </w:rPr>
              <w:fldChar w:fldCharType="end"/>
            </w:r>
          </w:ins>
        </w:p>
        <w:p w14:paraId="45962D62" w14:textId="61ABA213" w:rsidR="003E0711" w:rsidRDefault="003E0711">
          <w:pPr>
            <w:pStyle w:val="TOC3"/>
            <w:rPr>
              <w:ins w:id="344" w:author="Gareth Pateman" w:date="2018-05-04T15:01:00Z"/>
              <w:rFonts w:asciiTheme="minorHAnsi" w:eastAsiaTheme="minorEastAsia" w:hAnsiTheme="minorHAnsi" w:cstheme="minorBidi"/>
              <w:szCs w:val="22"/>
              <w:lang w:bidi="ar-SA"/>
            </w:rPr>
          </w:pPr>
          <w:ins w:id="345" w:author="Gareth Pateman" w:date="2018-05-04T15:01:00Z">
            <w:r w:rsidRPr="004557A5">
              <w:rPr>
                <w:rStyle w:val="Hyperlink"/>
              </w:rPr>
              <w:fldChar w:fldCharType="begin"/>
            </w:r>
            <w:r w:rsidRPr="004557A5">
              <w:rPr>
                <w:rStyle w:val="Hyperlink"/>
              </w:rPr>
              <w:instrText xml:space="preserve"> </w:instrText>
            </w:r>
            <w:r>
              <w:instrText>HYPERLINK \l "_Toc513209491"</w:instrText>
            </w:r>
            <w:r w:rsidRPr="004557A5">
              <w:rPr>
                <w:rStyle w:val="Hyperlink"/>
              </w:rPr>
              <w:instrText xml:space="preserve"> </w:instrText>
            </w:r>
            <w:r w:rsidRPr="004557A5">
              <w:rPr>
                <w:rStyle w:val="Hyperlink"/>
              </w:rPr>
              <w:fldChar w:fldCharType="separate"/>
            </w:r>
            <w:r w:rsidRPr="004557A5">
              <w:rPr>
                <w:rStyle w:val="Hyperlink"/>
              </w:rPr>
              <w:t>7.3.2</w:t>
            </w:r>
            <w:r>
              <w:rPr>
                <w:rFonts w:asciiTheme="minorHAnsi" w:eastAsiaTheme="minorEastAsia" w:hAnsiTheme="minorHAnsi" w:cstheme="minorBidi"/>
                <w:szCs w:val="22"/>
                <w:lang w:bidi="ar-SA"/>
              </w:rPr>
              <w:tab/>
            </w:r>
            <w:r w:rsidRPr="004557A5">
              <w:rPr>
                <w:rStyle w:val="Hyperlink"/>
              </w:rPr>
              <w:t>Server Error Categories</w:t>
            </w:r>
            <w:r>
              <w:rPr>
                <w:webHidden/>
              </w:rPr>
              <w:tab/>
            </w:r>
            <w:r>
              <w:rPr>
                <w:webHidden/>
              </w:rPr>
              <w:fldChar w:fldCharType="begin"/>
            </w:r>
            <w:r>
              <w:rPr>
                <w:webHidden/>
              </w:rPr>
              <w:instrText xml:space="preserve"> PAGEREF _Toc513209491 \h </w:instrText>
            </w:r>
          </w:ins>
          <w:r>
            <w:rPr>
              <w:webHidden/>
            </w:rPr>
          </w:r>
          <w:r>
            <w:rPr>
              <w:webHidden/>
            </w:rPr>
            <w:fldChar w:fldCharType="separate"/>
          </w:r>
          <w:ins w:id="346" w:author="Gareth Pateman" w:date="2018-05-04T15:01:00Z">
            <w:r>
              <w:rPr>
                <w:webHidden/>
              </w:rPr>
              <w:t>66</w:t>
            </w:r>
            <w:r>
              <w:rPr>
                <w:webHidden/>
              </w:rPr>
              <w:fldChar w:fldCharType="end"/>
            </w:r>
            <w:r w:rsidRPr="004557A5">
              <w:rPr>
                <w:rStyle w:val="Hyperlink"/>
              </w:rPr>
              <w:fldChar w:fldCharType="end"/>
            </w:r>
          </w:ins>
        </w:p>
        <w:p w14:paraId="2D57DED8" w14:textId="0BAFA58E" w:rsidR="003E0711" w:rsidRDefault="003E0711">
          <w:pPr>
            <w:pStyle w:val="TOC2"/>
            <w:rPr>
              <w:ins w:id="347" w:author="Gareth Pateman" w:date="2018-05-04T15:01:00Z"/>
              <w:rFonts w:asciiTheme="minorHAnsi" w:eastAsiaTheme="minorEastAsia" w:hAnsiTheme="minorHAnsi" w:cstheme="minorBidi"/>
              <w:szCs w:val="22"/>
              <w:lang w:bidi="ar-SA"/>
            </w:rPr>
          </w:pPr>
          <w:ins w:id="348" w:author="Gareth Pateman" w:date="2018-05-04T15:01:00Z">
            <w:r w:rsidRPr="004557A5">
              <w:rPr>
                <w:rStyle w:val="Hyperlink"/>
              </w:rPr>
              <w:fldChar w:fldCharType="begin"/>
            </w:r>
            <w:r w:rsidRPr="004557A5">
              <w:rPr>
                <w:rStyle w:val="Hyperlink"/>
              </w:rPr>
              <w:instrText xml:space="preserve"> </w:instrText>
            </w:r>
            <w:r>
              <w:instrText>HYPERLINK \l "_Toc513209492"</w:instrText>
            </w:r>
            <w:r w:rsidRPr="004557A5">
              <w:rPr>
                <w:rStyle w:val="Hyperlink"/>
              </w:rPr>
              <w:instrText xml:space="preserve"> </w:instrText>
            </w:r>
            <w:r w:rsidRPr="004557A5">
              <w:rPr>
                <w:rStyle w:val="Hyperlink"/>
              </w:rPr>
              <w:fldChar w:fldCharType="separate"/>
            </w:r>
            <w:r w:rsidRPr="004557A5">
              <w:rPr>
                <w:rStyle w:val="Hyperlink"/>
              </w:rPr>
              <w:t>7.4</w:t>
            </w:r>
            <w:r>
              <w:rPr>
                <w:rFonts w:asciiTheme="minorHAnsi" w:eastAsiaTheme="minorEastAsia" w:hAnsiTheme="minorHAnsi" w:cstheme="minorBidi"/>
                <w:szCs w:val="22"/>
                <w:lang w:bidi="ar-SA"/>
              </w:rPr>
              <w:tab/>
            </w:r>
            <w:r w:rsidRPr="004557A5">
              <w:rPr>
                <w:rStyle w:val="Hyperlink"/>
              </w:rPr>
              <w:t>Error Codes Definition</w:t>
            </w:r>
            <w:r>
              <w:rPr>
                <w:webHidden/>
              </w:rPr>
              <w:tab/>
            </w:r>
            <w:r>
              <w:rPr>
                <w:webHidden/>
              </w:rPr>
              <w:fldChar w:fldCharType="begin"/>
            </w:r>
            <w:r>
              <w:rPr>
                <w:webHidden/>
              </w:rPr>
              <w:instrText xml:space="preserve"> PAGEREF _Toc513209492 \h </w:instrText>
            </w:r>
          </w:ins>
          <w:r>
            <w:rPr>
              <w:webHidden/>
            </w:rPr>
          </w:r>
          <w:r>
            <w:rPr>
              <w:webHidden/>
            </w:rPr>
            <w:fldChar w:fldCharType="separate"/>
          </w:r>
          <w:ins w:id="349" w:author="Gareth Pateman" w:date="2018-05-04T15:01:00Z">
            <w:r>
              <w:rPr>
                <w:webHidden/>
              </w:rPr>
              <w:t>67</w:t>
            </w:r>
            <w:r>
              <w:rPr>
                <w:webHidden/>
              </w:rPr>
              <w:fldChar w:fldCharType="end"/>
            </w:r>
            <w:r w:rsidRPr="004557A5">
              <w:rPr>
                <w:rStyle w:val="Hyperlink"/>
              </w:rPr>
              <w:fldChar w:fldCharType="end"/>
            </w:r>
          </w:ins>
        </w:p>
        <w:p w14:paraId="1F0CE0EF" w14:textId="48FB91E6" w:rsidR="003E0711" w:rsidRDefault="003E0711">
          <w:pPr>
            <w:pStyle w:val="TOC2"/>
            <w:rPr>
              <w:ins w:id="350" w:author="Gareth Pateman" w:date="2018-05-04T15:01:00Z"/>
              <w:rFonts w:asciiTheme="minorHAnsi" w:eastAsiaTheme="minorEastAsia" w:hAnsiTheme="minorHAnsi" w:cstheme="minorBidi"/>
              <w:szCs w:val="22"/>
              <w:lang w:bidi="ar-SA"/>
            </w:rPr>
          </w:pPr>
          <w:ins w:id="351" w:author="Gareth Pateman" w:date="2018-05-04T15:01:00Z">
            <w:r w:rsidRPr="004557A5">
              <w:rPr>
                <w:rStyle w:val="Hyperlink"/>
              </w:rPr>
              <w:fldChar w:fldCharType="begin"/>
            </w:r>
            <w:r w:rsidRPr="004557A5">
              <w:rPr>
                <w:rStyle w:val="Hyperlink"/>
              </w:rPr>
              <w:instrText xml:space="preserve"> </w:instrText>
            </w:r>
            <w:r>
              <w:instrText>HYPERLINK \l "_Toc513209493"</w:instrText>
            </w:r>
            <w:r w:rsidRPr="004557A5">
              <w:rPr>
                <w:rStyle w:val="Hyperlink"/>
              </w:rPr>
              <w:instrText xml:space="preserve"> </w:instrText>
            </w:r>
            <w:r w:rsidRPr="004557A5">
              <w:rPr>
                <w:rStyle w:val="Hyperlink"/>
              </w:rPr>
              <w:fldChar w:fldCharType="separate"/>
            </w:r>
            <w:r w:rsidRPr="004557A5">
              <w:rPr>
                <w:rStyle w:val="Hyperlink"/>
              </w:rPr>
              <w:t>7.5</w:t>
            </w:r>
            <w:r>
              <w:rPr>
                <w:rFonts w:asciiTheme="minorHAnsi" w:eastAsiaTheme="minorEastAsia" w:hAnsiTheme="minorHAnsi" w:cstheme="minorBidi"/>
                <w:szCs w:val="22"/>
                <w:lang w:bidi="ar-SA"/>
              </w:rPr>
              <w:tab/>
            </w:r>
            <w:r w:rsidRPr="004557A5">
              <w:rPr>
                <w:rStyle w:val="Hyperlink"/>
              </w:rPr>
              <w:t>Errors Object Definition</w:t>
            </w:r>
            <w:r>
              <w:rPr>
                <w:webHidden/>
              </w:rPr>
              <w:tab/>
            </w:r>
            <w:r>
              <w:rPr>
                <w:webHidden/>
              </w:rPr>
              <w:fldChar w:fldCharType="begin"/>
            </w:r>
            <w:r>
              <w:rPr>
                <w:webHidden/>
              </w:rPr>
              <w:instrText xml:space="preserve"> PAGEREF _Toc513209493 \h </w:instrText>
            </w:r>
          </w:ins>
          <w:r>
            <w:rPr>
              <w:webHidden/>
            </w:rPr>
          </w:r>
          <w:r>
            <w:rPr>
              <w:webHidden/>
            </w:rPr>
            <w:fldChar w:fldCharType="separate"/>
          </w:r>
          <w:ins w:id="352" w:author="Gareth Pateman" w:date="2018-05-04T15:01:00Z">
            <w:r>
              <w:rPr>
                <w:webHidden/>
              </w:rPr>
              <w:t>68</w:t>
            </w:r>
            <w:r>
              <w:rPr>
                <w:webHidden/>
              </w:rPr>
              <w:fldChar w:fldCharType="end"/>
            </w:r>
            <w:r w:rsidRPr="004557A5">
              <w:rPr>
                <w:rStyle w:val="Hyperlink"/>
              </w:rPr>
              <w:fldChar w:fldCharType="end"/>
            </w:r>
          </w:ins>
        </w:p>
        <w:p w14:paraId="4C1DE9D8" w14:textId="22ABC7B2" w:rsidR="003E0711" w:rsidRDefault="003E0711">
          <w:pPr>
            <w:pStyle w:val="TOC2"/>
            <w:rPr>
              <w:ins w:id="353" w:author="Gareth Pateman" w:date="2018-05-04T15:01:00Z"/>
              <w:rFonts w:asciiTheme="minorHAnsi" w:eastAsiaTheme="minorEastAsia" w:hAnsiTheme="minorHAnsi" w:cstheme="minorBidi"/>
              <w:szCs w:val="22"/>
              <w:lang w:bidi="ar-SA"/>
            </w:rPr>
          </w:pPr>
          <w:ins w:id="354" w:author="Gareth Pateman" w:date="2018-05-04T15:01:00Z">
            <w:r w:rsidRPr="004557A5">
              <w:rPr>
                <w:rStyle w:val="Hyperlink"/>
              </w:rPr>
              <w:fldChar w:fldCharType="begin"/>
            </w:r>
            <w:r w:rsidRPr="004557A5">
              <w:rPr>
                <w:rStyle w:val="Hyperlink"/>
              </w:rPr>
              <w:instrText xml:space="preserve"> </w:instrText>
            </w:r>
            <w:r>
              <w:instrText>HYPERLINK \l "_Toc513209494"</w:instrText>
            </w:r>
            <w:r w:rsidRPr="004557A5">
              <w:rPr>
                <w:rStyle w:val="Hyperlink"/>
              </w:rPr>
              <w:instrText xml:space="preserve"> </w:instrText>
            </w:r>
            <w:r w:rsidRPr="004557A5">
              <w:rPr>
                <w:rStyle w:val="Hyperlink"/>
              </w:rPr>
              <w:fldChar w:fldCharType="separate"/>
            </w:r>
            <w:r w:rsidRPr="004557A5">
              <w:rPr>
                <w:rStyle w:val="Hyperlink"/>
              </w:rPr>
              <w:t>7.6</w:t>
            </w:r>
            <w:r>
              <w:rPr>
                <w:rFonts w:asciiTheme="minorHAnsi" w:eastAsiaTheme="minorEastAsia" w:hAnsiTheme="minorHAnsi" w:cstheme="minorBidi"/>
                <w:szCs w:val="22"/>
                <w:lang w:bidi="ar-SA"/>
              </w:rPr>
              <w:tab/>
            </w:r>
            <w:r w:rsidRPr="004557A5">
              <w:rPr>
                <w:rStyle w:val="Hyperlink"/>
              </w:rPr>
              <w:t>API Heartbeat</w:t>
            </w:r>
            <w:r>
              <w:rPr>
                <w:webHidden/>
              </w:rPr>
              <w:tab/>
            </w:r>
            <w:r>
              <w:rPr>
                <w:webHidden/>
              </w:rPr>
              <w:fldChar w:fldCharType="begin"/>
            </w:r>
            <w:r>
              <w:rPr>
                <w:webHidden/>
              </w:rPr>
              <w:instrText xml:space="preserve"> PAGEREF _Toc513209494 \h </w:instrText>
            </w:r>
          </w:ins>
          <w:r>
            <w:rPr>
              <w:webHidden/>
            </w:rPr>
          </w:r>
          <w:r>
            <w:rPr>
              <w:webHidden/>
            </w:rPr>
            <w:fldChar w:fldCharType="separate"/>
          </w:r>
          <w:ins w:id="355" w:author="Gareth Pateman" w:date="2018-05-04T15:01:00Z">
            <w:r>
              <w:rPr>
                <w:webHidden/>
              </w:rPr>
              <w:t>68</w:t>
            </w:r>
            <w:r>
              <w:rPr>
                <w:webHidden/>
              </w:rPr>
              <w:fldChar w:fldCharType="end"/>
            </w:r>
            <w:r w:rsidRPr="004557A5">
              <w:rPr>
                <w:rStyle w:val="Hyperlink"/>
              </w:rPr>
              <w:fldChar w:fldCharType="end"/>
            </w:r>
          </w:ins>
        </w:p>
        <w:p w14:paraId="32A0E613" w14:textId="5B0BE8CA" w:rsidR="003E0711" w:rsidRDefault="003E0711">
          <w:pPr>
            <w:pStyle w:val="TOC2"/>
            <w:rPr>
              <w:ins w:id="356" w:author="Gareth Pateman" w:date="2018-05-04T15:01:00Z"/>
              <w:rFonts w:asciiTheme="minorHAnsi" w:eastAsiaTheme="minorEastAsia" w:hAnsiTheme="minorHAnsi" w:cstheme="minorBidi"/>
              <w:szCs w:val="22"/>
              <w:lang w:bidi="ar-SA"/>
            </w:rPr>
          </w:pPr>
          <w:ins w:id="357" w:author="Gareth Pateman" w:date="2018-05-04T15:01:00Z">
            <w:r w:rsidRPr="004557A5">
              <w:rPr>
                <w:rStyle w:val="Hyperlink"/>
              </w:rPr>
              <w:fldChar w:fldCharType="begin"/>
            </w:r>
            <w:r w:rsidRPr="004557A5">
              <w:rPr>
                <w:rStyle w:val="Hyperlink"/>
              </w:rPr>
              <w:instrText xml:space="preserve"> </w:instrText>
            </w:r>
            <w:r>
              <w:instrText>HYPERLINK \l "_Toc513209495"</w:instrText>
            </w:r>
            <w:r w:rsidRPr="004557A5">
              <w:rPr>
                <w:rStyle w:val="Hyperlink"/>
              </w:rPr>
              <w:instrText xml:space="preserve"> </w:instrText>
            </w:r>
            <w:r w:rsidRPr="004557A5">
              <w:rPr>
                <w:rStyle w:val="Hyperlink"/>
              </w:rPr>
              <w:fldChar w:fldCharType="separate"/>
            </w:r>
            <w:r w:rsidRPr="004557A5">
              <w:rPr>
                <w:rStyle w:val="Hyperlink"/>
              </w:rPr>
              <w:t>7.7</w:t>
            </w:r>
            <w:r>
              <w:rPr>
                <w:rFonts w:asciiTheme="minorHAnsi" w:eastAsiaTheme="minorEastAsia" w:hAnsiTheme="minorHAnsi" w:cstheme="minorBidi"/>
                <w:szCs w:val="22"/>
                <w:lang w:bidi="ar-SA"/>
              </w:rPr>
              <w:tab/>
            </w:r>
            <w:r w:rsidRPr="004557A5">
              <w:rPr>
                <w:rStyle w:val="Hyperlink"/>
              </w:rPr>
              <w:t>Missing Response Retrieval</w:t>
            </w:r>
            <w:r>
              <w:rPr>
                <w:webHidden/>
              </w:rPr>
              <w:tab/>
            </w:r>
            <w:r>
              <w:rPr>
                <w:webHidden/>
              </w:rPr>
              <w:fldChar w:fldCharType="begin"/>
            </w:r>
            <w:r>
              <w:rPr>
                <w:webHidden/>
              </w:rPr>
              <w:instrText xml:space="preserve"> PAGEREF _Toc513209495 \h </w:instrText>
            </w:r>
          </w:ins>
          <w:r>
            <w:rPr>
              <w:webHidden/>
            </w:rPr>
          </w:r>
          <w:r>
            <w:rPr>
              <w:webHidden/>
            </w:rPr>
            <w:fldChar w:fldCharType="separate"/>
          </w:r>
          <w:ins w:id="358" w:author="Gareth Pateman" w:date="2018-05-04T15:01:00Z">
            <w:r>
              <w:rPr>
                <w:webHidden/>
              </w:rPr>
              <w:t>69</w:t>
            </w:r>
            <w:r>
              <w:rPr>
                <w:webHidden/>
              </w:rPr>
              <w:fldChar w:fldCharType="end"/>
            </w:r>
            <w:r w:rsidRPr="004557A5">
              <w:rPr>
                <w:rStyle w:val="Hyperlink"/>
              </w:rPr>
              <w:fldChar w:fldCharType="end"/>
            </w:r>
          </w:ins>
        </w:p>
        <w:p w14:paraId="61A7423D" w14:textId="6CC642F8" w:rsidR="003E0711" w:rsidRDefault="003E0711">
          <w:pPr>
            <w:pStyle w:val="TOC2"/>
            <w:rPr>
              <w:ins w:id="359" w:author="Gareth Pateman" w:date="2018-05-04T15:01:00Z"/>
              <w:rFonts w:asciiTheme="minorHAnsi" w:eastAsiaTheme="minorEastAsia" w:hAnsiTheme="minorHAnsi" w:cstheme="minorBidi"/>
              <w:szCs w:val="22"/>
              <w:lang w:bidi="ar-SA"/>
            </w:rPr>
          </w:pPr>
          <w:ins w:id="360" w:author="Gareth Pateman" w:date="2018-05-04T15:01:00Z">
            <w:r w:rsidRPr="004557A5">
              <w:rPr>
                <w:rStyle w:val="Hyperlink"/>
              </w:rPr>
              <w:fldChar w:fldCharType="begin"/>
            </w:r>
            <w:r w:rsidRPr="004557A5">
              <w:rPr>
                <w:rStyle w:val="Hyperlink"/>
              </w:rPr>
              <w:instrText xml:space="preserve"> </w:instrText>
            </w:r>
            <w:r>
              <w:instrText>HYPERLINK \l "_Toc513209496"</w:instrText>
            </w:r>
            <w:r w:rsidRPr="004557A5">
              <w:rPr>
                <w:rStyle w:val="Hyperlink"/>
              </w:rPr>
              <w:instrText xml:space="preserve"> </w:instrText>
            </w:r>
            <w:r w:rsidRPr="004557A5">
              <w:rPr>
                <w:rStyle w:val="Hyperlink"/>
              </w:rPr>
              <w:fldChar w:fldCharType="separate"/>
            </w:r>
            <w:r w:rsidRPr="004557A5">
              <w:rPr>
                <w:rStyle w:val="Hyperlink"/>
              </w:rPr>
              <w:t>7.8</w:t>
            </w:r>
            <w:r>
              <w:rPr>
                <w:rFonts w:asciiTheme="minorHAnsi" w:eastAsiaTheme="minorEastAsia" w:hAnsiTheme="minorHAnsi" w:cstheme="minorBidi"/>
                <w:szCs w:val="22"/>
                <w:lang w:bidi="ar-SA"/>
              </w:rPr>
              <w:tab/>
            </w:r>
            <w:r w:rsidRPr="004557A5">
              <w:rPr>
                <w:rStyle w:val="Hyperlink"/>
              </w:rPr>
              <w:t>Harmonised Error Codes</w:t>
            </w:r>
            <w:r>
              <w:rPr>
                <w:webHidden/>
              </w:rPr>
              <w:tab/>
            </w:r>
            <w:r>
              <w:rPr>
                <w:webHidden/>
              </w:rPr>
              <w:fldChar w:fldCharType="begin"/>
            </w:r>
            <w:r>
              <w:rPr>
                <w:webHidden/>
              </w:rPr>
              <w:instrText xml:space="preserve"> PAGEREF _Toc513209496 \h </w:instrText>
            </w:r>
          </w:ins>
          <w:r>
            <w:rPr>
              <w:webHidden/>
            </w:rPr>
          </w:r>
          <w:r>
            <w:rPr>
              <w:webHidden/>
            </w:rPr>
            <w:fldChar w:fldCharType="separate"/>
          </w:r>
          <w:ins w:id="361" w:author="Gareth Pateman" w:date="2018-05-04T15:01:00Z">
            <w:r>
              <w:rPr>
                <w:webHidden/>
              </w:rPr>
              <w:t>70</w:t>
            </w:r>
            <w:r>
              <w:rPr>
                <w:webHidden/>
              </w:rPr>
              <w:fldChar w:fldCharType="end"/>
            </w:r>
            <w:r w:rsidRPr="004557A5">
              <w:rPr>
                <w:rStyle w:val="Hyperlink"/>
              </w:rPr>
              <w:fldChar w:fldCharType="end"/>
            </w:r>
          </w:ins>
        </w:p>
        <w:p w14:paraId="54D9924E" w14:textId="61E5AB09" w:rsidR="00BA2AB8" w:rsidDel="00681659" w:rsidRDefault="00BA2AB8">
          <w:pPr>
            <w:pStyle w:val="TOC1"/>
            <w:rPr>
              <w:ins w:id="362" w:author="Gareth Pateman [2]" w:date="2017-09-18T09:28:00Z"/>
              <w:del w:id="363" w:author="Gareth Pateman" w:date="2018-04-10T15:44:00Z"/>
              <w:rFonts w:asciiTheme="minorHAnsi" w:eastAsiaTheme="minorEastAsia" w:hAnsiTheme="minorHAnsi" w:cstheme="minorBidi"/>
              <w:b w:val="0"/>
              <w:lang w:eastAsia="en-GB" w:bidi="ar-SA"/>
            </w:rPr>
          </w:pPr>
          <w:ins w:id="364" w:author="Gareth Pateman [2]" w:date="2017-09-18T09:28:00Z">
            <w:del w:id="365" w:author="Gareth Pateman" w:date="2018-04-10T15:44:00Z">
              <w:r w:rsidRPr="004A2D2F" w:rsidDel="00681659">
                <w:rPr>
                  <w:rStyle w:val="Hyperlink"/>
                </w:rPr>
                <w:delText>1</w:delText>
              </w:r>
              <w:r w:rsidDel="00681659">
                <w:rPr>
                  <w:rFonts w:asciiTheme="minorHAnsi" w:eastAsiaTheme="minorEastAsia" w:hAnsiTheme="minorHAnsi" w:cstheme="minorBidi"/>
                  <w:b w:val="0"/>
                  <w:lang w:eastAsia="en-GB" w:bidi="ar-SA"/>
                </w:rPr>
                <w:tab/>
              </w:r>
              <w:r w:rsidRPr="004A2D2F" w:rsidDel="00681659">
                <w:rPr>
                  <w:rStyle w:val="Hyperlink"/>
                </w:rPr>
                <w:delText>Introduction</w:delText>
              </w:r>
              <w:r w:rsidDel="00681659">
                <w:rPr>
                  <w:webHidden/>
                </w:rPr>
                <w:tab/>
                <w:delText>5</w:delText>
              </w:r>
            </w:del>
          </w:ins>
        </w:p>
        <w:p w14:paraId="39CEAE8D" w14:textId="0671AC28" w:rsidR="00BA2AB8" w:rsidDel="00681659" w:rsidRDefault="00BA2AB8">
          <w:pPr>
            <w:pStyle w:val="TOC2"/>
            <w:rPr>
              <w:ins w:id="366" w:author="Gareth Pateman [2]" w:date="2017-09-18T09:28:00Z"/>
              <w:del w:id="367" w:author="Gareth Pateman" w:date="2018-04-10T15:44:00Z"/>
              <w:rFonts w:asciiTheme="minorHAnsi" w:eastAsiaTheme="minorEastAsia" w:hAnsiTheme="minorHAnsi" w:cstheme="minorBidi"/>
              <w:szCs w:val="22"/>
              <w:lang w:bidi="ar-SA"/>
            </w:rPr>
          </w:pPr>
          <w:ins w:id="368" w:author="Gareth Pateman [2]" w:date="2017-09-18T09:28:00Z">
            <w:del w:id="369" w:author="Gareth Pateman" w:date="2018-04-10T15:44:00Z">
              <w:r w:rsidRPr="004A2D2F" w:rsidDel="00681659">
                <w:rPr>
                  <w:rStyle w:val="Hyperlink"/>
                </w:rPr>
                <w:delText>1.1</w:delText>
              </w:r>
              <w:r w:rsidDel="00681659">
                <w:rPr>
                  <w:rFonts w:asciiTheme="minorHAnsi" w:eastAsiaTheme="minorEastAsia" w:hAnsiTheme="minorHAnsi" w:cstheme="minorBidi"/>
                  <w:szCs w:val="22"/>
                  <w:lang w:bidi="ar-SA"/>
                </w:rPr>
                <w:tab/>
              </w:r>
              <w:r w:rsidRPr="004A2D2F" w:rsidDel="00681659">
                <w:rPr>
                  <w:rStyle w:val="Hyperlink"/>
                </w:rPr>
                <w:delText>Definitions of Terms</w:delText>
              </w:r>
              <w:r w:rsidDel="00681659">
                <w:rPr>
                  <w:webHidden/>
                </w:rPr>
                <w:tab/>
                <w:delText>5</w:delText>
              </w:r>
            </w:del>
          </w:ins>
        </w:p>
        <w:p w14:paraId="490B267F" w14:textId="7F713DA3" w:rsidR="00BA2AB8" w:rsidDel="00681659" w:rsidRDefault="00BA2AB8">
          <w:pPr>
            <w:pStyle w:val="TOC1"/>
            <w:rPr>
              <w:ins w:id="370" w:author="Gareth Pateman [2]" w:date="2017-09-18T09:28:00Z"/>
              <w:del w:id="371" w:author="Gareth Pateman" w:date="2018-04-10T15:44:00Z"/>
              <w:rFonts w:asciiTheme="minorHAnsi" w:eastAsiaTheme="minorEastAsia" w:hAnsiTheme="minorHAnsi" w:cstheme="minorBidi"/>
              <w:b w:val="0"/>
              <w:lang w:eastAsia="en-GB" w:bidi="ar-SA"/>
            </w:rPr>
          </w:pPr>
          <w:ins w:id="372" w:author="Gareth Pateman [2]" w:date="2017-09-18T09:28:00Z">
            <w:del w:id="373" w:author="Gareth Pateman" w:date="2018-04-10T15:44:00Z">
              <w:r w:rsidRPr="004A2D2F" w:rsidDel="00681659">
                <w:rPr>
                  <w:rStyle w:val="Hyperlink"/>
                </w:rPr>
                <w:delText>2</w:delText>
              </w:r>
              <w:r w:rsidDel="00681659">
                <w:rPr>
                  <w:rFonts w:asciiTheme="minorHAnsi" w:eastAsiaTheme="minorEastAsia" w:hAnsiTheme="minorHAnsi" w:cstheme="minorBidi"/>
                  <w:b w:val="0"/>
                  <w:lang w:eastAsia="en-GB" w:bidi="ar-SA"/>
                </w:rPr>
                <w:tab/>
              </w:r>
              <w:r w:rsidRPr="004A2D2F" w:rsidDel="00681659">
                <w:rPr>
                  <w:rStyle w:val="Hyperlink"/>
                </w:rPr>
                <w:delText>API Quick Start Guide</w:delText>
              </w:r>
              <w:r w:rsidDel="00681659">
                <w:rPr>
                  <w:webHidden/>
                </w:rPr>
                <w:tab/>
                <w:delText>8</w:delText>
              </w:r>
            </w:del>
          </w:ins>
        </w:p>
        <w:p w14:paraId="4BD0B6B8" w14:textId="5CF1EC8A" w:rsidR="00BA2AB8" w:rsidDel="00681659" w:rsidRDefault="00BA2AB8">
          <w:pPr>
            <w:pStyle w:val="TOC1"/>
            <w:rPr>
              <w:ins w:id="374" w:author="Gareth Pateman [2]" w:date="2017-09-18T09:28:00Z"/>
              <w:del w:id="375" w:author="Gareth Pateman" w:date="2018-04-10T15:44:00Z"/>
              <w:rFonts w:asciiTheme="minorHAnsi" w:eastAsiaTheme="minorEastAsia" w:hAnsiTheme="minorHAnsi" w:cstheme="minorBidi"/>
              <w:b w:val="0"/>
              <w:lang w:eastAsia="en-GB" w:bidi="ar-SA"/>
            </w:rPr>
          </w:pPr>
          <w:ins w:id="376" w:author="Gareth Pateman [2]" w:date="2017-09-18T09:28:00Z">
            <w:del w:id="377" w:author="Gareth Pateman" w:date="2018-04-10T15:44:00Z">
              <w:r w:rsidRPr="004A2D2F" w:rsidDel="00681659">
                <w:rPr>
                  <w:rStyle w:val="Hyperlink"/>
                </w:rPr>
                <w:delText>3</w:delText>
              </w:r>
              <w:r w:rsidDel="00681659">
                <w:rPr>
                  <w:rFonts w:asciiTheme="minorHAnsi" w:eastAsiaTheme="minorEastAsia" w:hAnsiTheme="minorHAnsi" w:cstheme="minorBidi"/>
                  <w:b w:val="0"/>
                  <w:lang w:eastAsia="en-GB" w:bidi="ar-SA"/>
                </w:rPr>
                <w:tab/>
              </w:r>
              <w:r w:rsidRPr="004A2D2F" w:rsidDel="00681659">
                <w:rPr>
                  <w:rStyle w:val="Hyperlink"/>
                </w:rPr>
                <w:delText>API Fundamentals</w:delText>
              </w:r>
              <w:r w:rsidDel="00681659">
                <w:rPr>
                  <w:webHidden/>
                </w:rPr>
                <w:tab/>
                <w:delText>9</w:delText>
              </w:r>
            </w:del>
          </w:ins>
        </w:p>
        <w:p w14:paraId="20FE8FDB" w14:textId="33D630E2" w:rsidR="00BA2AB8" w:rsidDel="00681659" w:rsidRDefault="00BA2AB8">
          <w:pPr>
            <w:pStyle w:val="TOC2"/>
            <w:rPr>
              <w:ins w:id="378" w:author="Gareth Pateman [2]" w:date="2017-09-18T09:28:00Z"/>
              <w:del w:id="379" w:author="Gareth Pateman" w:date="2018-04-10T15:44:00Z"/>
              <w:rFonts w:asciiTheme="minorHAnsi" w:eastAsiaTheme="minorEastAsia" w:hAnsiTheme="minorHAnsi" w:cstheme="minorBidi"/>
              <w:szCs w:val="22"/>
              <w:lang w:bidi="ar-SA"/>
            </w:rPr>
          </w:pPr>
          <w:ins w:id="380" w:author="Gareth Pateman [2]" w:date="2017-09-18T09:28:00Z">
            <w:del w:id="381" w:author="Gareth Pateman" w:date="2018-04-10T15:44:00Z">
              <w:r w:rsidRPr="004A2D2F" w:rsidDel="00681659">
                <w:rPr>
                  <w:rStyle w:val="Hyperlink"/>
                </w:rPr>
                <w:delText>3.1</w:delText>
              </w:r>
              <w:r w:rsidDel="00681659">
                <w:rPr>
                  <w:rFonts w:asciiTheme="minorHAnsi" w:eastAsiaTheme="minorEastAsia" w:hAnsiTheme="minorHAnsi" w:cstheme="minorBidi"/>
                  <w:szCs w:val="22"/>
                  <w:lang w:bidi="ar-SA"/>
                </w:rPr>
                <w:tab/>
              </w:r>
              <w:r w:rsidRPr="004A2D2F" w:rsidDel="00681659">
                <w:rPr>
                  <w:rStyle w:val="Hyperlink"/>
                </w:rPr>
                <w:delText>URI</w:delText>
              </w:r>
              <w:r w:rsidDel="00681659">
                <w:rPr>
                  <w:webHidden/>
                </w:rPr>
                <w:tab/>
                <w:delText>9</w:delText>
              </w:r>
            </w:del>
          </w:ins>
        </w:p>
        <w:p w14:paraId="60E18452" w14:textId="7658F8E0" w:rsidR="00BA2AB8" w:rsidDel="00681659" w:rsidRDefault="00BA2AB8">
          <w:pPr>
            <w:pStyle w:val="TOC2"/>
            <w:rPr>
              <w:ins w:id="382" w:author="Gareth Pateman [2]" w:date="2017-09-18T09:28:00Z"/>
              <w:del w:id="383" w:author="Gareth Pateman" w:date="2018-04-10T15:44:00Z"/>
              <w:rFonts w:asciiTheme="minorHAnsi" w:eastAsiaTheme="minorEastAsia" w:hAnsiTheme="minorHAnsi" w:cstheme="minorBidi"/>
              <w:szCs w:val="22"/>
              <w:lang w:bidi="ar-SA"/>
            </w:rPr>
          </w:pPr>
          <w:ins w:id="384" w:author="Gareth Pateman [2]" w:date="2017-09-18T09:28:00Z">
            <w:del w:id="385" w:author="Gareth Pateman" w:date="2018-04-10T15:44:00Z">
              <w:r w:rsidRPr="004A2D2F" w:rsidDel="00681659">
                <w:rPr>
                  <w:rStyle w:val="Hyperlink"/>
                </w:rPr>
                <w:delText>3.2</w:delText>
              </w:r>
              <w:r w:rsidDel="00681659">
                <w:rPr>
                  <w:rFonts w:asciiTheme="minorHAnsi" w:eastAsiaTheme="minorEastAsia" w:hAnsiTheme="minorHAnsi" w:cstheme="minorBidi"/>
                  <w:szCs w:val="22"/>
                  <w:lang w:bidi="ar-SA"/>
                </w:rPr>
                <w:tab/>
              </w:r>
              <w:r w:rsidRPr="004A2D2F" w:rsidDel="00681659">
                <w:rPr>
                  <w:rStyle w:val="Hyperlink"/>
                </w:rPr>
                <w:delText>Operations</w:delText>
              </w:r>
              <w:r w:rsidDel="00681659">
                <w:rPr>
                  <w:webHidden/>
                </w:rPr>
                <w:tab/>
                <w:delText>9</w:delText>
              </w:r>
            </w:del>
          </w:ins>
        </w:p>
        <w:p w14:paraId="469E2DBB" w14:textId="37383998" w:rsidR="00BA2AB8" w:rsidDel="00681659" w:rsidRDefault="00BA2AB8">
          <w:pPr>
            <w:pStyle w:val="TOC2"/>
            <w:rPr>
              <w:ins w:id="386" w:author="Gareth Pateman [2]" w:date="2017-09-18T09:28:00Z"/>
              <w:del w:id="387" w:author="Gareth Pateman" w:date="2018-04-10T15:44:00Z"/>
              <w:rFonts w:asciiTheme="minorHAnsi" w:eastAsiaTheme="minorEastAsia" w:hAnsiTheme="minorHAnsi" w:cstheme="minorBidi"/>
              <w:szCs w:val="22"/>
              <w:lang w:bidi="ar-SA"/>
            </w:rPr>
          </w:pPr>
          <w:ins w:id="388" w:author="Gareth Pateman [2]" w:date="2017-09-18T09:28:00Z">
            <w:del w:id="389" w:author="Gareth Pateman" w:date="2018-04-10T15:44:00Z">
              <w:r w:rsidRPr="004A2D2F" w:rsidDel="00681659">
                <w:rPr>
                  <w:rStyle w:val="Hyperlink"/>
                </w:rPr>
                <w:delText>3.3</w:delText>
              </w:r>
              <w:r w:rsidDel="00681659">
                <w:rPr>
                  <w:rFonts w:asciiTheme="minorHAnsi" w:eastAsiaTheme="minorEastAsia" w:hAnsiTheme="minorHAnsi" w:cstheme="minorBidi"/>
                  <w:szCs w:val="22"/>
                  <w:lang w:bidi="ar-SA"/>
                </w:rPr>
                <w:tab/>
              </w:r>
              <w:r w:rsidRPr="004A2D2F" w:rsidDel="00681659">
                <w:rPr>
                  <w:rStyle w:val="Hyperlink"/>
                </w:rPr>
                <w:delText>Patch Specifics</w:delText>
              </w:r>
              <w:r w:rsidDel="00681659">
                <w:rPr>
                  <w:webHidden/>
                </w:rPr>
                <w:tab/>
                <w:delText>9</w:delText>
              </w:r>
            </w:del>
          </w:ins>
        </w:p>
        <w:p w14:paraId="3D4D4702" w14:textId="11D71AA5" w:rsidR="00BA2AB8" w:rsidDel="00681659" w:rsidRDefault="00BA2AB8">
          <w:pPr>
            <w:pStyle w:val="TOC2"/>
            <w:rPr>
              <w:ins w:id="390" w:author="Gareth Pateman [2]" w:date="2017-09-18T09:28:00Z"/>
              <w:del w:id="391" w:author="Gareth Pateman" w:date="2018-04-10T15:44:00Z"/>
              <w:rFonts w:asciiTheme="minorHAnsi" w:eastAsiaTheme="minorEastAsia" w:hAnsiTheme="minorHAnsi" w:cstheme="minorBidi"/>
              <w:szCs w:val="22"/>
              <w:lang w:bidi="ar-SA"/>
            </w:rPr>
          </w:pPr>
          <w:ins w:id="392" w:author="Gareth Pateman [2]" w:date="2017-09-18T09:28:00Z">
            <w:del w:id="393" w:author="Gareth Pateman" w:date="2018-04-10T15:44:00Z">
              <w:r w:rsidRPr="004A2D2F" w:rsidDel="00681659">
                <w:rPr>
                  <w:rStyle w:val="Hyperlink"/>
                </w:rPr>
                <w:delText>3.4</w:delText>
              </w:r>
              <w:r w:rsidDel="00681659">
                <w:rPr>
                  <w:rFonts w:asciiTheme="minorHAnsi" w:eastAsiaTheme="minorEastAsia" w:hAnsiTheme="minorHAnsi" w:cstheme="minorBidi"/>
                  <w:szCs w:val="22"/>
                  <w:lang w:bidi="ar-SA"/>
                </w:rPr>
                <w:tab/>
              </w:r>
              <w:r w:rsidRPr="004A2D2F" w:rsidDel="00681659">
                <w:rPr>
                  <w:rStyle w:val="Hyperlink"/>
                </w:rPr>
                <w:delText>Resource Naming</w:delText>
              </w:r>
              <w:r w:rsidDel="00681659">
                <w:rPr>
                  <w:webHidden/>
                </w:rPr>
                <w:tab/>
                <w:delText>9</w:delText>
              </w:r>
            </w:del>
          </w:ins>
        </w:p>
        <w:p w14:paraId="58A9FD07" w14:textId="04AF42EB" w:rsidR="00BA2AB8" w:rsidDel="00681659" w:rsidRDefault="00BA2AB8">
          <w:pPr>
            <w:pStyle w:val="TOC2"/>
            <w:rPr>
              <w:ins w:id="394" w:author="Gareth Pateman [2]" w:date="2017-09-18T09:28:00Z"/>
              <w:del w:id="395" w:author="Gareth Pateman" w:date="2018-04-10T15:44:00Z"/>
              <w:rFonts w:asciiTheme="minorHAnsi" w:eastAsiaTheme="minorEastAsia" w:hAnsiTheme="minorHAnsi" w:cstheme="minorBidi"/>
              <w:szCs w:val="22"/>
              <w:lang w:bidi="ar-SA"/>
            </w:rPr>
          </w:pPr>
          <w:ins w:id="396" w:author="Gareth Pateman [2]" w:date="2017-09-18T09:28:00Z">
            <w:del w:id="397" w:author="Gareth Pateman" w:date="2018-04-10T15:44:00Z">
              <w:r w:rsidRPr="004A2D2F" w:rsidDel="00681659">
                <w:rPr>
                  <w:rStyle w:val="Hyperlink"/>
                </w:rPr>
                <w:delText>3.5</w:delText>
              </w:r>
              <w:r w:rsidDel="00681659">
                <w:rPr>
                  <w:rFonts w:asciiTheme="minorHAnsi" w:eastAsiaTheme="minorEastAsia" w:hAnsiTheme="minorHAnsi" w:cstheme="minorBidi"/>
                  <w:szCs w:val="22"/>
                  <w:lang w:bidi="ar-SA"/>
                </w:rPr>
                <w:tab/>
              </w:r>
              <w:r w:rsidRPr="004A2D2F" w:rsidDel="00681659">
                <w:rPr>
                  <w:rStyle w:val="Hyperlink"/>
                </w:rPr>
                <w:delText>Identifying the Resource</w:delText>
              </w:r>
              <w:r w:rsidDel="00681659">
                <w:rPr>
                  <w:webHidden/>
                </w:rPr>
                <w:tab/>
                <w:delText>10</w:delText>
              </w:r>
            </w:del>
          </w:ins>
        </w:p>
        <w:p w14:paraId="0C5CE590" w14:textId="69D5D170" w:rsidR="00BA2AB8" w:rsidDel="00681659" w:rsidRDefault="00BA2AB8">
          <w:pPr>
            <w:pStyle w:val="TOC2"/>
            <w:rPr>
              <w:ins w:id="398" w:author="Gareth Pateman [2]" w:date="2017-09-18T09:28:00Z"/>
              <w:del w:id="399" w:author="Gareth Pateman" w:date="2018-04-10T15:44:00Z"/>
              <w:rFonts w:asciiTheme="minorHAnsi" w:eastAsiaTheme="minorEastAsia" w:hAnsiTheme="minorHAnsi" w:cstheme="minorBidi"/>
              <w:szCs w:val="22"/>
              <w:lang w:bidi="ar-SA"/>
            </w:rPr>
          </w:pPr>
          <w:ins w:id="400" w:author="Gareth Pateman [2]" w:date="2017-09-18T09:28:00Z">
            <w:del w:id="401" w:author="Gareth Pateman" w:date="2018-04-10T15:44:00Z">
              <w:r w:rsidRPr="004A2D2F" w:rsidDel="00681659">
                <w:rPr>
                  <w:rStyle w:val="Hyperlink"/>
                </w:rPr>
                <w:delText>3.6</w:delText>
              </w:r>
              <w:r w:rsidDel="00681659">
                <w:rPr>
                  <w:rFonts w:asciiTheme="minorHAnsi" w:eastAsiaTheme="minorEastAsia" w:hAnsiTheme="minorHAnsi" w:cstheme="minorBidi"/>
                  <w:szCs w:val="22"/>
                  <w:lang w:bidi="ar-SA"/>
                </w:rPr>
                <w:tab/>
              </w:r>
              <w:r w:rsidRPr="004A2D2F" w:rsidDel="00681659">
                <w:rPr>
                  <w:rStyle w:val="Hyperlink"/>
                </w:rPr>
                <w:delText>Client Correlation ID</w:delText>
              </w:r>
              <w:r w:rsidDel="00681659">
                <w:rPr>
                  <w:webHidden/>
                </w:rPr>
                <w:tab/>
                <w:delText>10</w:delText>
              </w:r>
            </w:del>
          </w:ins>
        </w:p>
        <w:p w14:paraId="62DF8DFE" w14:textId="134A7B7B" w:rsidR="00BA2AB8" w:rsidDel="00681659" w:rsidRDefault="00BA2AB8">
          <w:pPr>
            <w:pStyle w:val="TOC2"/>
            <w:rPr>
              <w:ins w:id="402" w:author="Gareth Pateman [2]" w:date="2017-09-18T09:28:00Z"/>
              <w:del w:id="403" w:author="Gareth Pateman" w:date="2018-04-10T15:44:00Z"/>
              <w:rFonts w:asciiTheme="minorHAnsi" w:eastAsiaTheme="minorEastAsia" w:hAnsiTheme="minorHAnsi" w:cstheme="minorBidi"/>
              <w:szCs w:val="22"/>
              <w:lang w:bidi="ar-SA"/>
            </w:rPr>
          </w:pPr>
          <w:ins w:id="404" w:author="Gareth Pateman [2]" w:date="2017-09-18T09:28:00Z">
            <w:del w:id="405" w:author="Gareth Pateman" w:date="2018-04-10T15:44:00Z">
              <w:r w:rsidRPr="004A2D2F" w:rsidDel="00681659">
                <w:rPr>
                  <w:rStyle w:val="Hyperlink"/>
                </w:rPr>
                <w:delText>3</w:delText>
              </w:r>
              <w:r w:rsidRPr="006270F9" w:rsidDel="00681659">
                <w:rPr>
                  <w:rStyle w:val="Hyperlink"/>
                </w:rPr>
                <w:delText>.7</w:delText>
              </w:r>
              <w:r w:rsidDel="00681659">
                <w:rPr>
                  <w:rFonts w:asciiTheme="minorHAnsi" w:eastAsiaTheme="minorEastAsia" w:hAnsiTheme="minorHAnsi" w:cstheme="minorBidi"/>
                  <w:szCs w:val="22"/>
                  <w:lang w:bidi="ar-SA"/>
                </w:rPr>
                <w:tab/>
              </w:r>
              <w:r w:rsidRPr="004A2D2F" w:rsidDel="00681659">
                <w:rPr>
                  <w:rStyle w:val="Hyperlink"/>
                </w:rPr>
                <w:delText>Use Case Flow Patterns</w:delText>
              </w:r>
              <w:r w:rsidDel="00681659">
                <w:rPr>
                  <w:webHidden/>
                </w:rPr>
                <w:tab/>
                <w:delText>11</w:delText>
              </w:r>
            </w:del>
          </w:ins>
        </w:p>
        <w:p w14:paraId="35572A75" w14:textId="160805B2" w:rsidR="00BA2AB8" w:rsidDel="00681659" w:rsidRDefault="00BA2AB8">
          <w:pPr>
            <w:pStyle w:val="TOC2"/>
            <w:rPr>
              <w:ins w:id="406" w:author="Gareth Pateman [2]" w:date="2017-09-18T09:28:00Z"/>
              <w:del w:id="407" w:author="Gareth Pateman" w:date="2018-04-10T15:44:00Z"/>
              <w:rFonts w:asciiTheme="minorHAnsi" w:eastAsiaTheme="minorEastAsia" w:hAnsiTheme="minorHAnsi" w:cstheme="minorBidi"/>
              <w:szCs w:val="22"/>
              <w:lang w:bidi="ar-SA"/>
            </w:rPr>
          </w:pPr>
          <w:ins w:id="408" w:author="Gareth Pateman [2]" w:date="2017-09-18T09:28:00Z">
            <w:del w:id="409" w:author="Gareth Pateman" w:date="2018-04-10T15:44:00Z">
              <w:r w:rsidRPr="004A2D2F" w:rsidDel="00681659">
                <w:rPr>
                  <w:rStyle w:val="Hyperlink"/>
                </w:rPr>
                <w:delText>3.8</w:delText>
              </w:r>
              <w:r w:rsidDel="00681659">
                <w:rPr>
                  <w:rFonts w:asciiTheme="minorHAnsi" w:eastAsiaTheme="minorEastAsia" w:hAnsiTheme="minorHAnsi" w:cstheme="minorBidi"/>
                  <w:szCs w:val="22"/>
                  <w:lang w:bidi="ar-SA"/>
                </w:rPr>
                <w:tab/>
              </w:r>
              <w:r w:rsidRPr="004A2D2F" w:rsidDel="00681659">
                <w:rPr>
                  <w:rStyle w:val="Hyperlink"/>
                </w:rPr>
                <w:delText>Case Sensitivity</w:delText>
              </w:r>
              <w:r w:rsidDel="00681659">
                <w:rPr>
                  <w:webHidden/>
                </w:rPr>
                <w:tab/>
                <w:delText>11</w:delText>
              </w:r>
            </w:del>
          </w:ins>
        </w:p>
        <w:p w14:paraId="6C049488" w14:textId="188D7071" w:rsidR="00BA2AB8" w:rsidDel="00681659" w:rsidRDefault="00BA2AB8">
          <w:pPr>
            <w:pStyle w:val="TOC2"/>
            <w:rPr>
              <w:ins w:id="410" w:author="Gareth Pateman [2]" w:date="2017-09-18T09:28:00Z"/>
              <w:del w:id="411" w:author="Gareth Pateman" w:date="2018-04-10T15:44:00Z"/>
              <w:rFonts w:asciiTheme="minorHAnsi" w:eastAsiaTheme="minorEastAsia" w:hAnsiTheme="minorHAnsi" w:cstheme="minorBidi"/>
              <w:szCs w:val="22"/>
              <w:lang w:bidi="ar-SA"/>
            </w:rPr>
          </w:pPr>
          <w:ins w:id="412" w:author="Gareth Pateman [2]" w:date="2017-09-18T09:28:00Z">
            <w:del w:id="413" w:author="Gareth Pateman" w:date="2018-04-10T15:44:00Z">
              <w:r w:rsidRPr="004A2D2F" w:rsidDel="00681659">
                <w:rPr>
                  <w:rStyle w:val="Hyperlink"/>
                </w:rPr>
                <w:delText>3.9</w:delText>
              </w:r>
              <w:r w:rsidDel="00681659">
                <w:rPr>
                  <w:rFonts w:asciiTheme="minorHAnsi" w:eastAsiaTheme="minorEastAsia" w:hAnsiTheme="minorHAnsi" w:cstheme="minorBidi"/>
                  <w:szCs w:val="22"/>
                  <w:lang w:bidi="ar-SA"/>
                </w:rPr>
                <w:tab/>
              </w:r>
              <w:r w:rsidRPr="004A2D2F" w:rsidDel="00681659">
                <w:rPr>
                  <w:rStyle w:val="Hyperlink"/>
                </w:rPr>
                <w:delText>HTTP Header Information</w:delText>
              </w:r>
              <w:r w:rsidDel="00681659">
                <w:rPr>
                  <w:webHidden/>
                </w:rPr>
                <w:tab/>
                <w:delText>11</w:delText>
              </w:r>
            </w:del>
          </w:ins>
        </w:p>
        <w:p w14:paraId="06C310EF" w14:textId="17969EC5" w:rsidR="00BA2AB8" w:rsidDel="00681659" w:rsidRDefault="00BA2AB8">
          <w:pPr>
            <w:pStyle w:val="TOC3"/>
            <w:rPr>
              <w:ins w:id="414" w:author="Gareth Pateman [2]" w:date="2017-09-18T09:28:00Z"/>
              <w:del w:id="415" w:author="Gareth Pateman" w:date="2018-04-10T15:44:00Z"/>
              <w:rFonts w:asciiTheme="minorHAnsi" w:eastAsiaTheme="minorEastAsia" w:hAnsiTheme="minorHAnsi" w:cstheme="minorBidi"/>
              <w:szCs w:val="22"/>
              <w:lang w:bidi="ar-SA"/>
            </w:rPr>
          </w:pPr>
          <w:ins w:id="416" w:author="Gareth Pateman [2]" w:date="2017-09-18T09:28:00Z">
            <w:del w:id="417" w:author="Gareth Pateman" w:date="2018-04-10T15:44:00Z">
              <w:r w:rsidRPr="004A2D2F" w:rsidDel="00681659">
                <w:rPr>
                  <w:rStyle w:val="Hyperlink"/>
                </w:rPr>
                <w:delText>3.9.1</w:delText>
              </w:r>
              <w:r w:rsidDel="00681659">
                <w:rPr>
                  <w:rFonts w:asciiTheme="minorHAnsi" w:eastAsiaTheme="minorEastAsia" w:hAnsiTheme="minorHAnsi" w:cstheme="minorBidi"/>
                  <w:szCs w:val="22"/>
                  <w:lang w:bidi="ar-SA"/>
                </w:rPr>
                <w:tab/>
              </w:r>
              <w:r w:rsidRPr="004A2D2F" w:rsidDel="00681659">
                <w:rPr>
                  <w:rStyle w:val="Hyperlink"/>
                </w:rPr>
                <w:delText>HTTP Request Headers</w:delText>
              </w:r>
              <w:r w:rsidDel="00681659">
                <w:rPr>
                  <w:webHidden/>
                </w:rPr>
                <w:tab/>
                <w:delText>11</w:delText>
              </w:r>
            </w:del>
          </w:ins>
        </w:p>
        <w:p w14:paraId="046D471E" w14:textId="756013EB" w:rsidR="00BA2AB8" w:rsidDel="00681659" w:rsidRDefault="00BA2AB8">
          <w:pPr>
            <w:pStyle w:val="TOC3"/>
            <w:rPr>
              <w:ins w:id="418" w:author="Gareth Pateman [2]" w:date="2017-09-18T09:28:00Z"/>
              <w:del w:id="419" w:author="Gareth Pateman" w:date="2018-04-10T15:44:00Z"/>
              <w:rFonts w:asciiTheme="minorHAnsi" w:eastAsiaTheme="minorEastAsia" w:hAnsiTheme="minorHAnsi" w:cstheme="minorBidi"/>
              <w:szCs w:val="22"/>
              <w:lang w:bidi="ar-SA"/>
            </w:rPr>
          </w:pPr>
          <w:ins w:id="420" w:author="Gareth Pateman [2]" w:date="2017-09-18T09:28:00Z">
            <w:del w:id="421" w:author="Gareth Pateman" w:date="2018-04-10T15:44:00Z">
              <w:r w:rsidRPr="004A2D2F" w:rsidDel="00681659">
                <w:rPr>
                  <w:rStyle w:val="Hyperlink"/>
                </w:rPr>
                <w:delText>3.9.2</w:delText>
              </w:r>
              <w:r w:rsidDel="00681659">
                <w:rPr>
                  <w:rFonts w:asciiTheme="minorHAnsi" w:eastAsiaTheme="minorEastAsia" w:hAnsiTheme="minorHAnsi" w:cstheme="minorBidi"/>
                  <w:szCs w:val="22"/>
                  <w:lang w:bidi="ar-SA"/>
                </w:rPr>
                <w:tab/>
              </w:r>
              <w:r w:rsidRPr="004A2D2F" w:rsidDel="00681659">
                <w:rPr>
                  <w:rStyle w:val="Hyperlink"/>
                </w:rPr>
                <w:delText>HTTP Response Headers</w:delText>
              </w:r>
              <w:r w:rsidDel="00681659">
                <w:rPr>
                  <w:webHidden/>
                </w:rPr>
                <w:tab/>
                <w:delText>12</w:delText>
              </w:r>
            </w:del>
          </w:ins>
        </w:p>
        <w:p w14:paraId="6F4DF667" w14:textId="018B755A" w:rsidR="00BA2AB8" w:rsidDel="00681659" w:rsidRDefault="00BA2AB8">
          <w:pPr>
            <w:pStyle w:val="TOC3"/>
            <w:rPr>
              <w:ins w:id="422" w:author="Gareth Pateman [2]" w:date="2017-09-18T09:28:00Z"/>
              <w:del w:id="423" w:author="Gareth Pateman" w:date="2018-04-10T15:44:00Z"/>
              <w:rFonts w:asciiTheme="minorHAnsi" w:eastAsiaTheme="minorEastAsia" w:hAnsiTheme="minorHAnsi" w:cstheme="minorBidi"/>
              <w:szCs w:val="22"/>
              <w:lang w:bidi="ar-SA"/>
            </w:rPr>
          </w:pPr>
          <w:ins w:id="424" w:author="Gareth Pateman [2]" w:date="2017-09-18T09:28:00Z">
            <w:del w:id="425" w:author="Gareth Pateman" w:date="2018-04-10T15:44:00Z">
              <w:r w:rsidRPr="004A2D2F" w:rsidDel="00681659">
                <w:rPr>
                  <w:rStyle w:val="Hyperlink"/>
                </w:rPr>
                <w:delText>3.9.3</w:delText>
              </w:r>
              <w:r w:rsidDel="00681659">
                <w:rPr>
                  <w:rFonts w:asciiTheme="minorHAnsi" w:eastAsiaTheme="minorEastAsia" w:hAnsiTheme="minorHAnsi" w:cstheme="minorBidi"/>
                  <w:szCs w:val="22"/>
                  <w:lang w:bidi="ar-SA"/>
                </w:rPr>
                <w:tab/>
              </w:r>
              <w:r w:rsidRPr="004A2D2F" w:rsidDel="00681659">
                <w:rPr>
                  <w:rStyle w:val="Hyperlink"/>
                </w:rPr>
                <w:delText>Custom Headers</w:delText>
              </w:r>
              <w:r w:rsidDel="00681659">
                <w:rPr>
                  <w:webHidden/>
                </w:rPr>
                <w:tab/>
                <w:delText>12</w:delText>
              </w:r>
            </w:del>
          </w:ins>
        </w:p>
        <w:p w14:paraId="1CF2C994" w14:textId="7C3AAF08" w:rsidR="00BA2AB8" w:rsidDel="00681659" w:rsidRDefault="00BA2AB8">
          <w:pPr>
            <w:pStyle w:val="TOC2"/>
            <w:rPr>
              <w:ins w:id="426" w:author="Gareth Pateman [2]" w:date="2017-09-18T09:28:00Z"/>
              <w:del w:id="427" w:author="Gareth Pateman" w:date="2018-04-10T15:44:00Z"/>
              <w:rFonts w:asciiTheme="minorHAnsi" w:eastAsiaTheme="minorEastAsia" w:hAnsiTheme="minorHAnsi" w:cstheme="minorBidi"/>
              <w:szCs w:val="22"/>
              <w:lang w:bidi="ar-SA"/>
            </w:rPr>
          </w:pPr>
          <w:ins w:id="428" w:author="Gareth Pateman [2]" w:date="2017-09-18T09:28:00Z">
            <w:del w:id="429" w:author="Gareth Pateman" w:date="2018-04-10T15:44:00Z">
              <w:r w:rsidRPr="004A2D2F" w:rsidDel="00681659">
                <w:rPr>
                  <w:rStyle w:val="Hyperlink"/>
                </w:rPr>
                <w:delText>3.10</w:delText>
              </w:r>
              <w:r w:rsidDel="00681659">
                <w:rPr>
                  <w:rFonts w:asciiTheme="minorHAnsi" w:eastAsiaTheme="minorEastAsia" w:hAnsiTheme="minorHAnsi" w:cstheme="minorBidi"/>
                  <w:szCs w:val="22"/>
                  <w:lang w:bidi="ar-SA"/>
                </w:rPr>
                <w:tab/>
              </w:r>
              <w:r w:rsidRPr="004A2D2F" w:rsidDel="00681659">
                <w:rPr>
                  <w:rStyle w:val="Hyperlink"/>
                </w:rPr>
                <w:delText>API Versioning</w:delText>
              </w:r>
              <w:r w:rsidDel="00681659">
                <w:rPr>
                  <w:webHidden/>
                </w:rPr>
                <w:tab/>
                <w:delText>13</w:delText>
              </w:r>
            </w:del>
          </w:ins>
        </w:p>
        <w:p w14:paraId="292BE57E" w14:textId="47C05567" w:rsidR="00BA2AB8" w:rsidDel="00681659" w:rsidRDefault="00BA2AB8">
          <w:pPr>
            <w:pStyle w:val="TOC1"/>
            <w:rPr>
              <w:ins w:id="430" w:author="Gareth Pateman [2]" w:date="2017-09-18T09:28:00Z"/>
              <w:del w:id="431" w:author="Gareth Pateman" w:date="2018-04-10T15:44:00Z"/>
              <w:rFonts w:asciiTheme="minorHAnsi" w:eastAsiaTheme="minorEastAsia" w:hAnsiTheme="minorHAnsi" w:cstheme="minorBidi"/>
              <w:b w:val="0"/>
              <w:lang w:eastAsia="en-GB" w:bidi="ar-SA"/>
            </w:rPr>
          </w:pPr>
          <w:ins w:id="432" w:author="Gareth Pateman [2]" w:date="2017-09-18T09:28:00Z">
            <w:del w:id="433" w:author="Gareth Pateman" w:date="2018-04-10T15:44:00Z">
              <w:r w:rsidRPr="004A2D2F" w:rsidDel="00681659">
                <w:rPr>
                  <w:rStyle w:val="Hyperlink"/>
                </w:rPr>
                <w:delText>4</w:delText>
              </w:r>
              <w:r w:rsidDel="00681659">
                <w:rPr>
                  <w:rFonts w:asciiTheme="minorHAnsi" w:eastAsiaTheme="minorEastAsia" w:hAnsiTheme="minorHAnsi" w:cstheme="minorBidi"/>
                  <w:b w:val="0"/>
                  <w:lang w:eastAsia="en-GB" w:bidi="ar-SA"/>
                </w:rPr>
                <w:tab/>
              </w:r>
              <w:r w:rsidRPr="004A2D2F" w:rsidDel="00681659">
                <w:rPr>
                  <w:rStyle w:val="Hyperlink"/>
                </w:rPr>
                <w:delText>API Service Definition</w:delText>
              </w:r>
              <w:r w:rsidDel="00681659">
                <w:rPr>
                  <w:webHidden/>
                </w:rPr>
                <w:tab/>
                <w:delText>14</w:delText>
              </w:r>
            </w:del>
          </w:ins>
        </w:p>
        <w:p w14:paraId="140FEB7E" w14:textId="644E67DD" w:rsidR="00BA2AB8" w:rsidDel="00681659" w:rsidRDefault="00BA2AB8">
          <w:pPr>
            <w:pStyle w:val="TOC2"/>
            <w:rPr>
              <w:ins w:id="434" w:author="Gareth Pateman [2]" w:date="2017-09-18T09:28:00Z"/>
              <w:del w:id="435" w:author="Gareth Pateman" w:date="2018-04-10T15:44:00Z"/>
              <w:rFonts w:asciiTheme="minorHAnsi" w:eastAsiaTheme="minorEastAsia" w:hAnsiTheme="minorHAnsi" w:cstheme="minorBidi"/>
              <w:szCs w:val="22"/>
              <w:lang w:bidi="ar-SA"/>
            </w:rPr>
          </w:pPr>
          <w:ins w:id="436" w:author="Gareth Pateman [2]" w:date="2017-09-18T09:28:00Z">
            <w:del w:id="437" w:author="Gareth Pateman" w:date="2018-04-10T15:44:00Z">
              <w:r w:rsidRPr="004A2D2F" w:rsidDel="00681659">
                <w:rPr>
                  <w:rStyle w:val="Hyperlink"/>
                </w:rPr>
                <w:delText>4.1</w:delText>
              </w:r>
              <w:r w:rsidDel="00681659">
                <w:rPr>
                  <w:rFonts w:asciiTheme="minorHAnsi" w:eastAsiaTheme="minorEastAsia" w:hAnsiTheme="minorHAnsi" w:cstheme="minorBidi"/>
                  <w:szCs w:val="22"/>
                  <w:lang w:bidi="ar-SA"/>
                </w:rPr>
                <w:tab/>
              </w:r>
              <w:r w:rsidRPr="004A2D2F" w:rsidDel="00681659">
                <w:rPr>
                  <w:rStyle w:val="Hyperlink"/>
                </w:rPr>
                <w:delText>Transactions API</w:delText>
              </w:r>
              <w:r w:rsidDel="00681659">
                <w:rPr>
                  <w:webHidden/>
                </w:rPr>
                <w:tab/>
                <w:delText>16</w:delText>
              </w:r>
            </w:del>
          </w:ins>
        </w:p>
        <w:p w14:paraId="41C9F6A6" w14:textId="2B9A26DC" w:rsidR="00BA2AB8" w:rsidDel="00681659" w:rsidRDefault="00BA2AB8">
          <w:pPr>
            <w:pStyle w:val="TOC2"/>
            <w:rPr>
              <w:ins w:id="438" w:author="Gareth Pateman [2]" w:date="2017-09-18T09:28:00Z"/>
              <w:del w:id="439" w:author="Gareth Pateman" w:date="2018-04-10T15:44:00Z"/>
              <w:rFonts w:asciiTheme="minorHAnsi" w:eastAsiaTheme="minorEastAsia" w:hAnsiTheme="minorHAnsi" w:cstheme="minorBidi"/>
              <w:szCs w:val="22"/>
              <w:lang w:bidi="ar-SA"/>
            </w:rPr>
          </w:pPr>
          <w:ins w:id="440" w:author="Gareth Pateman [2]" w:date="2017-09-18T09:28:00Z">
            <w:del w:id="441" w:author="Gareth Pateman" w:date="2018-04-10T15:44:00Z">
              <w:r w:rsidRPr="004A2D2F" w:rsidDel="00681659">
                <w:rPr>
                  <w:rStyle w:val="Hyperlink"/>
                </w:rPr>
                <w:delText>4.2</w:delText>
              </w:r>
              <w:r w:rsidDel="00681659">
                <w:rPr>
                  <w:rFonts w:asciiTheme="minorHAnsi" w:eastAsiaTheme="minorEastAsia" w:hAnsiTheme="minorHAnsi" w:cstheme="minorBidi"/>
                  <w:szCs w:val="22"/>
                  <w:lang w:bidi="ar-SA"/>
                </w:rPr>
                <w:tab/>
              </w:r>
              <w:r w:rsidRPr="004A2D2F" w:rsidDel="00681659">
                <w:rPr>
                  <w:rStyle w:val="Hyperlink"/>
                </w:rPr>
                <w:delText>Reversal</w:delText>
              </w:r>
              <w:r w:rsidRPr="006270F9" w:rsidDel="00681659">
                <w:rPr>
                  <w:rStyle w:val="Hyperlink"/>
                </w:rPr>
                <w:delText>s API</w:delText>
              </w:r>
              <w:r w:rsidDel="00681659">
                <w:rPr>
                  <w:webHidden/>
                </w:rPr>
                <w:tab/>
                <w:delText>18</w:delText>
              </w:r>
            </w:del>
          </w:ins>
        </w:p>
        <w:p w14:paraId="7C0808C8" w14:textId="5201B570" w:rsidR="00BA2AB8" w:rsidDel="00681659" w:rsidRDefault="00BA2AB8">
          <w:pPr>
            <w:pStyle w:val="TOC2"/>
            <w:rPr>
              <w:ins w:id="442" w:author="Gareth Pateman [2]" w:date="2017-09-18T09:28:00Z"/>
              <w:del w:id="443" w:author="Gareth Pateman" w:date="2018-04-10T15:44:00Z"/>
              <w:rFonts w:asciiTheme="minorHAnsi" w:eastAsiaTheme="minorEastAsia" w:hAnsiTheme="minorHAnsi" w:cstheme="minorBidi"/>
              <w:szCs w:val="22"/>
              <w:lang w:bidi="ar-SA"/>
            </w:rPr>
          </w:pPr>
          <w:ins w:id="444" w:author="Gareth Pateman [2]" w:date="2017-09-18T09:28:00Z">
            <w:del w:id="445" w:author="Gareth Pateman" w:date="2018-04-10T15:44:00Z">
              <w:r w:rsidRPr="004A2D2F" w:rsidDel="00681659">
                <w:rPr>
                  <w:rStyle w:val="Hyperlink"/>
                </w:rPr>
                <w:delText>4.3</w:delText>
              </w:r>
              <w:r w:rsidDel="00681659">
                <w:rPr>
                  <w:rFonts w:asciiTheme="minorHAnsi" w:eastAsiaTheme="minorEastAsia" w:hAnsiTheme="minorHAnsi" w:cstheme="minorBidi"/>
                  <w:szCs w:val="22"/>
                  <w:lang w:bidi="ar-SA"/>
                </w:rPr>
                <w:tab/>
              </w:r>
              <w:r w:rsidRPr="004A2D2F" w:rsidDel="00681659">
                <w:rPr>
                  <w:rStyle w:val="Hyperlink"/>
                </w:rPr>
                <w:delText>Batch Transactions API</w:delText>
              </w:r>
              <w:r w:rsidDel="00681659">
                <w:rPr>
                  <w:webHidden/>
                </w:rPr>
                <w:tab/>
                <w:delText>20</w:delText>
              </w:r>
            </w:del>
          </w:ins>
        </w:p>
        <w:p w14:paraId="5B45CFA0" w14:textId="0567A9D3" w:rsidR="00BA2AB8" w:rsidDel="00681659" w:rsidRDefault="00BA2AB8">
          <w:pPr>
            <w:pStyle w:val="TOC3"/>
            <w:rPr>
              <w:ins w:id="446" w:author="Gareth Pateman [2]" w:date="2017-09-18T09:28:00Z"/>
              <w:del w:id="447" w:author="Gareth Pateman" w:date="2018-04-10T15:44:00Z"/>
              <w:rFonts w:asciiTheme="minorHAnsi" w:eastAsiaTheme="minorEastAsia" w:hAnsiTheme="minorHAnsi" w:cstheme="minorBidi"/>
              <w:szCs w:val="22"/>
              <w:lang w:bidi="ar-SA"/>
            </w:rPr>
          </w:pPr>
          <w:ins w:id="448" w:author="Gareth Pateman [2]" w:date="2017-09-18T09:28:00Z">
            <w:del w:id="449" w:author="Gareth Pateman" w:date="2018-04-10T15:44:00Z">
              <w:r w:rsidRPr="004A2D2F" w:rsidDel="00681659">
                <w:rPr>
                  <w:rStyle w:val="Hyperlink"/>
                </w:rPr>
                <w:delText>4.3.1</w:delText>
              </w:r>
              <w:r w:rsidDel="00681659">
                <w:rPr>
                  <w:rFonts w:asciiTheme="minorHAnsi" w:eastAsiaTheme="minorEastAsia" w:hAnsiTheme="minorHAnsi" w:cstheme="minorBidi"/>
                  <w:szCs w:val="22"/>
                  <w:lang w:bidi="ar-SA"/>
                </w:rPr>
                <w:tab/>
              </w:r>
              <w:r w:rsidRPr="004A2D2F" w:rsidDel="00681659">
                <w:rPr>
                  <w:rStyle w:val="Hyperlink"/>
                </w:rPr>
                <w:delText>Batch Transactions API</w:delText>
              </w:r>
              <w:r w:rsidDel="00681659">
                <w:rPr>
                  <w:webHidden/>
                </w:rPr>
                <w:tab/>
                <w:delText>21</w:delText>
              </w:r>
            </w:del>
          </w:ins>
        </w:p>
        <w:p w14:paraId="203B076A" w14:textId="3AC7DC6B" w:rsidR="00BA2AB8" w:rsidDel="00681659" w:rsidRDefault="00BA2AB8">
          <w:pPr>
            <w:pStyle w:val="TOC3"/>
            <w:rPr>
              <w:ins w:id="450" w:author="Gareth Pateman [2]" w:date="2017-09-18T09:28:00Z"/>
              <w:del w:id="451" w:author="Gareth Pateman" w:date="2018-04-10T15:44:00Z"/>
              <w:rFonts w:asciiTheme="minorHAnsi" w:eastAsiaTheme="minorEastAsia" w:hAnsiTheme="minorHAnsi" w:cstheme="minorBidi"/>
              <w:szCs w:val="22"/>
              <w:lang w:bidi="ar-SA"/>
            </w:rPr>
          </w:pPr>
          <w:ins w:id="452" w:author="Gareth Pateman [2]" w:date="2017-09-18T09:28:00Z">
            <w:del w:id="453" w:author="Gareth Pateman" w:date="2018-04-10T15:44:00Z">
              <w:r w:rsidRPr="004A2D2F" w:rsidDel="00681659">
                <w:rPr>
                  <w:rStyle w:val="Hyperlink"/>
                </w:rPr>
                <w:delText>4.3.2</w:delText>
              </w:r>
              <w:r w:rsidDel="00681659">
                <w:rPr>
                  <w:rFonts w:asciiTheme="minorHAnsi" w:eastAsiaTheme="minorEastAsia" w:hAnsiTheme="minorHAnsi" w:cstheme="minorBidi"/>
                  <w:szCs w:val="22"/>
                  <w:lang w:bidi="ar-SA"/>
                </w:rPr>
                <w:tab/>
              </w:r>
              <w:r w:rsidRPr="004A2D2F" w:rsidDel="00681659">
                <w:rPr>
                  <w:rStyle w:val="Hyperlink"/>
                </w:rPr>
                <w:delText>Batch Rejections API</w:delText>
              </w:r>
              <w:r w:rsidDel="00681659">
                <w:rPr>
                  <w:webHidden/>
                </w:rPr>
                <w:tab/>
                <w:delText>22</w:delText>
              </w:r>
            </w:del>
          </w:ins>
        </w:p>
        <w:p w14:paraId="139842A1" w14:textId="2986B134" w:rsidR="00BA2AB8" w:rsidDel="00681659" w:rsidRDefault="00BA2AB8">
          <w:pPr>
            <w:pStyle w:val="TOC3"/>
            <w:rPr>
              <w:ins w:id="454" w:author="Gareth Pateman [2]" w:date="2017-09-18T09:28:00Z"/>
              <w:del w:id="455" w:author="Gareth Pateman" w:date="2018-04-10T15:44:00Z"/>
              <w:rFonts w:asciiTheme="minorHAnsi" w:eastAsiaTheme="minorEastAsia" w:hAnsiTheme="minorHAnsi" w:cstheme="minorBidi"/>
              <w:szCs w:val="22"/>
              <w:lang w:bidi="ar-SA"/>
            </w:rPr>
          </w:pPr>
          <w:ins w:id="456" w:author="Gareth Pateman [2]" w:date="2017-09-18T09:28:00Z">
            <w:del w:id="457" w:author="Gareth Pateman" w:date="2018-04-10T15:44:00Z">
              <w:r w:rsidRPr="004A2D2F" w:rsidDel="00681659">
                <w:rPr>
                  <w:rStyle w:val="Hyperlink"/>
                </w:rPr>
                <w:delText>4.3.3</w:delText>
              </w:r>
              <w:r w:rsidDel="00681659">
                <w:rPr>
                  <w:rFonts w:asciiTheme="minorHAnsi" w:eastAsiaTheme="minorEastAsia" w:hAnsiTheme="minorHAnsi" w:cstheme="minorBidi"/>
                  <w:szCs w:val="22"/>
                  <w:lang w:bidi="ar-SA"/>
                </w:rPr>
                <w:tab/>
              </w:r>
              <w:r w:rsidRPr="004A2D2F" w:rsidDel="00681659">
                <w:rPr>
                  <w:rStyle w:val="Hyperlink"/>
                </w:rPr>
                <w:delText>Batch Completions API</w:delText>
              </w:r>
              <w:r w:rsidDel="00681659">
                <w:rPr>
                  <w:webHidden/>
                </w:rPr>
                <w:tab/>
                <w:delText>23</w:delText>
              </w:r>
            </w:del>
          </w:ins>
        </w:p>
        <w:p w14:paraId="5340DB27" w14:textId="3A60DA22" w:rsidR="00BA2AB8" w:rsidDel="00681659" w:rsidRDefault="00BA2AB8">
          <w:pPr>
            <w:pStyle w:val="TOC2"/>
            <w:rPr>
              <w:ins w:id="458" w:author="Gareth Pateman [2]" w:date="2017-09-18T09:28:00Z"/>
              <w:del w:id="459" w:author="Gareth Pateman" w:date="2018-04-10T15:44:00Z"/>
              <w:rFonts w:asciiTheme="minorHAnsi" w:eastAsiaTheme="minorEastAsia" w:hAnsiTheme="minorHAnsi" w:cstheme="minorBidi"/>
              <w:szCs w:val="22"/>
              <w:lang w:bidi="ar-SA"/>
            </w:rPr>
          </w:pPr>
          <w:ins w:id="460" w:author="Gareth Pateman [2]" w:date="2017-09-18T09:28:00Z">
            <w:del w:id="461" w:author="Gareth Pateman" w:date="2018-04-10T15:44:00Z">
              <w:r w:rsidRPr="004A2D2F" w:rsidDel="00681659">
                <w:rPr>
                  <w:rStyle w:val="Hyperlink"/>
                </w:rPr>
                <w:delText>4.4</w:delText>
              </w:r>
              <w:r w:rsidDel="00681659">
                <w:rPr>
                  <w:rFonts w:asciiTheme="minorHAnsi" w:eastAsiaTheme="minorEastAsia" w:hAnsiTheme="minorHAnsi" w:cstheme="minorBidi"/>
                  <w:szCs w:val="22"/>
                  <w:lang w:bidi="ar-SA"/>
                </w:rPr>
                <w:tab/>
              </w:r>
              <w:r w:rsidRPr="004A2D2F" w:rsidDel="00681659">
                <w:rPr>
                  <w:rStyle w:val="Hyperlink"/>
                </w:rPr>
                <w:delText>Accounts APIs</w:delText>
              </w:r>
              <w:r w:rsidDel="00681659">
                <w:rPr>
                  <w:webHidden/>
                </w:rPr>
                <w:tab/>
                <w:delText>25</w:delText>
              </w:r>
            </w:del>
          </w:ins>
        </w:p>
        <w:p w14:paraId="7A2437A3" w14:textId="0BE3E1DF" w:rsidR="00BA2AB8" w:rsidDel="00681659" w:rsidRDefault="00BA2AB8">
          <w:pPr>
            <w:pStyle w:val="TOC3"/>
            <w:rPr>
              <w:ins w:id="462" w:author="Gareth Pateman [2]" w:date="2017-09-18T09:28:00Z"/>
              <w:del w:id="463" w:author="Gareth Pateman" w:date="2018-04-10T15:44:00Z"/>
              <w:rFonts w:asciiTheme="minorHAnsi" w:eastAsiaTheme="minorEastAsia" w:hAnsiTheme="minorHAnsi" w:cstheme="minorBidi"/>
              <w:szCs w:val="22"/>
              <w:lang w:bidi="ar-SA"/>
            </w:rPr>
          </w:pPr>
          <w:ins w:id="464" w:author="Gareth Pateman [2]" w:date="2017-09-18T09:28:00Z">
            <w:del w:id="465" w:author="Gareth Pateman" w:date="2018-04-10T15:44:00Z">
              <w:r w:rsidRPr="004A2D2F" w:rsidDel="00681659">
                <w:rPr>
                  <w:rStyle w:val="Hyperlink"/>
                </w:rPr>
                <w:delText>4.4.1</w:delText>
              </w:r>
              <w:r w:rsidDel="00681659">
                <w:rPr>
                  <w:rFonts w:asciiTheme="minorHAnsi" w:eastAsiaTheme="minorEastAsia" w:hAnsiTheme="minorHAnsi" w:cstheme="minorBidi"/>
                  <w:szCs w:val="22"/>
                  <w:lang w:bidi="ar-SA"/>
                </w:rPr>
                <w:tab/>
              </w:r>
              <w:r w:rsidRPr="004A2D2F" w:rsidDel="00681659">
                <w:rPr>
                  <w:rStyle w:val="Hyperlink"/>
                </w:rPr>
                <w:delText>Identifying a Target Account</w:delText>
              </w:r>
              <w:r w:rsidDel="00681659">
                <w:rPr>
                  <w:webHidden/>
                </w:rPr>
                <w:tab/>
                <w:delText>25</w:delText>
              </w:r>
            </w:del>
          </w:ins>
        </w:p>
        <w:p w14:paraId="5A776B90" w14:textId="1D970B06" w:rsidR="00BA2AB8" w:rsidDel="00681659" w:rsidRDefault="00BA2AB8">
          <w:pPr>
            <w:pStyle w:val="TOC3"/>
            <w:rPr>
              <w:ins w:id="466" w:author="Gareth Pateman [2]" w:date="2017-09-18T09:28:00Z"/>
              <w:del w:id="467" w:author="Gareth Pateman" w:date="2018-04-10T15:44:00Z"/>
              <w:rFonts w:asciiTheme="minorHAnsi" w:eastAsiaTheme="minorEastAsia" w:hAnsiTheme="minorHAnsi" w:cstheme="minorBidi"/>
              <w:szCs w:val="22"/>
              <w:lang w:bidi="ar-SA"/>
            </w:rPr>
          </w:pPr>
          <w:ins w:id="468" w:author="Gareth Pateman [2]" w:date="2017-09-18T09:28:00Z">
            <w:del w:id="469" w:author="Gareth Pateman" w:date="2018-04-10T15:44:00Z">
              <w:r w:rsidRPr="004A2D2F" w:rsidDel="00681659">
                <w:rPr>
                  <w:rStyle w:val="Hyperlink"/>
                </w:rPr>
                <w:delText>4.4.2</w:delText>
              </w:r>
              <w:r w:rsidDel="00681659">
                <w:rPr>
                  <w:rFonts w:asciiTheme="minorHAnsi" w:eastAsiaTheme="minorEastAsia" w:hAnsiTheme="minorHAnsi" w:cstheme="minorBidi"/>
                  <w:szCs w:val="22"/>
                  <w:lang w:bidi="ar-SA"/>
                </w:rPr>
                <w:tab/>
              </w:r>
              <w:r w:rsidRPr="004A2D2F" w:rsidDel="00681659">
                <w:rPr>
                  <w:rStyle w:val="Hyperlink"/>
                </w:rPr>
                <w:delText>Supported Account Operations</w:delText>
              </w:r>
              <w:r w:rsidDel="00681659">
                <w:rPr>
                  <w:webHidden/>
                </w:rPr>
                <w:tab/>
                <w:delText>25</w:delText>
              </w:r>
            </w:del>
          </w:ins>
        </w:p>
        <w:p w14:paraId="32665D30" w14:textId="1E4968D8" w:rsidR="00BA2AB8" w:rsidDel="00681659" w:rsidRDefault="00BA2AB8">
          <w:pPr>
            <w:pStyle w:val="TOC3"/>
            <w:rPr>
              <w:ins w:id="470" w:author="Gareth Pateman [2]" w:date="2017-09-18T09:28:00Z"/>
              <w:del w:id="471" w:author="Gareth Pateman" w:date="2018-04-10T15:44:00Z"/>
              <w:rFonts w:asciiTheme="minorHAnsi" w:eastAsiaTheme="minorEastAsia" w:hAnsiTheme="minorHAnsi" w:cstheme="minorBidi"/>
              <w:szCs w:val="22"/>
              <w:lang w:bidi="ar-SA"/>
            </w:rPr>
          </w:pPr>
          <w:ins w:id="472" w:author="Gareth Pateman [2]" w:date="2017-09-18T09:28:00Z">
            <w:del w:id="473" w:author="Gareth Pateman" w:date="2018-04-10T15:44:00Z">
              <w:r w:rsidRPr="004A2D2F" w:rsidDel="00681659">
                <w:rPr>
                  <w:rStyle w:val="Hyperlink"/>
                </w:rPr>
                <w:delText>4.4.3</w:delText>
              </w:r>
              <w:r w:rsidDel="00681659">
                <w:rPr>
                  <w:rFonts w:asciiTheme="minorHAnsi" w:eastAsiaTheme="minorEastAsia" w:hAnsiTheme="minorHAnsi" w:cstheme="minorBidi"/>
                  <w:szCs w:val="22"/>
                  <w:lang w:bidi="ar-SA"/>
                </w:rPr>
                <w:tab/>
              </w:r>
              <w:r w:rsidRPr="004A2D2F" w:rsidDel="00681659">
                <w:rPr>
                  <w:rStyle w:val="Hyperlink"/>
                </w:rPr>
                <w:delText>Returning Transaction</w:delText>
              </w:r>
              <w:r w:rsidRPr="006270F9" w:rsidDel="00681659">
                <w:rPr>
                  <w:rStyle w:val="Hyperlink"/>
                </w:rPr>
                <w:delText>s for an Account</w:delText>
              </w:r>
              <w:r w:rsidDel="00681659">
                <w:rPr>
                  <w:webHidden/>
                </w:rPr>
                <w:tab/>
                <w:delText>25</w:delText>
              </w:r>
            </w:del>
          </w:ins>
        </w:p>
        <w:p w14:paraId="1C11C72B" w14:textId="2DFEA9F9" w:rsidR="00BA2AB8" w:rsidDel="00681659" w:rsidRDefault="00BA2AB8">
          <w:pPr>
            <w:pStyle w:val="TOC3"/>
            <w:rPr>
              <w:ins w:id="474" w:author="Gareth Pateman [2]" w:date="2017-09-18T09:28:00Z"/>
              <w:del w:id="475" w:author="Gareth Pateman" w:date="2018-04-10T15:44:00Z"/>
              <w:rFonts w:asciiTheme="minorHAnsi" w:eastAsiaTheme="minorEastAsia" w:hAnsiTheme="minorHAnsi" w:cstheme="minorBidi"/>
              <w:szCs w:val="22"/>
              <w:lang w:bidi="ar-SA"/>
            </w:rPr>
          </w:pPr>
          <w:ins w:id="476" w:author="Gareth Pateman [2]" w:date="2017-09-18T09:28:00Z">
            <w:del w:id="477" w:author="Gareth Pateman" w:date="2018-04-10T15:44:00Z">
              <w:r w:rsidRPr="004A2D2F" w:rsidDel="00681659">
                <w:rPr>
                  <w:rStyle w:val="Hyperlink"/>
                </w:rPr>
                <w:delText>4.4.4</w:delText>
              </w:r>
              <w:r w:rsidDel="00681659">
                <w:rPr>
                  <w:rFonts w:asciiTheme="minorHAnsi" w:eastAsiaTheme="minorEastAsia" w:hAnsiTheme="minorHAnsi" w:cstheme="minorBidi"/>
                  <w:szCs w:val="22"/>
                  <w:lang w:bidi="ar-SA"/>
                </w:rPr>
                <w:tab/>
              </w:r>
              <w:r w:rsidRPr="004A2D2F" w:rsidDel="00681659">
                <w:rPr>
                  <w:rStyle w:val="Hyperlink"/>
                </w:rPr>
                <w:delText>Accounts Status API</w:delText>
              </w:r>
              <w:r w:rsidDel="00681659">
                <w:rPr>
                  <w:webHidden/>
                </w:rPr>
                <w:tab/>
                <w:delText>26</w:delText>
              </w:r>
            </w:del>
          </w:ins>
        </w:p>
        <w:p w14:paraId="71127018" w14:textId="04364ECA" w:rsidR="00BA2AB8" w:rsidDel="00681659" w:rsidRDefault="00BA2AB8">
          <w:pPr>
            <w:pStyle w:val="TOC3"/>
            <w:rPr>
              <w:ins w:id="478" w:author="Gareth Pateman [2]" w:date="2017-09-18T09:28:00Z"/>
              <w:del w:id="479" w:author="Gareth Pateman" w:date="2018-04-10T15:44:00Z"/>
              <w:rFonts w:asciiTheme="minorHAnsi" w:eastAsiaTheme="minorEastAsia" w:hAnsiTheme="minorHAnsi" w:cstheme="minorBidi"/>
              <w:szCs w:val="22"/>
              <w:lang w:bidi="ar-SA"/>
            </w:rPr>
          </w:pPr>
          <w:ins w:id="480" w:author="Gareth Pateman [2]" w:date="2017-09-18T09:28:00Z">
            <w:del w:id="481" w:author="Gareth Pateman" w:date="2018-04-10T15:44:00Z">
              <w:r w:rsidRPr="004A2D2F" w:rsidDel="00681659">
                <w:rPr>
                  <w:rStyle w:val="Hyperlink"/>
                </w:rPr>
                <w:delText>4.4.5</w:delText>
              </w:r>
              <w:r w:rsidDel="00681659">
                <w:rPr>
                  <w:rFonts w:asciiTheme="minorHAnsi" w:eastAsiaTheme="minorEastAsia" w:hAnsiTheme="minorHAnsi" w:cstheme="minorBidi"/>
                  <w:szCs w:val="22"/>
                  <w:lang w:bidi="ar-SA"/>
                </w:rPr>
                <w:tab/>
              </w:r>
              <w:r w:rsidRPr="004A2D2F" w:rsidDel="00681659">
                <w:rPr>
                  <w:rStyle w:val="Hyperlink"/>
                </w:rPr>
                <w:delText>Account Balances API</w:delText>
              </w:r>
              <w:r w:rsidDel="00681659">
                <w:rPr>
                  <w:webHidden/>
                </w:rPr>
                <w:tab/>
                <w:delText>27</w:delText>
              </w:r>
            </w:del>
          </w:ins>
        </w:p>
        <w:p w14:paraId="6B6340C0" w14:textId="71F0E04F" w:rsidR="00BA2AB8" w:rsidDel="00681659" w:rsidRDefault="00BA2AB8">
          <w:pPr>
            <w:pStyle w:val="TOC3"/>
            <w:rPr>
              <w:ins w:id="482" w:author="Gareth Pateman [2]" w:date="2017-09-18T09:28:00Z"/>
              <w:del w:id="483" w:author="Gareth Pateman" w:date="2018-04-10T15:44:00Z"/>
              <w:rFonts w:asciiTheme="minorHAnsi" w:eastAsiaTheme="minorEastAsia" w:hAnsiTheme="minorHAnsi" w:cstheme="minorBidi"/>
              <w:szCs w:val="22"/>
              <w:lang w:bidi="ar-SA"/>
            </w:rPr>
          </w:pPr>
          <w:ins w:id="484" w:author="Gareth Pateman [2]" w:date="2017-09-18T09:28:00Z">
            <w:del w:id="485" w:author="Gareth Pateman" w:date="2018-04-10T15:44:00Z">
              <w:r w:rsidRPr="004A2D2F" w:rsidDel="00681659">
                <w:rPr>
                  <w:rStyle w:val="Hyperlink"/>
                </w:rPr>
                <w:delText>4.4.6</w:delText>
              </w:r>
              <w:r w:rsidDel="00681659">
                <w:rPr>
                  <w:rFonts w:asciiTheme="minorHAnsi" w:eastAsiaTheme="minorEastAsia" w:hAnsiTheme="minorHAnsi" w:cstheme="minorBidi"/>
                  <w:szCs w:val="22"/>
                  <w:lang w:bidi="ar-SA"/>
                </w:rPr>
                <w:tab/>
              </w:r>
              <w:r w:rsidRPr="004A2D2F" w:rsidDel="00681659">
                <w:rPr>
                  <w:rStyle w:val="Hyperlink"/>
                </w:rPr>
                <w:delText>Account Name API</w:delText>
              </w:r>
              <w:r w:rsidDel="00681659">
                <w:rPr>
                  <w:webHidden/>
                </w:rPr>
                <w:tab/>
                <w:delText>27</w:delText>
              </w:r>
            </w:del>
          </w:ins>
        </w:p>
        <w:p w14:paraId="59B805A7" w14:textId="58BC34EF" w:rsidR="00BA2AB8" w:rsidDel="00681659" w:rsidRDefault="00BA2AB8">
          <w:pPr>
            <w:pStyle w:val="TOC2"/>
            <w:rPr>
              <w:ins w:id="486" w:author="Gareth Pateman [2]" w:date="2017-09-18T09:28:00Z"/>
              <w:del w:id="487" w:author="Gareth Pateman" w:date="2018-04-10T15:44:00Z"/>
              <w:rFonts w:asciiTheme="minorHAnsi" w:eastAsiaTheme="minorEastAsia" w:hAnsiTheme="minorHAnsi" w:cstheme="minorBidi"/>
              <w:szCs w:val="22"/>
              <w:lang w:bidi="ar-SA"/>
            </w:rPr>
          </w:pPr>
          <w:ins w:id="488" w:author="Gareth Pateman [2]" w:date="2017-09-18T09:28:00Z">
            <w:del w:id="489" w:author="Gareth Pateman" w:date="2018-04-10T15:44:00Z">
              <w:r w:rsidRPr="004A2D2F" w:rsidDel="00681659">
                <w:rPr>
                  <w:rStyle w:val="Hyperlink"/>
                </w:rPr>
                <w:delText>4.5</w:delText>
              </w:r>
              <w:r w:rsidDel="00681659">
                <w:rPr>
                  <w:rFonts w:asciiTheme="minorHAnsi" w:eastAsiaTheme="minorEastAsia" w:hAnsiTheme="minorHAnsi" w:cstheme="minorBidi"/>
                  <w:szCs w:val="22"/>
                  <w:lang w:bidi="ar-SA"/>
                </w:rPr>
                <w:tab/>
              </w:r>
              <w:r w:rsidRPr="004A2D2F" w:rsidDel="00681659">
                <w:rPr>
                  <w:rStyle w:val="Hyperlink"/>
                </w:rPr>
                <w:delText>Statement Entries API</w:delText>
              </w:r>
              <w:r w:rsidDel="00681659">
                <w:rPr>
                  <w:webHidden/>
                </w:rPr>
                <w:tab/>
                <w:delText>28</w:delText>
              </w:r>
            </w:del>
          </w:ins>
        </w:p>
        <w:p w14:paraId="03BDB3E9" w14:textId="08F8C7D6" w:rsidR="00BA2AB8" w:rsidDel="00681659" w:rsidRDefault="00BA2AB8">
          <w:pPr>
            <w:pStyle w:val="TOC2"/>
            <w:rPr>
              <w:ins w:id="490" w:author="Gareth Pateman [2]" w:date="2017-09-18T09:28:00Z"/>
              <w:del w:id="491" w:author="Gareth Pateman" w:date="2018-04-10T15:44:00Z"/>
              <w:rFonts w:asciiTheme="minorHAnsi" w:eastAsiaTheme="minorEastAsia" w:hAnsiTheme="minorHAnsi" w:cstheme="minorBidi"/>
              <w:szCs w:val="22"/>
              <w:lang w:bidi="ar-SA"/>
            </w:rPr>
          </w:pPr>
          <w:ins w:id="492" w:author="Gareth Pateman [2]" w:date="2017-09-18T09:28:00Z">
            <w:del w:id="493" w:author="Gareth Pateman" w:date="2018-04-10T15:44:00Z">
              <w:r w:rsidRPr="004A2D2F" w:rsidDel="00681659">
                <w:rPr>
                  <w:rStyle w:val="Hyperlink"/>
                </w:rPr>
                <w:delText>4.6</w:delText>
              </w:r>
              <w:r w:rsidDel="00681659">
                <w:rPr>
                  <w:rFonts w:asciiTheme="minorHAnsi" w:eastAsiaTheme="minorEastAsia" w:hAnsiTheme="minorHAnsi" w:cstheme="minorBidi"/>
                  <w:szCs w:val="22"/>
                  <w:lang w:bidi="ar-SA"/>
                </w:rPr>
                <w:tab/>
              </w:r>
              <w:r w:rsidRPr="004A2D2F" w:rsidDel="00681659">
                <w:rPr>
                  <w:rStyle w:val="Hyperlink"/>
                </w:rPr>
                <w:delText>Bills API</w:delText>
              </w:r>
              <w:r w:rsidDel="00681659">
                <w:rPr>
                  <w:webHidden/>
                </w:rPr>
                <w:tab/>
                <w:delText>30</w:delText>
              </w:r>
            </w:del>
          </w:ins>
        </w:p>
        <w:p w14:paraId="1FAB95C3" w14:textId="23DB1186" w:rsidR="00BA2AB8" w:rsidDel="00681659" w:rsidRDefault="00BA2AB8">
          <w:pPr>
            <w:pStyle w:val="TOC2"/>
            <w:rPr>
              <w:ins w:id="494" w:author="Gareth Pateman [2]" w:date="2017-09-18T09:28:00Z"/>
              <w:del w:id="495" w:author="Gareth Pateman" w:date="2018-04-10T15:44:00Z"/>
              <w:rFonts w:asciiTheme="minorHAnsi" w:eastAsiaTheme="minorEastAsia" w:hAnsiTheme="minorHAnsi" w:cstheme="minorBidi"/>
              <w:szCs w:val="22"/>
              <w:lang w:bidi="ar-SA"/>
            </w:rPr>
          </w:pPr>
          <w:ins w:id="496" w:author="Gareth Pateman [2]" w:date="2017-09-18T09:28:00Z">
            <w:del w:id="497" w:author="Gareth Pateman" w:date="2018-04-10T15:44:00Z">
              <w:r w:rsidRPr="004A2D2F" w:rsidDel="00681659">
                <w:rPr>
                  <w:rStyle w:val="Hyperlink"/>
                </w:rPr>
                <w:delText>4.7</w:delText>
              </w:r>
              <w:r w:rsidDel="00681659">
                <w:rPr>
                  <w:rFonts w:asciiTheme="minorHAnsi" w:eastAsiaTheme="minorEastAsia" w:hAnsiTheme="minorHAnsi" w:cstheme="minorBidi"/>
                  <w:szCs w:val="22"/>
                  <w:lang w:bidi="ar-SA"/>
                </w:rPr>
                <w:tab/>
              </w:r>
              <w:r w:rsidRPr="004A2D2F" w:rsidDel="00681659">
                <w:rPr>
                  <w:rStyle w:val="Hyperlink"/>
                </w:rPr>
                <w:delText>Bills Payments API</w:delText>
              </w:r>
              <w:r w:rsidDel="00681659">
                <w:rPr>
                  <w:webHidden/>
                </w:rPr>
                <w:tab/>
                <w:delText>31</w:delText>
              </w:r>
            </w:del>
          </w:ins>
        </w:p>
        <w:p w14:paraId="149D2273" w14:textId="67836513" w:rsidR="00BA2AB8" w:rsidDel="00681659" w:rsidRDefault="00BA2AB8">
          <w:pPr>
            <w:pStyle w:val="TOC2"/>
            <w:rPr>
              <w:ins w:id="498" w:author="Gareth Pateman [2]" w:date="2017-09-18T09:28:00Z"/>
              <w:del w:id="499" w:author="Gareth Pateman" w:date="2018-04-10T15:44:00Z"/>
              <w:rFonts w:asciiTheme="minorHAnsi" w:eastAsiaTheme="minorEastAsia" w:hAnsiTheme="minorHAnsi" w:cstheme="minorBidi"/>
              <w:szCs w:val="22"/>
              <w:lang w:bidi="ar-SA"/>
            </w:rPr>
          </w:pPr>
          <w:ins w:id="500" w:author="Gareth Pateman [2]" w:date="2017-09-18T09:28:00Z">
            <w:del w:id="501" w:author="Gareth Pateman" w:date="2018-04-10T15:44:00Z">
              <w:r w:rsidRPr="004A2D2F" w:rsidDel="00681659">
                <w:rPr>
                  <w:rStyle w:val="Hyperlink"/>
                </w:rPr>
                <w:delText>4.8</w:delText>
              </w:r>
              <w:r w:rsidDel="00681659">
                <w:rPr>
                  <w:rFonts w:asciiTheme="minorHAnsi" w:eastAsiaTheme="minorEastAsia" w:hAnsiTheme="minorHAnsi" w:cstheme="minorBidi"/>
                  <w:szCs w:val="22"/>
                  <w:lang w:bidi="ar-SA"/>
                </w:rPr>
                <w:tab/>
              </w:r>
              <w:r w:rsidRPr="004A2D2F" w:rsidDel="00681659">
                <w:rPr>
                  <w:rStyle w:val="Hyperlink"/>
                </w:rPr>
                <w:delText>Bill Companies API</w:delText>
              </w:r>
              <w:r w:rsidDel="00681659">
                <w:rPr>
                  <w:webHidden/>
                </w:rPr>
                <w:tab/>
                <w:delText>32</w:delText>
              </w:r>
            </w:del>
          </w:ins>
        </w:p>
        <w:p w14:paraId="6B3F49A0" w14:textId="6B648191" w:rsidR="00BA2AB8" w:rsidDel="00681659" w:rsidRDefault="00BA2AB8">
          <w:pPr>
            <w:pStyle w:val="TOC2"/>
            <w:rPr>
              <w:ins w:id="502" w:author="Gareth Pateman [2]" w:date="2017-09-18T09:28:00Z"/>
              <w:del w:id="503" w:author="Gareth Pateman" w:date="2018-04-10T15:44:00Z"/>
              <w:rFonts w:asciiTheme="minorHAnsi" w:eastAsiaTheme="minorEastAsia" w:hAnsiTheme="minorHAnsi" w:cstheme="minorBidi"/>
              <w:szCs w:val="22"/>
              <w:lang w:bidi="ar-SA"/>
            </w:rPr>
          </w:pPr>
          <w:ins w:id="504" w:author="Gareth Pateman [2]" w:date="2017-09-18T09:28:00Z">
            <w:del w:id="505" w:author="Gareth Pateman" w:date="2018-04-10T15:44:00Z">
              <w:r w:rsidRPr="004A2D2F" w:rsidDel="00681659">
                <w:rPr>
                  <w:rStyle w:val="Hyperlink"/>
                </w:rPr>
                <w:delText>4.9</w:delText>
              </w:r>
              <w:r w:rsidDel="00681659">
                <w:rPr>
                  <w:rFonts w:asciiTheme="minorHAnsi" w:eastAsiaTheme="minorEastAsia" w:hAnsiTheme="minorHAnsi" w:cstheme="minorBidi"/>
                  <w:szCs w:val="22"/>
                  <w:lang w:bidi="ar-SA"/>
                </w:rPr>
                <w:tab/>
              </w:r>
              <w:r w:rsidRPr="004A2D2F" w:rsidDel="00681659">
                <w:rPr>
                  <w:rStyle w:val="Hyperlink"/>
                </w:rPr>
                <w:delText>Debit Mandates API</w:delText>
              </w:r>
              <w:r w:rsidDel="00681659">
                <w:rPr>
                  <w:webHidden/>
                </w:rPr>
                <w:tab/>
                <w:delText>33</w:delText>
              </w:r>
            </w:del>
          </w:ins>
        </w:p>
        <w:p w14:paraId="75F873A3" w14:textId="1EE0277C" w:rsidR="00BA2AB8" w:rsidDel="00681659" w:rsidRDefault="00BA2AB8">
          <w:pPr>
            <w:pStyle w:val="TOC3"/>
            <w:rPr>
              <w:ins w:id="506" w:author="Gareth Pateman [2]" w:date="2017-09-18T09:28:00Z"/>
              <w:del w:id="507" w:author="Gareth Pateman" w:date="2018-04-10T15:44:00Z"/>
              <w:rFonts w:asciiTheme="minorHAnsi" w:eastAsiaTheme="minorEastAsia" w:hAnsiTheme="minorHAnsi" w:cstheme="minorBidi"/>
              <w:szCs w:val="22"/>
              <w:lang w:bidi="ar-SA"/>
            </w:rPr>
          </w:pPr>
          <w:ins w:id="508" w:author="Gareth Pateman [2]" w:date="2017-09-18T09:28:00Z">
            <w:del w:id="509" w:author="Gareth Pateman" w:date="2018-04-10T15:44:00Z">
              <w:r w:rsidRPr="004A2D2F" w:rsidDel="00681659">
                <w:rPr>
                  <w:rStyle w:val="Hyperlink"/>
                </w:rPr>
                <w:delText>4.9.1</w:delText>
              </w:r>
              <w:r w:rsidDel="00681659">
                <w:rPr>
                  <w:rFonts w:asciiTheme="minorHAnsi" w:eastAsiaTheme="minorEastAsia" w:hAnsiTheme="minorHAnsi" w:cstheme="minorBidi"/>
                  <w:szCs w:val="22"/>
                  <w:lang w:bidi="ar-SA"/>
                </w:rPr>
                <w:tab/>
              </w:r>
              <w:r w:rsidRPr="004A2D2F" w:rsidDel="00681659">
                <w:rPr>
                  <w:rStyle w:val="Hyperlink"/>
                </w:rPr>
                <w:delText>Debit Mandates Object</w:delText>
              </w:r>
              <w:r w:rsidDel="00681659">
                <w:rPr>
                  <w:webHidden/>
                </w:rPr>
                <w:tab/>
                <w:delText>33</w:delText>
              </w:r>
            </w:del>
          </w:ins>
        </w:p>
        <w:p w14:paraId="57791F70" w14:textId="3CC31BA9" w:rsidR="00BA2AB8" w:rsidDel="00681659" w:rsidRDefault="00BA2AB8">
          <w:pPr>
            <w:pStyle w:val="TOC2"/>
            <w:rPr>
              <w:ins w:id="510" w:author="Gareth Pateman [2]" w:date="2017-09-18T09:28:00Z"/>
              <w:del w:id="511" w:author="Gareth Pateman" w:date="2018-04-10T15:44:00Z"/>
              <w:rFonts w:asciiTheme="minorHAnsi" w:eastAsiaTheme="minorEastAsia" w:hAnsiTheme="minorHAnsi" w:cstheme="minorBidi"/>
              <w:szCs w:val="22"/>
              <w:lang w:bidi="ar-SA"/>
            </w:rPr>
          </w:pPr>
          <w:ins w:id="512" w:author="Gareth Pateman [2]" w:date="2017-09-18T09:28:00Z">
            <w:del w:id="513" w:author="Gareth Pateman" w:date="2018-04-10T15:44:00Z">
              <w:r w:rsidRPr="004A2D2F" w:rsidDel="00681659">
                <w:rPr>
                  <w:rStyle w:val="Hyperlink"/>
                </w:rPr>
                <w:delText>4.10</w:delText>
              </w:r>
              <w:r w:rsidDel="00681659">
                <w:rPr>
                  <w:rFonts w:asciiTheme="minorHAnsi" w:eastAsiaTheme="minorEastAsia" w:hAnsiTheme="minorHAnsi" w:cstheme="minorBidi"/>
                  <w:szCs w:val="22"/>
                  <w:lang w:bidi="ar-SA"/>
                </w:rPr>
                <w:tab/>
              </w:r>
              <w:r w:rsidRPr="004A2D2F" w:rsidDel="00681659">
                <w:rPr>
                  <w:rStyle w:val="Hyperlink"/>
                </w:rPr>
                <w:delText>Links API</w:delText>
              </w:r>
              <w:r w:rsidDel="00681659">
                <w:rPr>
                  <w:webHidden/>
                </w:rPr>
                <w:tab/>
                <w:delText>34</w:delText>
              </w:r>
            </w:del>
          </w:ins>
        </w:p>
        <w:p w14:paraId="5CB7E2D4" w14:textId="642F0F2B" w:rsidR="00BA2AB8" w:rsidDel="00681659" w:rsidRDefault="00BA2AB8">
          <w:pPr>
            <w:pStyle w:val="TOC3"/>
            <w:rPr>
              <w:ins w:id="514" w:author="Gareth Pateman [2]" w:date="2017-09-18T09:28:00Z"/>
              <w:del w:id="515" w:author="Gareth Pateman" w:date="2018-04-10T15:44:00Z"/>
              <w:rFonts w:asciiTheme="minorHAnsi" w:eastAsiaTheme="minorEastAsia" w:hAnsiTheme="minorHAnsi" w:cstheme="minorBidi"/>
              <w:szCs w:val="22"/>
              <w:lang w:bidi="ar-SA"/>
            </w:rPr>
          </w:pPr>
          <w:ins w:id="516" w:author="Gareth Pateman [2]" w:date="2017-09-18T09:28:00Z">
            <w:del w:id="517" w:author="Gareth Pateman" w:date="2018-04-10T15:44:00Z">
              <w:r w:rsidRPr="004A2D2F" w:rsidDel="00681659">
                <w:rPr>
                  <w:rStyle w:val="Hyperlink"/>
                </w:rPr>
                <w:delText>4.10.1</w:delText>
              </w:r>
              <w:r w:rsidDel="00681659">
                <w:rPr>
                  <w:rFonts w:asciiTheme="minorHAnsi" w:eastAsiaTheme="minorEastAsia" w:hAnsiTheme="minorHAnsi" w:cstheme="minorBidi"/>
                  <w:szCs w:val="22"/>
                  <w:lang w:bidi="ar-SA"/>
                </w:rPr>
                <w:tab/>
              </w:r>
              <w:r w:rsidRPr="004A2D2F" w:rsidDel="00681659">
                <w:rPr>
                  <w:rStyle w:val="Hyperlink"/>
                </w:rPr>
                <w:delText>Link Object</w:delText>
              </w:r>
              <w:r w:rsidDel="00681659">
                <w:rPr>
                  <w:webHidden/>
                </w:rPr>
                <w:tab/>
                <w:delText>34</w:delText>
              </w:r>
            </w:del>
          </w:ins>
        </w:p>
        <w:p w14:paraId="1585C260" w14:textId="023FAAF8" w:rsidR="00BA2AB8" w:rsidDel="00681659" w:rsidRDefault="00BA2AB8">
          <w:pPr>
            <w:pStyle w:val="TOC2"/>
            <w:rPr>
              <w:ins w:id="518" w:author="Gareth Pateman [2]" w:date="2017-09-18T09:28:00Z"/>
              <w:del w:id="519" w:author="Gareth Pateman" w:date="2018-04-10T15:44:00Z"/>
              <w:rFonts w:asciiTheme="minorHAnsi" w:eastAsiaTheme="minorEastAsia" w:hAnsiTheme="minorHAnsi" w:cstheme="minorBidi"/>
              <w:szCs w:val="22"/>
              <w:lang w:bidi="ar-SA"/>
            </w:rPr>
          </w:pPr>
          <w:ins w:id="520" w:author="Gareth Pateman [2]" w:date="2017-09-18T09:28:00Z">
            <w:del w:id="521" w:author="Gareth Pateman" w:date="2018-04-10T15:44:00Z">
              <w:r w:rsidRPr="004A2D2F" w:rsidDel="00681659">
                <w:rPr>
                  <w:rStyle w:val="Hyperlink"/>
                </w:rPr>
                <w:delText>4.11</w:delText>
              </w:r>
              <w:r w:rsidDel="00681659">
                <w:rPr>
                  <w:rFonts w:asciiTheme="minorHAnsi" w:eastAsiaTheme="minorEastAsia" w:hAnsiTheme="minorHAnsi" w:cstheme="minorBidi"/>
                  <w:szCs w:val="22"/>
                  <w:lang w:bidi="ar-SA"/>
                </w:rPr>
                <w:tab/>
              </w:r>
              <w:r w:rsidRPr="004A2D2F" w:rsidDel="00681659">
                <w:rPr>
                  <w:rStyle w:val="Hyperlink"/>
                </w:rPr>
                <w:delText>Quotations API</w:delText>
              </w:r>
              <w:r w:rsidDel="00681659">
                <w:rPr>
                  <w:webHidden/>
                </w:rPr>
                <w:tab/>
                <w:delText>35</w:delText>
              </w:r>
            </w:del>
          </w:ins>
        </w:p>
        <w:p w14:paraId="477E8ACE" w14:textId="6859535F" w:rsidR="00BA2AB8" w:rsidDel="00681659" w:rsidRDefault="00BA2AB8">
          <w:pPr>
            <w:pStyle w:val="TOC1"/>
            <w:rPr>
              <w:ins w:id="522" w:author="Gareth Pateman [2]" w:date="2017-09-18T09:28:00Z"/>
              <w:del w:id="523" w:author="Gareth Pateman" w:date="2018-04-10T15:44:00Z"/>
              <w:rFonts w:asciiTheme="minorHAnsi" w:eastAsiaTheme="minorEastAsia" w:hAnsiTheme="minorHAnsi" w:cstheme="minorBidi"/>
              <w:b w:val="0"/>
              <w:lang w:eastAsia="en-GB" w:bidi="ar-SA"/>
            </w:rPr>
          </w:pPr>
          <w:ins w:id="524" w:author="Gareth Pateman [2]" w:date="2017-09-18T09:28:00Z">
            <w:del w:id="525" w:author="Gareth Pateman" w:date="2018-04-10T15:44:00Z">
              <w:r w:rsidRPr="004A2D2F" w:rsidDel="00681659">
                <w:rPr>
                  <w:rStyle w:val="Hyperlink"/>
                </w:rPr>
                <w:delText>5</w:delText>
              </w:r>
              <w:r w:rsidDel="00681659">
                <w:rPr>
                  <w:rFonts w:asciiTheme="minorHAnsi" w:eastAsiaTheme="minorEastAsia" w:hAnsiTheme="minorHAnsi" w:cstheme="minorBidi"/>
                  <w:b w:val="0"/>
                  <w:lang w:eastAsia="en-GB" w:bidi="ar-SA"/>
                </w:rPr>
                <w:tab/>
              </w:r>
              <w:r w:rsidRPr="004A2D2F" w:rsidDel="00681659">
                <w:rPr>
                  <w:rStyle w:val="Hyperlink"/>
                </w:rPr>
                <w:delText>Supporting Objects</w:delText>
              </w:r>
              <w:r w:rsidDel="00681659">
                <w:rPr>
                  <w:webHidden/>
                </w:rPr>
                <w:tab/>
                <w:delText>38</w:delText>
              </w:r>
            </w:del>
          </w:ins>
        </w:p>
        <w:p w14:paraId="5C9FE7F0" w14:textId="40C170A5" w:rsidR="00BA2AB8" w:rsidDel="00681659" w:rsidRDefault="00BA2AB8">
          <w:pPr>
            <w:pStyle w:val="TOC2"/>
            <w:rPr>
              <w:ins w:id="526" w:author="Gareth Pateman [2]" w:date="2017-09-18T09:28:00Z"/>
              <w:del w:id="527" w:author="Gareth Pateman" w:date="2018-04-10T15:44:00Z"/>
              <w:rFonts w:asciiTheme="minorHAnsi" w:eastAsiaTheme="minorEastAsia" w:hAnsiTheme="minorHAnsi" w:cstheme="minorBidi"/>
              <w:szCs w:val="22"/>
              <w:lang w:bidi="ar-SA"/>
            </w:rPr>
          </w:pPr>
          <w:ins w:id="528" w:author="Gareth Pateman [2]" w:date="2017-09-18T09:28:00Z">
            <w:del w:id="529" w:author="Gareth Pateman" w:date="2018-04-10T15:44:00Z">
              <w:r w:rsidRPr="004A2D2F" w:rsidDel="00681659">
                <w:rPr>
                  <w:rStyle w:val="Hyperlink"/>
                </w:rPr>
                <w:delText>5.1</w:delText>
              </w:r>
              <w:r w:rsidDel="00681659">
                <w:rPr>
                  <w:rFonts w:asciiTheme="minorHAnsi" w:eastAsiaTheme="minorEastAsia" w:hAnsiTheme="minorHAnsi" w:cstheme="minorBidi"/>
                  <w:szCs w:val="22"/>
                  <w:lang w:bidi="ar-SA"/>
                </w:rPr>
                <w:tab/>
              </w:r>
              <w:r w:rsidRPr="004A2D2F" w:rsidDel="00681659">
                <w:rPr>
                  <w:rStyle w:val="Hyperlink"/>
                </w:rPr>
                <w:delText>International Transfer Information Object</w:delText>
              </w:r>
              <w:r w:rsidDel="00681659">
                <w:rPr>
                  <w:webHidden/>
                </w:rPr>
                <w:tab/>
                <w:delText>38</w:delText>
              </w:r>
            </w:del>
          </w:ins>
        </w:p>
        <w:p w14:paraId="7D91B9A0" w14:textId="2960EBF7" w:rsidR="00BA2AB8" w:rsidDel="00681659" w:rsidRDefault="00BA2AB8">
          <w:pPr>
            <w:pStyle w:val="TOC2"/>
            <w:rPr>
              <w:ins w:id="530" w:author="Gareth Pateman [2]" w:date="2017-09-18T09:28:00Z"/>
              <w:del w:id="531" w:author="Gareth Pateman" w:date="2018-04-10T15:44:00Z"/>
              <w:rFonts w:asciiTheme="minorHAnsi" w:eastAsiaTheme="minorEastAsia" w:hAnsiTheme="minorHAnsi" w:cstheme="minorBidi"/>
              <w:szCs w:val="22"/>
              <w:lang w:bidi="ar-SA"/>
            </w:rPr>
          </w:pPr>
          <w:ins w:id="532" w:author="Gareth Pateman [2]" w:date="2017-09-18T09:28:00Z">
            <w:del w:id="533" w:author="Gareth Pateman" w:date="2018-04-10T15:44:00Z">
              <w:r w:rsidRPr="004A2D2F" w:rsidDel="00681659">
                <w:rPr>
                  <w:rStyle w:val="Hyperlink"/>
                </w:rPr>
                <w:delText>5.2</w:delText>
              </w:r>
              <w:r w:rsidDel="00681659">
                <w:rPr>
                  <w:rFonts w:asciiTheme="minorHAnsi" w:eastAsiaTheme="minorEastAsia" w:hAnsiTheme="minorHAnsi" w:cstheme="minorBidi"/>
                  <w:szCs w:val="22"/>
                  <w:lang w:bidi="ar-SA"/>
                </w:rPr>
                <w:tab/>
              </w:r>
              <w:r w:rsidRPr="004A2D2F" w:rsidDel="00681659">
                <w:rPr>
                  <w:rStyle w:val="Hyperlink"/>
                </w:rPr>
                <w:delText>KYC Information Object</w:delText>
              </w:r>
              <w:r w:rsidDel="00681659">
                <w:rPr>
                  <w:webHidden/>
                </w:rPr>
                <w:tab/>
                <w:delText>39</w:delText>
              </w:r>
            </w:del>
          </w:ins>
        </w:p>
        <w:p w14:paraId="5A8B2E5A" w14:textId="0A9D7379" w:rsidR="00BA2AB8" w:rsidDel="00681659" w:rsidRDefault="00BA2AB8">
          <w:pPr>
            <w:pStyle w:val="TOC2"/>
            <w:rPr>
              <w:ins w:id="534" w:author="Gareth Pateman [2]" w:date="2017-09-18T09:28:00Z"/>
              <w:del w:id="535" w:author="Gareth Pateman" w:date="2018-04-10T15:44:00Z"/>
              <w:rFonts w:asciiTheme="minorHAnsi" w:eastAsiaTheme="minorEastAsia" w:hAnsiTheme="minorHAnsi" w:cstheme="minorBidi"/>
              <w:szCs w:val="22"/>
              <w:lang w:bidi="ar-SA"/>
            </w:rPr>
          </w:pPr>
          <w:ins w:id="536" w:author="Gareth Pateman [2]" w:date="2017-09-18T09:28:00Z">
            <w:del w:id="537" w:author="Gareth Pateman" w:date="2018-04-10T15:44:00Z">
              <w:r w:rsidRPr="004A2D2F" w:rsidDel="00681659">
                <w:rPr>
                  <w:rStyle w:val="Hyperlink"/>
                </w:rPr>
                <w:delText>5.3</w:delText>
              </w:r>
              <w:r w:rsidDel="00681659">
                <w:rPr>
                  <w:rFonts w:asciiTheme="minorHAnsi" w:eastAsiaTheme="minorEastAsia" w:hAnsiTheme="minorHAnsi" w:cstheme="minorBidi"/>
                  <w:szCs w:val="22"/>
                  <w:lang w:bidi="ar-SA"/>
                </w:rPr>
                <w:tab/>
              </w:r>
              <w:r w:rsidRPr="004A2D2F" w:rsidDel="00681659">
                <w:rPr>
                  <w:rStyle w:val="Hyperlink"/>
                </w:rPr>
                <w:delText>Name Object</w:delText>
              </w:r>
              <w:r w:rsidDel="00681659">
                <w:rPr>
                  <w:webHidden/>
                </w:rPr>
                <w:tab/>
                <w:delText>40</w:delText>
              </w:r>
            </w:del>
          </w:ins>
        </w:p>
        <w:p w14:paraId="287E1D05" w14:textId="727B8CDC" w:rsidR="00BA2AB8" w:rsidDel="00681659" w:rsidRDefault="00BA2AB8">
          <w:pPr>
            <w:pStyle w:val="TOC2"/>
            <w:rPr>
              <w:ins w:id="538" w:author="Gareth Pateman [2]" w:date="2017-09-18T09:28:00Z"/>
              <w:del w:id="539" w:author="Gareth Pateman" w:date="2018-04-10T15:44:00Z"/>
              <w:rFonts w:asciiTheme="minorHAnsi" w:eastAsiaTheme="minorEastAsia" w:hAnsiTheme="minorHAnsi" w:cstheme="minorBidi"/>
              <w:szCs w:val="22"/>
              <w:lang w:bidi="ar-SA"/>
            </w:rPr>
          </w:pPr>
          <w:ins w:id="540" w:author="Gareth Pateman [2]" w:date="2017-09-18T09:28:00Z">
            <w:del w:id="541" w:author="Gareth Pateman" w:date="2018-04-10T15:44:00Z">
              <w:r w:rsidRPr="004A2D2F" w:rsidDel="00681659">
                <w:rPr>
                  <w:rStyle w:val="Hyperlink"/>
                </w:rPr>
                <w:delText>5.4</w:delText>
              </w:r>
              <w:r w:rsidDel="00681659">
                <w:rPr>
                  <w:rFonts w:asciiTheme="minorHAnsi" w:eastAsiaTheme="minorEastAsia" w:hAnsiTheme="minorHAnsi" w:cstheme="minorBidi"/>
                  <w:szCs w:val="22"/>
                  <w:lang w:bidi="ar-SA"/>
                </w:rPr>
                <w:tab/>
              </w:r>
              <w:r w:rsidRPr="004A2D2F" w:rsidDel="00681659">
                <w:rPr>
                  <w:rStyle w:val="Hyperlink"/>
                </w:rPr>
                <w:delText>ID Document Object</w:delText>
              </w:r>
              <w:r w:rsidDel="00681659">
                <w:rPr>
                  <w:webHidden/>
                </w:rPr>
                <w:tab/>
                <w:delText>40</w:delText>
              </w:r>
            </w:del>
          </w:ins>
        </w:p>
        <w:p w14:paraId="092C18FE" w14:textId="2AD18728" w:rsidR="00BA2AB8" w:rsidDel="00681659" w:rsidRDefault="00BA2AB8">
          <w:pPr>
            <w:pStyle w:val="TOC2"/>
            <w:rPr>
              <w:ins w:id="542" w:author="Gareth Pateman [2]" w:date="2017-09-18T09:28:00Z"/>
              <w:del w:id="543" w:author="Gareth Pateman" w:date="2018-04-10T15:44:00Z"/>
              <w:rFonts w:asciiTheme="minorHAnsi" w:eastAsiaTheme="minorEastAsia" w:hAnsiTheme="minorHAnsi" w:cstheme="minorBidi"/>
              <w:szCs w:val="22"/>
              <w:lang w:bidi="ar-SA"/>
            </w:rPr>
          </w:pPr>
          <w:ins w:id="544" w:author="Gareth Pateman [2]" w:date="2017-09-18T09:28:00Z">
            <w:del w:id="545" w:author="Gareth Pateman" w:date="2018-04-10T15:44:00Z">
              <w:r w:rsidRPr="004A2D2F" w:rsidDel="00681659">
                <w:rPr>
                  <w:rStyle w:val="Hyperlink"/>
                </w:rPr>
                <w:delText>5.5</w:delText>
              </w:r>
              <w:r w:rsidDel="00681659">
                <w:rPr>
                  <w:rFonts w:asciiTheme="minorHAnsi" w:eastAsiaTheme="minorEastAsia" w:hAnsiTheme="minorHAnsi" w:cstheme="minorBidi"/>
                  <w:szCs w:val="22"/>
                  <w:lang w:bidi="ar-SA"/>
                </w:rPr>
                <w:tab/>
              </w:r>
              <w:r w:rsidRPr="004A2D2F" w:rsidDel="00681659">
                <w:rPr>
                  <w:rStyle w:val="Hyperlink"/>
                </w:rPr>
                <w:delText>Address Object</w:delText>
              </w:r>
              <w:r w:rsidDel="00681659">
                <w:rPr>
                  <w:webHidden/>
                </w:rPr>
                <w:tab/>
                <w:delText>41</w:delText>
              </w:r>
            </w:del>
          </w:ins>
        </w:p>
        <w:p w14:paraId="7BC78962" w14:textId="0F36B9BA" w:rsidR="00BA2AB8" w:rsidDel="00681659" w:rsidRDefault="00BA2AB8">
          <w:pPr>
            <w:pStyle w:val="TOC2"/>
            <w:rPr>
              <w:ins w:id="546" w:author="Gareth Pateman [2]" w:date="2017-09-18T09:28:00Z"/>
              <w:del w:id="547" w:author="Gareth Pateman" w:date="2018-04-10T15:44:00Z"/>
              <w:rFonts w:asciiTheme="minorHAnsi" w:eastAsiaTheme="minorEastAsia" w:hAnsiTheme="minorHAnsi" w:cstheme="minorBidi"/>
              <w:szCs w:val="22"/>
              <w:lang w:bidi="ar-SA"/>
            </w:rPr>
          </w:pPr>
          <w:ins w:id="548" w:author="Gareth Pateman [2]" w:date="2017-09-18T09:28:00Z">
            <w:del w:id="549" w:author="Gareth Pateman" w:date="2018-04-10T15:44:00Z">
              <w:r w:rsidRPr="004A2D2F" w:rsidDel="00681659">
                <w:rPr>
                  <w:rStyle w:val="Hyperlink"/>
                </w:rPr>
                <w:delText>5.6</w:delText>
              </w:r>
              <w:r w:rsidDel="00681659">
                <w:rPr>
                  <w:rFonts w:asciiTheme="minorHAnsi" w:eastAsiaTheme="minorEastAsia" w:hAnsiTheme="minorHAnsi" w:cstheme="minorBidi"/>
                  <w:szCs w:val="22"/>
                  <w:lang w:bidi="ar-SA"/>
                </w:rPr>
                <w:tab/>
              </w:r>
              <w:r w:rsidRPr="004A2D2F" w:rsidDel="00681659">
                <w:rPr>
                  <w:rStyle w:val="Hyperlink"/>
                </w:rPr>
                <w:delText>Account Identif</w:delText>
              </w:r>
              <w:r w:rsidRPr="006270F9" w:rsidDel="00681659">
                <w:rPr>
                  <w:rStyle w:val="Hyperlink"/>
                </w:rPr>
                <w:delText>iers Object</w:delText>
              </w:r>
              <w:r w:rsidDel="00681659">
                <w:rPr>
                  <w:webHidden/>
                </w:rPr>
                <w:tab/>
                <w:delText>41</w:delText>
              </w:r>
            </w:del>
          </w:ins>
        </w:p>
        <w:p w14:paraId="30EE6EE3" w14:textId="43CB3BA2" w:rsidR="00BA2AB8" w:rsidDel="00681659" w:rsidRDefault="00BA2AB8">
          <w:pPr>
            <w:pStyle w:val="TOC2"/>
            <w:rPr>
              <w:ins w:id="550" w:author="Gareth Pateman [2]" w:date="2017-09-18T09:28:00Z"/>
              <w:del w:id="551" w:author="Gareth Pateman" w:date="2018-04-10T15:44:00Z"/>
              <w:rFonts w:asciiTheme="minorHAnsi" w:eastAsiaTheme="minorEastAsia" w:hAnsiTheme="minorHAnsi" w:cstheme="minorBidi"/>
              <w:szCs w:val="22"/>
              <w:lang w:bidi="ar-SA"/>
            </w:rPr>
          </w:pPr>
          <w:ins w:id="552" w:author="Gareth Pateman [2]" w:date="2017-09-18T09:28:00Z">
            <w:del w:id="553" w:author="Gareth Pateman" w:date="2018-04-10T15:44:00Z">
              <w:r w:rsidRPr="004A2D2F" w:rsidDel="00681659">
                <w:rPr>
                  <w:rStyle w:val="Hyperlink"/>
                </w:rPr>
                <w:delText>5.7</w:delText>
              </w:r>
              <w:r w:rsidDel="00681659">
                <w:rPr>
                  <w:rFonts w:asciiTheme="minorHAnsi" w:eastAsiaTheme="minorEastAsia" w:hAnsiTheme="minorHAnsi" w:cstheme="minorBidi"/>
                  <w:szCs w:val="22"/>
                  <w:lang w:bidi="ar-SA"/>
                </w:rPr>
                <w:tab/>
              </w:r>
              <w:r w:rsidRPr="004A2D2F" w:rsidDel="00681659">
                <w:rPr>
                  <w:rStyle w:val="Hyperlink"/>
                </w:rPr>
                <w:delText>Quotes Object</w:delText>
              </w:r>
              <w:r w:rsidDel="00681659">
                <w:rPr>
                  <w:webHidden/>
                </w:rPr>
                <w:tab/>
                <w:delText>42</w:delText>
              </w:r>
            </w:del>
          </w:ins>
        </w:p>
        <w:p w14:paraId="4620BEB9" w14:textId="40A862E5" w:rsidR="00BA2AB8" w:rsidDel="00681659" w:rsidRDefault="00BA2AB8">
          <w:pPr>
            <w:pStyle w:val="TOC2"/>
            <w:rPr>
              <w:ins w:id="554" w:author="Gareth Pateman [2]" w:date="2017-09-18T09:28:00Z"/>
              <w:del w:id="555" w:author="Gareth Pateman" w:date="2018-04-10T15:44:00Z"/>
              <w:rFonts w:asciiTheme="minorHAnsi" w:eastAsiaTheme="minorEastAsia" w:hAnsiTheme="minorHAnsi" w:cstheme="minorBidi"/>
              <w:szCs w:val="22"/>
              <w:lang w:bidi="ar-SA"/>
            </w:rPr>
          </w:pPr>
          <w:ins w:id="556" w:author="Gareth Pateman [2]" w:date="2017-09-18T09:28:00Z">
            <w:del w:id="557" w:author="Gareth Pateman" w:date="2018-04-10T15:44:00Z">
              <w:r w:rsidRPr="004A2D2F" w:rsidDel="00681659">
                <w:rPr>
                  <w:rStyle w:val="Hyperlink"/>
                </w:rPr>
                <w:delText>5.8</w:delText>
              </w:r>
              <w:r w:rsidDel="00681659">
                <w:rPr>
                  <w:rFonts w:asciiTheme="minorHAnsi" w:eastAsiaTheme="minorEastAsia" w:hAnsiTheme="minorHAnsi" w:cstheme="minorBidi"/>
                  <w:szCs w:val="22"/>
                  <w:lang w:bidi="ar-SA"/>
                </w:rPr>
                <w:tab/>
              </w:r>
              <w:r w:rsidRPr="004A2D2F" w:rsidDel="00681659">
                <w:rPr>
                  <w:rStyle w:val="Hyperlink"/>
                </w:rPr>
                <w:delText>Metadata Object</w:delText>
              </w:r>
              <w:r w:rsidDel="00681659">
                <w:rPr>
                  <w:webHidden/>
                </w:rPr>
                <w:tab/>
                <w:delText>43</w:delText>
              </w:r>
            </w:del>
          </w:ins>
        </w:p>
        <w:p w14:paraId="7141AB40" w14:textId="0F5897C6" w:rsidR="00BA2AB8" w:rsidDel="00681659" w:rsidRDefault="00BA2AB8">
          <w:pPr>
            <w:pStyle w:val="TOC2"/>
            <w:rPr>
              <w:ins w:id="558" w:author="Gareth Pateman [2]" w:date="2017-09-18T09:28:00Z"/>
              <w:del w:id="559" w:author="Gareth Pateman" w:date="2018-04-10T15:44:00Z"/>
              <w:rFonts w:asciiTheme="minorHAnsi" w:eastAsiaTheme="minorEastAsia" w:hAnsiTheme="minorHAnsi" w:cstheme="minorBidi"/>
              <w:szCs w:val="22"/>
              <w:lang w:bidi="ar-SA"/>
            </w:rPr>
          </w:pPr>
          <w:ins w:id="560" w:author="Gareth Pateman [2]" w:date="2017-09-18T09:28:00Z">
            <w:del w:id="561" w:author="Gareth Pateman" w:date="2018-04-10T15:44:00Z">
              <w:r w:rsidRPr="004A2D2F" w:rsidDel="00681659">
                <w:rPr>
                  <w:rStyle w:val="Hyperlink"/>
                </w:rPr>
                <w:delText>5.9</w:delText>
              </w:r>
              <w:r w:rsidDel="00681659">
                <w:rPr>
                  <w:rFonts w:asciiTheme="minorHAnsi" w:eastAsiaTheme="minorEastAsia" w:hAnsiTheme="minorHAnsi" w:cstheme="minorBidi"/>
                  <w:szCs w:val="22"/>
                  <w:lang w:bidi="ar-SA"/>
                </w:rPr>
                <w:tab/>
              </w:r>
              <w:r w:rsidRPr="004A2D2F" w:rsidDel="00681659">
                <w:rPr>
                  <w:rStyle w:val="Hyperlink"/>
                </w:rPr>
                <w:delText>Supplementary Bill References Object</w:delText>
              </w:r>
              <w:r w:rsidDel="00681659">
                <w:rPr>
                  <w:webHidden/>
                </w:rPr>
                <w:tab/>
                <w:delText>43</w:delText>
              </w:r>
            </w:del>
          </w:ins>
        </w:p>
        <w:p w14:paraId="7F53B39A" w14:textId="34B47ED9" w:rsidR="00BA2AB8" w:rsidDel="00681659" w:rsidRDefault="00BA2AB8">
          <w:pPr>
            <w:pStyle w:val="TOC1"/>
            <w:rPr>
              <w:ins w:id="562" w:author="Gareth Pateman [2]" w:date="2017-09-18T09:28:00Z"/>
              <w:del w:id="563" w:author="Gareth Pateman" w:date="2018-04-10T15:44:00Z"/>
              <w:rFonts w:asciiTheme="minorHAnsi" w:eastAsiaTheme="minorEastAsia" w:hAnsiTheme="minorHAnsi" w:cstheme="minorBidi"/>
              <w:b w:val="0"/>
              <w:lang w:eastAsia="en-GB" w:bidi="ar-SA"/>
            </w:rPr>
          </w:pPr>
          <w:ins w:id="564" w:author="Gareth Pateman [2]" w:date="2017-09-18T09:28:00Z">
            <w:del w:id="565" w:author="Gareth Pateman" w:date="2018-04-10T15:44:00Z">
              <w:r w:rsidRPr="004A2D2F" w:rsidDel="00681659">
                <w:rPr>
                  <w:rStyle w:val="Hyperlink"/>
                </w:rPr>
                <w:delText>6</w:delText>
              </w:r>
              <w:r w:rsidDel="00681659">
                <w:rPr>
                  <w:rFonts w:asciiTheme="minorHAnsi" w:eastAsiaTheme="minorEastAsia" w:hAnsiTheme="minorHAnsi" w:cstheme="minorBidi"/>
                  <w:b w:val="0"/>
                  <w:lang w:eastAsia="en-GB" w:bidi="ar-SA"/>
                </w:rPr>
                <w:tab/>
              </w:r>
              <w:r w:rsidRPr="004A2D2F" w:rsidDel="00681659">
                <w:rPr>
                  <w:rStyle w:val="Hyperlink"/>
                </w:rPr>
                <w:delText>Enumerations</w:delText>
              </w:r>
              <w:r w:rsidDel="00681659">
                <w:rPr>
                  <w:webHidden/>
                </w:rPr>
                <w:tab/>
                <w:delText>44</w:delText>
              </w:r>
            </w:del>
          </w:ins>
        </w:p>
        <w:p w14:paraId="491E16CD" w14:textId="2E090ED5" w:rsidR="00BA2AB8" w:rsidDel="00681659" w:rsidRDefault="00BA2AB8">
          <w:pPr>
            <w:pStyle w:val="TOC2"/>
            <w:rPr>
              <w:ins w:id="566" w:author="Gareth Pateman [2]" w:date="2017-09-18T09:28:00Z"/>
              <w:del w:id="567" w:author="Gareth Pateman" w:date="2018-04-10T15:44:00Z"/>
              <w:rFonts w:asciiTheme="minorHAnsi" w:eastAsiaTheme="minorEastAsia" w:hAnsiTheme="minorHAnsi" w:cstheme="minorBidi"/>
              <w:szCs w:val="22"/>
              <w:lang w:bidi="ar-SA"/>
            </w:rPr>
          </w:pPr>
          <w:ins w:id="568" w:author="Gareth Pateman [2]" w:date="2017-09-18T09:28:00Z">
            <w:del w:id="569" w:author="Gareth Pateman" w:date="2018-04-10T15:44:00Z">
              <w:r w:rsidRPr="004A2D2F" w:rsidDel="00681659">
                <w:rPr>
                  <w:rStyle w:val="Hyperlink"/>
                </w:rPr>
                <w:delText>6.1</w:delText>
              </w:r>
              <w:r w:rsidDel="00681659">
                <w:rPr>
                  <w:rFonts w:asciiTheme="minorHAnsi" w:eastAsiaTheme="minorEastAsia" w:hAnsiTheme="minorHAnsi" w:cstheme="minorBidi"/>
                  <w:szCs w:val="22"/>
                  <w:lang w:bidi="ar-SA"/>
                </w:rPr>
                <w:tab/>
              </w:r>
              <w:r w:rsidRPr="004A2D2F" w:rsidDel="00681659">
                <w:rPr>
                  <w:rStyle w:val="Hyperlink"/>
                </w:rPr>
                <w:delText>ISO Currency Codes</w:delText>
              </w:r>
              <w:r w:rsidDel="00681659">
                <w:rPr>
                  <w:webHidden/>
                </w:rPr>
                <w:tab/>
                <w:delText>44</w:delText>
              </w:r>
            </w:del>
          </w:ins>
        </w:p>
        <w:p w14:paraId="225D9A0E" w14:textId="6F66D4CB" w:rsidR="00BA2AB8" w:rsidDel="00681659" w:rsidRDefault="00BA2AB8">
          <w:pPr>
            <w:pStyle w:val="TOC2"/>
            <w:rPr>
              <w:ins w:id="570" w:author="Gareth Pateman [2]" w:date="2017-09-18T09:28:00Z"/>
              <w:del w:id="571" w:author="Gareth Pateman" w:date="2018-04-10T15:44:00Z"/>
              <w:rFonts w:asciiTheme="minorHAnsi" w:eastAsiaTheme="minorEastAsia" w:hAnsiTheme="minorHAnsi" w:cstheme="minorBidi"/>
              <w:szCs w:val="22"/>
              <w:lang w:bidi="ar-SA"/>
            </w:rPr>
          </w:pPr>
          <w:ins w:id="572" w:author="Gareth Pateman [2]" w:date="2017-09-18T09:28:00Z">
            <w:del w:id="573" w:author="Gareth Pateman" w:date="2018-04-10T15:44:00Z">
              <w:r w:rsidRPr="004A2D2F" w:rsidDel="00681659">
                <w:rPr>
                  <w:rStyle w:val="Hyperlink"/>
                </w:rPr>
                <w:delText>6.2</w:delText>
              </w:r>
              <w:r w:rsidDel="00681659">
                <w:rPr>
                  <w:rFonts w:asciiTheme="minorHAnsi" w:eastAsiaTheme="minorEastAsia" w:hAnsiTheme="minorHAnsi" w:cstheme="minorBidi"/>
                  <w:szCs w:val="22"/>
                  <w:lang w:bidi="ar-SA"/>
                </w:rPr>
                <w:tab/>
              </w:r>
              <w:r w:rsidRPr="004A2D2F" w:rsidDel="00681659">
                <w:rPr>
                  <w:rStyle w:val="Hyperlink"/>
                </w:rPr>
                <w:delText>Transaction Types</w:delText>
              </w:r>
              <w:r w:rsidDel="00681659">
                <w:rPr>
                  <w:webHidden/>
                </w:rPr>
                <w:tab/>
                <w:delText>44</w:delText>
              </w:r>
            </w:del>
          </w:ins>
        </w:p>
        <w:p w14:paraId="7BEBCDEB" w14:textId="5396A079" w:rsidR="00BA2AB8" w:rsidDel="00681659" w:rsidRDefault="00BA2AB8">
          <w:pPr>
            <w:pStyle w:val="TOC2"/>
            <w:rPr>
              <w:ins w:id="574" w:author="Gareth Pateman [2]" w:date="2017-09-18T09:28:00Z"/>
              <w:del w:id="575" w:author="Gareth Pateman" w:date="2018-04-10T15:44:00Z"/>
              <w:rFonts w:asciiTheme="minorHAnsi" w:eastAsiaTheme="minorEastAsia" w:hAnsiTheme="minorHAnsi" w:cstheme="minorBidi"/>
              <w:szCs w:val="22"/>
              <w:lang w:bidi="ar-SA"/>
            </w:rPr>
          </w:pPr>
          <w:ins w:id="576" w:author="Gareth Pateman [2]" w:date="2017-09-18T09:28:00Z">
            <w:del w:id="577" w:author="Gareth Pateman" w:date="2018-04-10T15:44:00Z">
              <w:r w:rsidRPr="004A2D2F" w:rsidDel="00681659">
                <w:rPr>
                  <w:rStyle w:val="Hyperlink"/>
                </w:rPr>
                <w:delText>6.3</w:delText>
              </w:r>
              <w:r w:rsidDel="00681659">
                <w:rPr>
                  <w:rFonts w:asciiTheme="minorHAnsi" w:eastAsiaTheme="minorEastAsia" w:hAnsiTheme="minorHAnsi" w:cstheme="minorBidi"/>
                  <w:szCs w:val="22"/>
                  <w:lang w:bidi="ar-SA"/>
                </w:rPr>
                <w:tab/>
              </w:r>
              <w:r w:rsidRPr="004A2D2F" w:rsidDel="00681659">
                <w:rPr>
                  <w:rStyle w:val="Hyperlink"/>
                </w:rPr>
                <w:delText>ID Types</w:delText>
              </w:r>
              <w:r w:rsidDel="00681659">
                <w:rPr>
                  <w:webHidden/>
                </w:rPr>
                <w:tab/>
                <w:delText>44</w:delText>
              </w:r>
            </w:del>
          </w:ins>
        </w:p>
        <w:p w14:paraId="2047B17A" w14:textId="736285ED" w:rsidR="00BA2AB8" w:rsidDel="00681659" w:rsidRDefault="00BA2AB8">
          <w:pPr>
            <w:pStyle w:val="TOC2"/>
            <w:rPr>
              <w:ins w:id="578" w:author="Gareth Pateman [2]" w:date="2017-09-18T09:28:00Z"/>
              <w:del w:id="579" w:author="Gareth Pateman" w:date="2018-04-10T15:44:00Z"/>
              <w:rFonts w:asciiTheme="minorHAnsi" w:eastAsiaTheme="minorEastAsia" w:hAnsiTheme="minorHAnsi" w:cstheme="minorBidi"/>
              <w:szCs w:val="22"/>
              <w:lang w:bidi="ar-SA"/>
            </w:rPr>
          </w:pPr>
          <w:ins w:id="580" w:author="Gareth Pateman [2]" w:date="2017-09-18T09:28:00Z">
            <w:del w:id="581" w:author="Gareth Pateman" w:date="2018-04-10T15:44:00Z">
              <w:r w:rsidRPr="004A2D2F" w:rsidDel="00681659">
                <w:rPr>
                  <w:rStyle w:val="Hyperlink"/>
                </w:rPr>
                <w:delText>6.4</w:delText>
              </w:r>
              <w:r w:rsidDel="00681659">
                <w:rPr>
                  <w:rFonts w:asciiTheme="minorHAnsi" w:eastAsiaTheme="minorEastAsia" w:hAnsiTheme="minorHAnsi" w:cstheme="minorBidi"/>
                  <w:szCs w:val="22"/>
                  <w:lang w:bidi="ar-SA"/>
                </w:rPr>
                <w:tab/>
              </w:r>
              <w:r w:rsidRPr="004A2D2F" w:rsidDel="00681659">
                <w:rPr>
                  <w:rStyle w:val="Hyperlink"/>
                </w:rPr>
                <w:delText>Account Identifiers</w:delText>
              </w:r>
              <w:r w:rsidDel="00681659">
                <w:rPr>
                  <w:webHidden/>
                </w:rPr>
                <w:tab/>
                <w:delText>45</w:delText>
              </w:r>
            </w:del>
          </w:ins>
        </w:p>
        <w:p w14:paraId="79704798" w14:textId="04862FBD" w:rsidR="00BA2AB8" w:rsidDel="00681659" w:rsidRDefault="00BA2AB8">
          <w:pPr>
            <w:pStyle w:val="TOC2"/>
            <w:rPr>
              <w:ins w:id="582" w:author="Gareth Pateman [2]" w:date="2017-09-18T09:28:00Z"/>
              <w:del w:id="583" w:author="Gareth Pateman" w:date="2018-04-10T15:44:00Z"/>
              <w:rFonts w:asciiTheme="minorHAnsi" w:eastAsiaTheme="minorEastAsia" w:hAnsiTheme="minorHAnsi" w:cstheme="minorBidi"/>
              <w:szCs w:val="22"/>
              <w:lang w:bidi="ar-SA"/>
            </w:rPr>
          </w:pPr>
          <w:ins w:id="584" w:author="Gareth Pateman [2]" w:date="2017-09-18T09:28:00Z">
            <w:del w:id="585" w:author="Gareth Pateman" w:date="2018-04-10T15:44:00Z">
              <w:r w:rsidRPr="004A2D2F" w:rsidDel="00681659">
                <w:rPr>
                  <w:rStyle w:val="Hyperlink"/>
                </w:rPr>
                <w:delText>6.5</w:delText>
              </w:r>
              <w:r w:rsidDel="00681659">
                <w:rPr>
                  <w:rFonts w:asciiTheme="minorHAnsi" w:eastAsiaTheme="minorEastAsia" w:hAnsiTheme="minorHAnsi" w:cstheme="minorBidi"/>
                  <w:szCs w:val="22"/>
                  <w:lang w:bidi="ar-SA"/>
                </w:rPr>
                <w:tab/>
              </w:r>
              <w:r w:rsidRPr="004A2D2F" w:rsidDel="00681659">
                <w:rPr>
                  <w:rStyle w:val="Hyperlink"/>
                </w:rPr>
                <w:delText>ISO Country Codes</w:delText>
              </w:r>
              <w:r w:rsidDel="00681659">
                <w:rPr>
                  <w:webHidden/>
                </w:rPr>
                <w:tab/>
                <w:delText>46</w:delText>
              </w:r>
            </w:del>
          </w:ins>
        </w:p>
        <w:p w14:paraId="63778DD9" w14:textId="4E9C41AD" w:rsidR="00BA2AB8" w:rsidDel="00681659" w:rsidRDefault="00BA2AB8">
          <w:pPr>
            <w:pStyle w:val="TOC2"/>
            <w:rPr>
              <w:ins w:id="586" w:author="Gareth Pateman [2]" w:date="2017-09-18T09:28:00Z"/>
              <w:del w:id="587" w:author="Gareth Pateman" w:date="2018-04-10T15:44:00Z"/>
              <w:rFonts w:asciiTheme="minorHAnsi" w:eastAsiaTheme="minorEastAsia" w:hAnsiTheme="minorHAnsi" w:cstheme="minorBidi"/>
              <w:szCs w:val="22"/>
              <w:lang w:bidi="ar-SA"/>
            </w:rPr>
          </w:pPr>
          <w:ins w:id="588" w:author="Gareth Pateman [2]" w:date="2017-09-18T09:28:00Z">
            <w:del w:id="589" w:author="Gareth Pateman" w:date="2018-04-10T15:44:00Z">
              <w:r w:rsidRPr="004A2D2F" w:rsidDel="00681659">
                <w:rPr>
                  <w:rStyle w:val="Hyperlink"/>
                </w:rPr>
                <w:delText>6.6</w:delText>
              </w:r>
              <w:r w:rsidDel="00681659">
                <w:rPr>
                  <w:rFonts w:asciiTheme="minorHAnsi" w:eastAsiaTheme="minorEastAsia" w:hAnsiTheme="minorHAnsi" w:cstheme="minorBidi"/>
                  <w:szCs w:val="22"/>
                  <w:lang w:bidi="ar-SA"/>
                </w:rPr>
                <w:tab/>
              </w:r>
              <w:r w:rsidRPr="004A2D2F" w:rsidDel="00681659">
                <w:rPr>
                  <w:rStyle w:val="Hyperlink"/>
                </w:rPr>
                <w:delText>Delivery Method Type</w:delText>
              </w:r>
              <w:r w:rsidDel="00681659">
                <w:rPr>
                  <w:webHidden/>
                </w:rPr>
                <w:tab/>
                <w:delText>47</w:delText>
              </w:r>
            </w:del>
          </w:ins>
        </w:p>
        <w:p w14:paraId="7C89B2F1" w14:textId="551564C0" w:rsidR="00BA2AB8" w:rsidDel="00681659" w:rsidRDefault="00BA2AB8">
          <w:pPr>
            <w:pStyle w:val="TOC2"/>
            <w:rPr>
              <w:ins w:id="590" w:author="Gareth Pateman [2]" w:date="2017-09-18T09:28:00Z"/>
              <w:del w:id="591" w:author="Gareth Pateman" w:date="2018-04-10T15:44:00Z"/>
              <w:rFonts w:asciiTheme="minorHAnsi" w:eastAsiaTheme="minorEastAsia" w:hAnsiTheme="minorHAnsi" w:cstheme="minorBidi"/>
              <w:szCs w:val="22"/>
              <w:lang w:bidi="ar-SA"/>
            </w:rPr>
          </w:pPr>
          <w:ins w:id="592" w:author="Gareth Pateman [2]" w:date="2017-09-18T09:28:00Z">
            <w:del w:id="593" w:author="Gareth Pateman" w:date="2018-04-10T15:44:00Z">
              <w:r w:rsidRPr="004A2D2F" w:rsidDel="00681659">
                <w:rPr>
                  <w:rStyle w:val="Hyperlink"/>
                </w:rPr>
                <w:delText>6.7</w:delText>
              </w:r>
              <w:r w:rsidDel="00681659">
                <w:rPr>
                  <w:rFonts w:asciiTheme="minorHAnsi" w:eastAsiaTheme="minorEastAsia" w:hAnsiTheme="minorHAnsi" w:cstheme="minorBidi"/>
                  <w:szCs w:val="22"/>
                  <w:lang w:bidi="ar-SA"/>
                </w:rPr>
                <w:tab/>
              </w:r>
              <w:r w:rsidRPr="004A2D2F" w:rsidDel="00681659">
                <w:rPr>
                  <w:rStyle w:val="Hyperlink"/>
                </w:rPr>
                <w:delText>Frequency Type</w:delText>
              </w:r>
              <w:r w:rsidDel="00681659">
                <w:rPr>
                  <w:webHidden/>
                </w:rPr>
                <w:tab/>
                <w:delText>47</w:delText>
              </w:r>
            </w:del>
          </w:ins>
        </w:p>
        <w:p w14:paraId="49A2C415" w14:textId="2EFB4ADC" w:rsidR="00BA2AB8" w:rsidDel="00681659" w:rsidRDefault="00BA2AB8">
          <w:pPr>
            <w:pStyle w:val="TOC1"/>
            <w:rPr>
              <w:ins w:id="594" w:author="Gareth Pateman [2]" w:date="2017-09-18T09:28:00Z"/>
              <w:del w:id="595" w:author="Gareth Pateman" w:date="2018-04-10T15:44:00Z"/>
              <w:rFonts w:asciiTheme="minorHAnsi" w:eastAsiaTheme="minorEastAsia" w:hAnsiTheme="minorHAnsi" w:cstheme="minorBidi"/>
              <w:b w:val="0"/>
              <w:lang w:eastAsia="en-GB" w:bidi="ar-SA"/>
            </w:rPr>
          </w:pPr>
          <w:ins w:id="596" w:author="Gareth Pateman [2]" w:date="2017-09-18T09:28:00Z">
            <w:del w:id="597" w:author="Gareth Pateman" w:date="2018-04-10T15:44:00Z">
              <w:r w:rsidRPr="004A2D2F" w:rsidDel="00681659">
                <w:rPr>
                  <w:rStyle w:val="Hyperlink"/>
                </w:rPr>
                <w:delText>7</w:delText>
              </w:r>
              <w:r w:rsidDel="00681659">
                <w:rPr>
                  <w:rFonts w:asciiTheme="minorHAnsi" w:eastAsiaTheme="minorEastAsia" w:hAnsiTheme="minorHAnsi" w:cstheme="minorBidi"/>
                  <w:b w:val="0"/>
                  <w:lang w:eastAsia="en-GB" w:bidi="ar-SA"/>
                </w:rPr>
                <w:tab/>
              </w:r>
              <w:r w:rsidRPr="004A2D2F" w:rsidDel="00681659">
                <w:rPr>
                  <w:rStyle w:val="Hyperlink"/>
                </w:rPr>
                <w:delText>API Behaviour &amp; Error Handling</w:delText>
              </w:r>
              <w:r w:rsidDel="00681659">
                <w:rPr>
                  <w:webHidden/>
                </w:rPr>
                <w:tab/>
                <w:delText>48</w:delText>
              </w:r>
            </w:del>
          </w:ins>
        </w:p>
        <w:p w14:paraId="04492F47" w14:textId="2E3C671A" w:rsidR="00BA2AB8" w:rsidDel="00681659" w:rsidRDefault="00BA2AB8">
          <w:pPr>
            <w:pStyle w:val="TOC2"/>
            <w:rPr>
              <w:ins w:id="598" w:author="Gareth Pateman [2]" w:date="2017-09-18T09:28:00Z"/>
              <w:del w:id="599" w:author="Gareth Pateman" w:date="2018-04-10T15:44:00Z"/>
              <w:rFonts w:asciiTheme="minorHAnsi" w:eastAsiaTheme="minorEastAsia" w:hAnsiTheme="minorHAnsi" w:cstheme="minorBidi"/>
              <w:szCs w:val="22"/>
              <w:lang w:bidi="ar-SA"/>
            </w:rPr>
          </w:pPr>
          <w:ins w:id="600" w:author="Gareth Pateman [2]" w:date="2017-09-18T09:28:00Z">
            <w:del w:id="601" w:author="Gareth Pateman" w:date="2018-04-10T15:44:00Z">
              <w:r w:rsidRPr="004A2D2F" w:rsidDel="00681659">
                <w:rPr>
                  <w:rStyle w:val="Hyperlink"/>
                </w:rPr>
                <w:delText>7.1</w:delText>
              </w:r>
              <w:r w:rsidDel="00681659">
                <w:rPr>
                  <w:rFonts w:asciiTheme="minorHAnsi" w:eastAsiaTheme="minorEastAsia" w:hAnsiTheme="minorHAnsi" w:cstheme="minorBidi"/>
                  <w:szCs w:val="22"/>
                  <w:lang w:bidi="ar-SA"/>
                </w:rPr>
                <w:tab/>
              </w:r>
              <w:r w:rsidRPr="004A2D2F" w:rsidDel="00681659">
                <w:rPr>
                  <w:rStyle w:val="Hyperlink"/>
                </w:rPr>
                <w:delText>Request States</w:delText>
              </w:r>
              <w:r w:rsidDel="00681659">
                <w:rPr>
                  <w:webHidden/>
                </w:rPr>
                <w:tab/>
                <w:delText>48</w:delText>
              </w:r>
            </w:del>
          </w:ins>
        </w:p>
        <w:p w14:paraId="06A75B83" w14:textId="44199209" w:rsidR="00BA2AB8" w:rsidDel="00681659" w:rsidRDefault="00BA2AB8">
          <w:pPr>
            <w:pStyle w:val="TOC2"/>
            <w:rPr>
              <w:ins w:id="602" w:author="Gareth Pateman [2]" w:date="2017-09-18T09:28:00Z"/>
              <w:del w:id="603" w:author="Gareth Pateman" w:date="2018-04-10T15:44:00Z"/>
              <w:rFonts w:asciiTheme="minorHAnsi" w:eastAsiaTheme="minorEastAsia" w:hAnsiTheme="minorHAnsi" w:cstheme="minorBidi"/>
              <w:szCs w:val="22"/>
              <w:lang w:bidi="ar-SA"/>
            </w:rPr>
          </w:pPr>
          <w:ins w:id="604" w:author="Gareth Pateman [2]" w:date="2017-09-18T09:28:00Z">
            <w:del w:id="605" w:author="Gareth Pateman" w:date="2018-04-10T15:44:00Z">
              <w:r w:rsidRPr="004A2D2F" w:rsidDel="00681659">
                <w:rPr>
                  <w:rStyle w:val="Hyperlink"/>
                </w:rPr>
                <w:delText>7.2</w:delText>
              </w:r>
              <w:r w:rsidDel="00681659">
                <w:rPr>
                  <w:rFonts w:asciiTheme="minorHAnsi" w:eastAsiaTheme="minorEastAsia" w:hAnsiTheme="minorHAnsi" w:cstheme="minorBidi"/>
                  <w:szCs w:val="22"/>
                  <w:lang w:bidi="ar-SA"/>
                </w:rPr>
                <w:tab/>
              </w:r>
              <w:r w:rsidRPr="004A2D2F" w:rsidDel="00681659">
                <w:rPr>
                  <w:rStyle w:val="Hyperlink"/>
                </w:rPr>
                <w:delText>API Behavioural Model</w:delText>
              </w:r>
              <w:r w:rsidDel="00681659">
                <w:rPr>
                  <w:webHidden/>
                </w:rPr>
                <w:tab/>
                <w:delText>49</w:delText>
              </w:r>
            </w:del>
          </w:ins>
        </w:p>
        <w:p w14:paraId="5D6E6437" w14:textId="0C30A099" w:rsidR="00BA2AB8" w:rsidDel="00681659" w:rsidRDefault="00BA2AB8">
          <w:pPr>
            <w:pStyle w:val="TOC3"/>
            <w:rPr>
              <w:ins w:id="606" w:author="Gareth Pateman [2]" w:date="2017-09-18T09:28:00Z"/>
              <w:del w:id="607" w:author="Gareth Pateman" w:date="2018-04-10T15:44:00Z"/>
              <w:rFonts w:asciiTheme="minorHAnsi" w:eastAsiaTheme="minorEastAsia" w:hAnsiTheme="minorHAnsi" w:cstheme="minorBidi"/>
              <w:szCs w:val="22"/>
              <w:lang w:bidi="ar-SA"/>
            </w:rPr>
          </w:pPr>
          <w:ins w:id="608" w:author="Gareth Pateman [2]" w:date="2017-09-18T09:28:00Z">
            <w:del w:id="609" w:author="Gareth Pateman" w:date="2018-04-10T15:44:00Z">
              <w:r w:rsidRPr="004A2D2F" w:rsidDel="00681659">
                <w:rPr>
                  <w:rStyle w:val="Hyperlink"/>
                </w:rPr>
                <w:delText>7.2.1</w:delText>
              </w:r>
              <w:r w:rsidDel="00681659">
                <w:rPr>
                  <w:rFonts w:asciiTheme="minorHAnsi" w:eastAsiaTheme="minorEastAsia" w:hAnsiTheme="minorHAnsi" w:cstheme="minorBidi"/>
                  <w:szCs w:val="22"/>
                  <w:lang w:bidi="ar-SA"/>
                </w:rPr>
                <w:tab/>
              </w:r>
              <w:r w:rsidRPr="004A2D2F" w:rsidDel="00681659">
                <w:rPr>
                  <w:rStyle w:val="Hyperlink"/>
                </w:rPr>
                <w:delText>Overview</w:delText>
              </w:r>
              <w:r w:rsidDel="00681659">
                <w:rPr>
                  <w:webHidden/>
                </w:rPr>
                <w:tab/>
                <w:delText>49</w:delText>
              </w:r>
            </w:del>
          </w:ins>
        </w:p>
        <w:p w14:paraId="6F077196" w14:textId="2CE0A255" w:rsidR="00BA2AB8" w:rsidDel="00681659" w:rsidRDefault="00BA2AB8">
          <w:pPr>
            <w:pStyle w:val="TOC3"/>
            <w:rPr>
              <w:ins w:id="610" w:author="Gareth Pateman [2]" w:date="2017-09-18T09:28:00Z"/>
              <w:del w:id="611" w:author="Gareth Pateman" w:date="2018-04-10T15:44:00Z"/>
              <w:rFonts w:asciiTheme="minorHAnsi" w:eastAsiaTheme="minorEastAsia" w:hAnsiTheme="minorHAnsi" w:cstheme="minorBidi"/>
              <w:szCs w:val="22"/>
              <w:lang w:bidi="ar-SA"/>
            </w:rPr>
          </w:pPr>
          <w:ins w:id="612" w:author="Gareth Pateman [2]" w:date="2017-09-18T09:28:00Z">
            <w:del w:id="613" w:author="Gareth Pateman" w:date="2018-04-10T15:44:00Z">
              <w:r w:rsidRPr="004A2D2F" w:rsidDel="00681659">
                <w:rPr>
                  <w:rStyle w:val="Hyperlink"/>
                </w:rPr>
                <w:delText>7.2.2</w:delText>
              </w:r>
              <w:r w:rsidDel="00681659">
                <w:rPr>
                  <w:rFonts w:asciiTheme="minorHAnsi" w:eastAsiaTheme="minorEastAsia" w:hAnsiTheme="minorHAnsi" w:cstheme="minorBidi"/>
                  <w:szCs w:val="22"/>
                  <w:lang w:bidi="ar-SA"/>
                </w:rPr>
                <w:tab/>
              </w:r>
              <w:r w:rsidRPr="004A2D2F" w:rsidDel="00681659">
                <w:rPr>
                  <w:rStyle w:val="Hyperlink"/>
                </w:rPr>
                <w:delText>Request State Object</w:delText>
              </w:r>
              <w:r w:rsidDel="00681659">
                <w:rPr>
                  <w:webHidden/>
                </w:rPr>
                <w:tab/>
                <w:delText>49</w:delText>
              </w:r>
            </w:del>
          </w:ins>
        </w:p>
        <w:p w14:paraId="0B9D7F02" w14:textId="4EF17F6D" w:rsidR="00BA2AB8" w:rsidDel="00681659" w:rsidRDefault="00BA2AB8">
          <w:pPr>
            <w:pStyle w:val="TOC3"/>
            <w:rPr>
              <w:ins w:id="614" w:author="Gareth Pateman [2]" w:date="2017-09-18T09:28:00Z"/>
              <w:del w:id="615" w:author="Gareth Pateman" w:date="2018-04-10T15:44:00Z"/>
              <w:rFonts w:asciiTheme="minorHAnsi" w:eastAsiaTheme="minorEastAsia" w:hAnsiTheme="minorHAnsi" w:cstheme="minorBidi"/>
              <w:szCs w:val="22"/>
              <w:lang w:bidi="ar-SA"/>
            </w:rPr>
          </w:pPr>
          <w:ins w:id="616" w:author="Gareth Pateman [2]" w:date="2017-09-18T09:28:00Z">
            <w:del w:id="617" w:author="Gareth Pateman" w:date="2018-04-10T15:44:00Z">
              <w:r w:rsidRPr="004A2D2F" w:rsidDel="00681659">
                <w:rPr>
                  <w:rStyle w:val="Hyperlink"/>
                </w:rPr>
                <w:delText>7.2.3</w:delText>
              </w:r>
              <w:r w:rsidDel="00681659">
                <w:rPr>
                  <w:rFonts w:asciiTheme="minorHAnsi" w:eastAsiaTheme="minorEastAsia" w:hAnsiTheme="minorHAnsi" w:cstheme="minorBidi"/>
                  <w:szCs w:val="22"/>
                  <w:lang w:bidi="ar-SA"/>
                </w:rPr>
                <w:tab/>
              </w:r>
              <w:r w:rsidRPr="004A2D2F" w:rsidDel="00681659">
                <w:rPr>
                  <w:rStyle w:val="Hyperlink"/>
                </w:rPr>
                <w:delText>Sequence Flows</w:delText>
              </w:r>
              <w:r w:rsidDel="00681659">
                <w:rPr>
                  <w:webHidden/>
                </w:rPr>
                <w:tab/>
                <w:delText>50</w:delText>
              </w:r>
            </w:del>
          </w:ins>
        </w:p>
        <w:p w14:paraId="341E186A" w14:textId="24558F60" w:rsidR="00BA2AB8" w:rsidDel="00681659" w:rsidRDefault="00BA2AB8">
          <w:pPr>
            <w:pStyle w:val="TOC3"/>
            <w:rPr>
              <w:ins w:id="618" w:author="Gareth Pateman [2]" w:date="2017-09-18T09:28:00Z"/>
              <w:del w:id="619" w:author="Gareth Pateman" w:date="2018-04-10T15:44:00Z"/>
              <w:rFonts w:asciiTheme="minorHAnsi" w:eastAsiaTheme="minorEastAsia" w:hAnsiTheme="minorHAnsi" w:cstheme="minorBidi"/>
              <w:szCs w:val="22"/>
              <w:lang w:bidi="ar-SA"/>
            </w:rPr>
          </w:pPr>
          <w:ins w:id="620" w:author="Gareth Pateman [2]" w:date="2017-09-18T09:28:00Z">
            <w:del w:id="621" w:author="Gareth Pateman" w:date="2018-04-10T15:44:00Z">
              <w:r w:rsidRPr="004A2D2F" w:rsidDel="00681659">
                <w:rPr>
                  <w:rStyle w:val="Hyperlink"/>
                </w:rPr>
                <w:delText>7.2.4</w:delText>
              </w:r>
              <w:r w:rsidDel="00681659">
                <w:rPr>
                  <w:rFonts w:asciiTheme="minorHAnsi" w:eastAsiaTheme="minorEastAsia" w:hAnsiTheme="minorHAnsi" w:cstheme="minorBidi"/>
                  <w:szCs w:val="22"/>
                  <w:lang w:bidi="ar-SA"/>
                </w:rPr>
                <w:tab/>
              </w:r>
              <w:r w:rsidRPr="004A2D2F" w:rsidDel="00681659">
                <w:rPr>
                  <w:rStyle w:val="Hyperlink"/>
                </w:rPr>
                <w:delText>API Flow Patterns</w:delText>
              </w:r>
              <w:r w:rsidDel="00681659">
                <w:rPr>
                  <w:webHidden/>
                </w:rPr>
                <w:tab/>
                <w:delText>50</w:delText>
              </w:r>
            </w:del>
          </w:ins>
        </w:p>
        <w:p w14:paraId="019B6631" w14:textId="5ACD59D2" w:rsidR="00BA2AB8" w:rsidDel="00681659" w:rsidRDefault="00BA2AB8">
          <w:pPr>
            <w:pStyle w:val="TOC2"/>
            <w:rPr>
              <w:ins w:id="622" w:author="Gareth Pateman [2]" w:date="2017-09-18T09:28:00Z"/>
              <w:del w:id="623" w:author="Gareth Pateman" w:date="2018-04-10T15:44:00Z"/>
              <w:rFonts w:asciiTheme="minorHAnsi" w:eastAsiaTheme="minorEastAsia" w:hAnsiTheme="minorHAnsi" w:cstheme="minorBidi"/>
              <w:szCs w:val="22"/>
              <w:lang w:bidi="ar-SA"/>
            </w:rPr>
          </w:pPr>
          <w:ins w:id="624" w:author="Gareth Pateman [2]" w:date="2017-09-18T09:28:00Z">
            <w:del w:id="625" w:author="Gareth Pateman" w:date="2018-04-10T15:44:00Z">
              <w:r w:rsidRPr="004A2D2F" w:rsidDel="00681659">
                <w:rPr>
                  <w:rStyle w:val="Hyperlink"/>
                </w:rPr>
                <w:delText>7.3</w:delText>
              </w:r>
              <w:r w:rsidDel="00681659">
                <w:rPr>
                  <w:rFonts w:asciiTheme="minorHAnsi" w:eastAsiaTheme="minorEastAsia" w:hAnsiTheme="minorHAnsi" w:cstheme="minorBidi"/>
                  <w:szCs w:val="22"/>
                  <w:lang w:bidi="ar-SA"/>
                </w:rPr>
                <w:tab/>
              </w:r>
              <w:r w:rsidRPr="004A2D2F" w:rsidDel="00681659">
                <w:rPr>
                  <w:rStyle w:val="Hyperlink"/>
                </w:rPr>
                <w:delText>HTTP Status Responses and Error Categories</w:delText>
              </w:r>
              <w:r w:rsidDel="00681659">
                <w:rPr>
                  <w:webHidden/>
                </w:rPr>
                <w:tab/>
                <w:delText>57</w:delText>
              </w:r>
            </w:del>
          </w:ins>
        </w:p>
        <w:p w14:paraId="41AC0472" w14:textId="16A6E825" w:rsidR="00BA2AB8" w:rsidDel="00681659" w:rsidRDefault="00BA2AB8">
          <w:pPr>
            <w:pStyle w:val="TOC3"/>
            <w:rPr>
              <w:ins w:id="626" w:author="Gareth Pateman [2]" w:date="2017-09-18T09:28:00Z"/>
              <w:del w:id="627" w:author="Gareth Pateman" w:date="2018-04-10T15:44:00Z"/>
              <w:rFonts w:asciiTheme="minorHAnsi" w:eastAsiaTheme="minorEastAsia" w:hAnsiTheme="minorHAnsi" w:cstheme="minorBidi"/>
              <w:szCs w:val="22"/>
              <w:lang w:bidi="ar-SA"/>
            </w:rPr>
          </w:pPr>
          <w:ins w:id="628" w:author="Gareth Pateman [2]" w:date="2017-09-18T09:28:00Z">
            <w:del w:id="629" w:author="Gareth Pateman" w:date="2018-04-10T15:44:00Z">
              <w:r w:rsidRPr="004A2D2F" w:rsidDel="00681659">
                <w:rPr>
                  <w:rStyle w:val="Hyperlink"/>
                </w:rPr>
                <w:delText>7.3.1</w:delText>
              </w:r>
              <w:r w:rsidDel="00681659">
                <w:rPr>
                  <w:rFonts w:asciiTheme="minorHAnsi" w:eastAsiaTheme="minorEastAsia" w:hAnsiTheme="minorHAnsi" w:cstheme="minorBidi"/>
                  <w:szCs w:val="22"/>
                  <w:lang w:bidi="ar-SA"/>
                </w:rPr>
                <w:tab/>
              </w:r>
              <w:r w:rsidRPr="004A2D2F" w:rsidDel="00681659">
                <w:rPr>
                  <w:rStyle w:val="Hyperlink"/>
                </w:rPr>
                <w:delText>Client Error Categories</w:delText>
              </w:r>
              <w:r w:rsidDel="00681659">
                <w:rPr>
                  <w:webHidden/>
                </w:rPr>
                <w:tab/>
                <w:delText>57</w:delText>
              </w:r>
            </w:del>
          </w:ins>
        </w:p>
        <w:p w14:paraId="7F336E6A" w14:textId="13EDED4B" w:rsidR="00BA2AB8" w:rsidDel="00681659" w:rsidRDefault="00BA2AB8">
          <w:pPr>
            <w:pStyle w:val="TOC3"/>
            <w:rPr>
              <w:ins w:id="630" w:author="Gareth Pateman [2]" w:date="2017-09-18T09:28:00Z"/>
              <w:del w:id="631" w:author="Gareth Pateman" w:date="2018-04-10T15:44:00Z"/>
              <w:rFonts w:asciiTheme="minorHAnsi" w:eastAsiaTheme="minorEastAsia" w:hAnsiTheme="minorHAnsi" w:cstheme="minorBidi"/>
              <w:szCs w:val="22"/>
              <w:lang w:bidi="ar-SA"/>
            </w:rPr>
          </w:pPr>
          <w:ins w:id="632" w:author="Gareth Pateman [2]" w:date="2017-09-18T09:28:00Z">
            <w:del w:id="633" w:author="Gareth Pateman" w:date="2018-04-10T15:44:00Z">
              <w:r w:rsidRPr="004A2D2F" w:rsidDel="00681659">
                <w:rPr>
                  <w:rStyle w:val="Hyperlink"/>
                </w:rPr>
                <w:delText>7.3.2</w:delText>
              </w:r>
              <w:r w:rsidDel="00681659">
                <w:rPr>
                  <w:rFonts w:asciiTheme="minorHAnsi" w:eastAsiaTheme="minorEastAsia" w:hAnsiTheme="minorHAnsi" w:cstheme="minorBidi"/>
                  <w:szCs w:val="22"/>
                  <w:lang w:bidi="ar-SA"/>
                </w:rPr>
                <w:tab/>
              </w:r>
              <w:r w:rsidRPr="004A2D2F" w:rsidDel="00681659">
                <w:rPr>
                  <w:rStyle w:val="Hyperlink"/>
                </w:rPr>
                <w:delText>Server Error Categories</w:delText>
              </w:r>
              <w:r w:rsidDel="00681659">
                <w:rPr>
                  <w:webHidden/>
                </w:rPr>
                <w:tab/>
                <w:delText>57</w:delText>
              </w:r>
            </w:del>
          </w:ins>
        </w:p>
        <w:p w14:paraId="731FDE7A" w14:textId="1361805D" w:rsidR="00BA2AB8" w:rsidDel="00681659" w:rsidRDefault="00BA2AB8">
          <w:pPr>
            <w:pStyle w:val="TOC2"/>
            <w:rPr>
              <w:ins w:id="634" w:author="Gareth Pateman [2]" w:date="2017-09-18T09:28:00Z"/>
              <w:del w:id="635" w:author="Gareth Pateman" w:date="2018-04-10T15:44:00Z"/>
              <w:rFonts w:asciiTheme="minorHAnsi" w:eastAsiaTheme="minorEastAsia" w:hAnsiTheme="minorHAnsi" w:cstheme="minorBidi"/>
              <w:szCs w:val="22"/>
              <w:lang w:bidi="ar-SA"/>
            </w:rPr>
          </w:pPr>
          <w:ins w:id="636" w:author="Gareth Pateman [2]" w:date="2017-09-18T09:28:00Z">
            <w:del w:id="637" w:author="Gareth Pateman" w:date="2018-04-10T15:44:00Z">
              <w:r w:rsidRPr="004A2D2F" w:rsidDel="00681659">
                <w:rPr>
                  <w:rStyle w:val="Hyperlink"/>
                </w:rPr>
                <w:delText>7.4</w:delText>
              </w:r>
              <w:r w:rsidDel="00681659">
                <w:rPr>
                  <w:rFonts w:asciiTheme="minorHAnsi" w:eastAsiaTheme="minorEastAsia" w:hAnsiTheme="minorHAnsi" w:cstheme="minorBidi"/>
                  <w:szCs w:val="22"/>
                  <w:lang w:bidi="ar-SA"/>
                </w:rPr>
                <w:tab/>
              </w:r>
              <w:r w:rsidRPr="004A2D2F" w:rsidDel="00681659">
                <w:rPr>
                  <w:rStyle w:val="Hyperlink"/>
                </w:rPr>
                <w:delText>Error Codes Definition</w:delText>
              </w:r>
              <w:r w:rsidDel="00681659">
                <w:rPr>
                  <w:webHidden/>
                </w:rPr>
                <w:tab/>
                <w:delText>58</w:delText>
              </w:r>
            </w:del>
          </w:ins>
        </w:p>
        <w:p w14:paraId="28A6E5D5" w14:textId="4B25028F" w:rsidR="00BA2AB8" w:rsidDel="00681659" w:rsidRDefault="00BA2AB8">
          <w:pPr>
            <w:pStyle w:val="TOC2"/>
            <w:rPr>
              <w:ins w:id="638" w:author="Gareth Pateman [2]" w:date="2017-09-18T09:28:00Z"/>
              <w:del w:id="639" w:author="Gareth Pateman" w:date="2018-04-10T15:44:00Z"/>
              <w:rFonts w:asciiTheme="minorHAnsi" w:eastAsiaTheme="minorEastAsia" w:hAnsiTheme="minorHAnsi" w:cstheme="minorBidi"/>
              <w:szCs w:val="22"/>
              <w:lang w:bidi="ar-SA"/>
            </w:rPr>
          </w:pPr>
          <w:ins w:id="640" w:author="Gareth Pateman [2]" w:date="2017-09-18T09:28:00Z">
            <w:del w:id="641" w:author="Gareth Pateman" w:date="2018-04-10T15:44:00Z">
              <w:r w:rsidRPr="004A2D2F" w:rsidDel="00681659">
                <w:rPr>
                  <w:rStyle w:val="Hyperlink"/>
                </w:rPr>
                <w:delText>7.5</w:delText>
              </w:r>
              <w:r w:rsidDel="00681659">
                <w:rPr>
                  <w:rFonts w:asciiTheme="minorHAnsi" w:eastAsiaTheme="minorEastAsia" w:hAnsiTheme="minorHAnsi" w:cstheme="minorBidi"/>
                  <w:szCs w:val="22"/>
                  <w:lang w:bidi="ar-SA"/>
                </w:rPr>
                <w:tab/>
              </w:r>
              <w:r w:rsidRPr="004A2D2F" w:rsidDel="00681659">
                <w:rPr>
                  <w:rStyle w:val="Hyperlink"/>
                </w:rPr>
                <w:delText>Errors Object Definition</w:delText>
              </w:r>
              <w:r w:rsidDel="00681659">
                <w:rPr>
                  <w:webHidden/>
                </w:rPr>
                <w:tab/>
                <w:delText>59</w:delText>
              </w:r>
            </w:del>
          </w:ins>
        </w:p>
        <w:p w14:paraId="25CBEB6E" w14:textId="2362253A" w:rsidR="00BA2AB8" w:rsidDel="00681659" w:rsidRDefault="00BA2AB8">
          <w:pPr>
            <w:pStyle w:val="TOC2"/>
            <w:rPr>
              <w:ins w:id="642" w:author="Gareth Pateman [2]" w:date="2017-09-18T09:28:00Z"/>
              <w:del w:id="643" w:author="Gareth Pateman" w:date="2018-04-10T15:44:00Z"/>
              <w:rFonts w:asciiTheme="minorHAnsi" w:eastAsiaTheme="minorEastAsia" w:hAnsiTheme="minorHAnsi" w:cstheme="minorBidi"/>
              <w:szCs w:val="22"/>
              <w:lang w:bidi="ar-SA"/>
            </w:rPr>
          </w:pPr>
          <w:ins w:id="644" w:author="Gareth Pateman [2]" w:date="2017-09-18T09:28:00Z">
            <w:del w:id="645" w:author="Gareth Pateman" w:date="2018-04-10T15:44:00Z">
              <w:r w:rsidRPr="004A2D2F" w:rsidDel="00681659">
                <w:rPr>
                  <w:rStyle w:val="Hyperlink"/>
                </w:rPr>
                <w:delText>7.6</w:delText>
              </w:r>
              <w:r w:rsidDel="00681659">
                <w:rPr>
                  <w:rFonts w:asciiTheme="minorHAnsi" w:eastAsiaTheme="minorEastAsia" w:hAnsiTheme="minorHAnsi" w:cstheme="minorBidi"/>
                  <w:szCs w:val="22"/>
                  <w:lang w:bidi="ar-SA"/>
                </w:rPr>
                <w:tab/>
              </w:r>
              <w:r w:rsidRPr="004A2D2F" w:rsidDel="00681659">
                <w:rPr>
                  <w:rStyle w:val="Hyperlink"/>
                </w:rPr>
                <w:delText>API Heartbeat</w:delText>
              </w:r>
              <w:r w:rsidDel="00681659">
                <w:rPr>
                  <w:webHidden/>
                </w:rPr>
                <w:tab/>
                <w:delText>59</w:delText>
              </w:r>
            </w:del>
          </w:ins>
        </w:p>
        <w:p w14:paraId="1B13A6A4" w14:textId="27320FD1" w:rsidR="00BA2AB8" w:rsidDel="00681659" w:rsidRDefault="00BA2AB8">
          <w:pPr>
            <w:pStyle w:val="TOC2"/>
            <w:rPr>
              <w:ins w:id="646" w:author="Gareth Pateman [2]" w:date="2017-09-18T09:28:00Z"/>
              <w:del w:id="647" w:author="Gareth Pateman" w:date="2018-04-10T15:44:00Z"/>
              <w:rFonts w:asciiTheme="minorHAnsi" w:eastAsiaTheme="minorEastAsia" w:hAnsiTheme="minorHAnsi" w:cstheme="minorBidi"/>
              <w:szCs w:val="22"/>
              <w:lang w:bidi="ar-SA"/>
            </w:rPr>
          </w:pPr>
          <w:ins w:id="648" w:author="Gareth Pateman [2]" w:date="2017-09-18T09:28:00Z">
            <w:del w:id="649" w:author="Gareth Pateman" w:date="2018-04-10T15:44:00Z">
              <w:r w:rsidRPr="004A2D2F" w:rsidDel="00681659">
                <w:rPr>
                  <w:rStyle w:val="Hyperlink"/>
                </w:rPr>
                <w:delText>7.7</w:delText>
              </w:r>
              <w:r w:rsidDel="00681659">
                <w:rPr>
                  <w:rFonts w:asciiTheme="minorHAnsi" w:eastAsiaTheme="minorEastAsia" w:hAnsiTheme="minorHAnsi" w:cstheme="minorBidi"/>
                  <w:szCs w:val="22"/>
                  <w:lang w:bidi="ar-SA"/>
                </w:rPr>
                <w:tab/>
              </w:r>
              <w:r w:rsidRPr="004A2D2F" w:rsidDel="00681659">
                <w:rPr>
                  <w:rStyle w:val="Hyperlink"/>
                </w:rPr>
                <w:delText>Missing Response Retrieval</w:delText>
              </w:r>
              <w:r w:rsidDel="00681659">
                <w:rPr>
                  <w:webHidden/>
                </w:rPr>
                <w:tab/>
                <w:delText>60</w:delText>
              </w:r>
            </w:del>
          </w:ins>
        </w:p>
        <w:p w14:paraId="5BECA696" w14:textId="5843A5EB" w:rsidR="00BA2AB8" w:rsidDel="00681659" w:rsidRDefault="00BA2AB8">
          <w:pPr>
            <w:pStyle w:val="TOC2"/>
            <w:rPr>
              <w:ins w:id="650" w:author="Gareth Pateman [2]" w:date="2017-09-18T09:28:00Z"/>
              <w:del w:id="651" w:author="Gareth Pateman" w:date="2018-04-10T15:44:00Z"/>
              <w:rFonts w:asciiTheme="minorHAnsi" w:eastAsiaTheme="minorEastAsia" w:hAnsiTheme="minorHAnsi" w:cstheme="minorBidi"/>
              <w:szCs w:val="22"/>
              <w:lang w:bidi="ar-SA"/>
            </w:rPr>
          </w:pPr>
          <w:ins w:id="652" w:author="Gareth Pateman [2]" w:date="2017-09-18T09:28:00Z">
            <w:del w:id="653" w:author="Gareth Pateman" w:date="2018-04-10T15:44:00Z">
              <w:r w:rsidRPr="004A2D2F" w:rsidDel="00681659">
                <w:rPr>
                  <w:rStyle w:val="Hyperlink"/>
                </w:rPr>
                <w:delText>7.8</w:delText>
              </w:r>
              <w:r w:rsidDel="00681659">
                <w:rPr>
                  <w:rFonts w:asciiTheme="minorHAnsi" w:eastAsiaTheme="minorEastAsia" w:hAnsiTheme="minorHAnsi" w:cstheme="minorBidi"/>
                  <w:szCs w:val="22"/>
                  <w:lang w:bidi="ar-SA"/>
                </w:rPr>
                <w:tab/>
              </w:r>
              <w:r w:rsidRPr="004A2D2F" w:rsidDel="00681659">
                <w:rPr>
                  <w:rStyle w:val="Hyperlink"/>
                </w:rPr>
                <w:delText>Harmonised Error Codes</w:delText>
              </w:r>
              <w:r w:rsidDel="00681659">
                <w:rPr>
                  <w:webHidden/>
                </w:rPr>
                <w:tab/>
                <w:delText>61</w:delText>
              </w:r>
            </w:del>
          </w:ins>
        </w:p>
        <w:p w14:paraId="20BFAD7F" w14:textId="23F8AB7B" w:rsidR="00BA2AB8" w:rsidDel="00681659" w:rsidRDefault="00BA2AB8">
          <w:pPr>
            <w:pStyle w:val="TOC1"/>
            <w:tabs>
              <w:tab w:val="left" w:pos="1248"/>
            </w:tabs>
            <w:rPr>
              <w:ins w:id="654" w:author="Gareth Pateman [2]" w:date="2017-09-18T09:28:00Z"/>
              <w:del w:id="655" w:author="Gareth Pateman" w:date="2018-04-10T15:44:00Z"/>
              <w:rFonts w:asciiTheme="minorHAnsi" w:eastAsiaTheme="minorEastAsia" w:hAnsiTheme="minorHAnsi" w:cstheme="minorBidi"/>
              <w:b w:val="0"/>
              <w:lang w:eastAsia="en-GB" w:bidi="ar-SA"/>
            </w:rPr>
          </w:pPr>
          <w:ins w:id="656" w:author="Gareth Pateman [2]" w:date="2017-09-18T09:28:00Z">
            <w:del w:id="657" w:author="Gareth Pateman" w:date="2018-04-10T15:44:00Z">
              <w:r w:rsidRPr="004A2D2F" w:rsidDel="00681659">
                <w:rPr>
                  <w:rStyle w:val="Hyperlink"/>
                </w:rPr>
                <w:delText>Annex A</w:delText>
              </w:r>
              <w:r w:rsidDel="00681659">
                <w:rPr>
                  <w:rFonts w:asciiTheme="minorHAnsi" w:eastAsiaTheme="minorEastAsia" w:hAnsiTheme="minorHAnsi" w:cstheme="minorBidi"/>
                  <w:b w:val="0"/>
                  <w:lang w:eastAsia="en-GB" w:bidi="ar-SA"/>
                </w:rPr>
                <w:tab/>
              </w:r>
              <w:r w:rsidRPr="004A2D2F" w:rsidDel="00681659">
                <w:rPr>
                  <w:rStyle w:val="Hyperlink"/>
                </w:rPr>
                <w:delText>Document Management</w:delText>
              </w:r>
              <w:r w:rsidDel="00681659">
                <w:rPr>
                  <w:webHidden/>
                </w:rPr>
                <w:tab/>
                <w:delText>64</w:delText>
              </w:r>
            </w:del>
          </w:ins>
        </w:p>
        <w:p w14:paraId="746FB547" w14:textId="56B43037" w:rsidR="00BA2AB8" w:rsidDel="00681659" w:rsidRDefault="00BA2AB8">
          <w:pPr>
            <w:pStyle w:val="TOC2"/>
            <w:rPr>
              <w:ins w:id="658" w:author="Gareth Pateman [2]" w:date="2017-09-18T09:28:00Z"/>
              <w:del w:id="659" w:author="Gareth Pateman" w:date="2018-04-10T15:44:00Z"/>
              <w:rFonts w:asciiTheme="minorHAnsi" w:eastAsiaTheme="minorEastAsia" w:hAnsiTheme="minorHAnsi" w:cstheme="minorBidi"/>
              <w:szCs w:val="22"/>
              <w:lang w:bidi="ar-SA"/>
            </w:rPr>
          </w:pPr>
          <w:ins w:id="660" w:author="Gareth Pateman [2]" w:date="2017-09-18T09:28:00Z">
            <w:del w:id="661" w:author="Gareth Pateman" w:date="2018-04-10T15:44:00Z">
              <w:r w:rsidRPr="004A2D2F" w:rsidDel="00681659">
                <w:rPr>
                  <w:rStyle w:val="Hyperlink"/>
                </w:rPr>
                <w:delText>A.1</w:delText>
              </w:r>
              <w:r w:rsidDel="00681659">
                <w:rPr>
                  <w:rFonts w:asciiTheme="minorHAnsi" w:eastAsiaTheme="minorEastAsia" w:hAnsiTheme="minorHAnsi" w:cstheme="minorBidi"/>
                  <w:szCs w:val="22"/>
                  <w:lang w:bidi="ar-SA"/>
                </w:rPr>
                <w:tab/>
              </w:r>
              <w:r w:rsidRPr="004A2D2F" w:rsidDel="00681659">
                <w:rPr>
                  <w:rStyle w:val="Hyperlink"/>
                </w:rPr>
                <w:delText>Document History</w:delText>
              </w:r>
              <w:r w:rsidDel="00681659">
                <w:rPr>
                  <w:webHidden/>
                </w:rPr>
                <w:tab/>
                <w:delText>64</w:delText>
              </w:r>
            </w:del>
          </w:ins>
        </w:p>
        <w:p w14:paraId="7C8A6451" w14:textId="7E61F2CC" w:rsidR="00BA2AB8" w:rsidDel="00681659" w:rsidRDefault="00BA2AB8">
          <w:pPr>
            <w:pStyle w:val="TOC2"/>
            <w:rPr>
              <w:ins w:id="662" w:author="Gareth Pateman [2]" w:date="2017-09-18T09:28:00Z"/>
              <w:del w:id="663" w:author="Gareth Pateman" w:date="2018-04-10T15:44:00Z"/>
              <w:rFonts w:asciiTheme="minorHAnsi" w:eastAsiaTheme="minorEastAsia" w:hAnsiTheme="minorHAnsi" w:cstheme="minorBidi"/>
              <w:szCs w:val="22"/>
              <w:lang w:bidi="ar-SA"/>
            </w:rPr>
          </w:pPr>
          <w:ins w:id="664" w:author="Gareth Pateman [2]" w:date="2017-09-18T09:28:00Z">
            <w:del w:id="665" w:author="Gareth Pateman" w:date="2018-04-10T15:44:00Z">
              <w:r w:rsidRPr="004A2D2F" w:rsidDel="00681659">
                <w:rPr>
                  <w:rStyle w:val="Hyperlink"/>
                </w:rPr>
                <w:delText>A.2</w:delText>
              </w:r>
              <w:r w:rsidDel="00681659">
                <w:rPr>
                  <w:rFonts w:asciiTheme="minorHAnsi" w:eastAsiaTheme="minorEastAsia" w:hAnsiTheme="minorHAnsi" w:cstheme="minorBidi"/>
                  <w:szCs w:val="22"/>
                  <w:lang w:bidi="ar-SA"/>
                </w:rPr>
                <w:tab/>
              </w:r>
              <w:r w:rsidRPr="004A2D2F" w:rsidDel="00681659">
                <w:rPr>
                  <w:rStyle w:val="Hyperlink"/>
                </w:rPr>
                <w:delText>Other Information</w:delText>
              </w:r>
              <w:r w:rsidDel="00681659">
                <w:rPr>
                  <w:webHidden/>
                </w:rPr>
                <w:tab/>
                <w:delText>64</w:delText>
              </w:r>
            </w:del>
          </w:ins>
        </w:p>
        <w:p w14:paraId="028C1DBE" w14:textId="1449233D" w:rsidR="00100E00" w:rsidDel="00681659" w:rsidRDefault="00100E00">
          <w:pPr>
            <w:pStyle w:val="TOC1"/>
            <w:rPr>
              <w:del w:id="666" w:author="Gareth Pateman" w:date="2018-04-10T15:44:00Z"/>
              <w:rFonts w:asciiTheme="minorHAnsi" w:eastAsiaTheme="minorEastAsia" w:hAnsiTheme="minorHAnsi" w:cstheme="minorBidi"/>
              <w:b w:val="0"/>
              <w:lang w:eastAsia="en-GB" w:bidi="ar-SA"/>
            </w:rPr>
          </w:pPr>
          <w:del w:id="667" w:author="Gareth Pateman" w:date="2018-04-10T15:44:00Z">
            <w:r w:rsidRPr="00D35508" w:rsidDel="00681659">
              <w:rPr>
                <w:rPrChange w:id="668" w:author="Gareth Pateman [2]" w:date="2017-08-08T15:49:00Z">
                  <w:rPr>
                    <w:rStyle w:val="Hyperlink"/>
                    <w:b w:val="0"/>
                  </w:rPr>
                </w:rPrChange>
              </w:rPr>
              <w:delText>1</w:delText>
            </w:r>
            <w:r w:rsidDel="00681659">
              <w:rPr>
                <w:rFonts w:asciiTheme="minorHAnsi" w:eastAsiaTheme="minorEastAsia" w:hAnsiTheme="minorHAnsi" w:cstheme="minorBidi"/>
                <w:b w:val="0"/>
                <w:lang w:eastAsia="en-GB" w:bidi="ar-SA"/>
              </w:rPr>
              <w:tab/>
            </w:r>
            <w:r w:rsidRPr="00D35508" w:rsidDel="00681659">
              <w:rPr>
                <w:rPrChange w:id="669" w:author="Gareth Pateman [2]" w:date="2017-08-08T15:49:00Z">
                  <w:rPr>
                    <w:rStyle w:val="Hyperlink"/>
                    <w:b w:val="0"/>
                  </w:rPr>
                </w:rPrChange>
              </w:rPr>
              <w:delText>Introduction</w:delText>
            </w:r>
            <w:r w:rsidDel="00681659">
              <w:rPr>
                <w:webHidden/>
              </w:rPr>
              <w:tab/>
              <w:delText>5</w:delText>
            </w:r>
          </w:del>
        </w:p>
        <w:p w14:paraId="545DA251" w14:textId="20EBB5C9" w:rsidR="00100E00" w:rsidDel="00681659" w:rsidRDefault="00100E00">
          <w:pPr>
            <w:pStyle w:val="TOC2"/>
            <w:rPr>
              <w:del w:id="670" w:author="Gareth Pateman" w:date="2018-04-10T15:44:00Z"/>
              <w:rFonts w:asciiTheme="minorHAnsi" w:eastAsiaTheme="minorEastAsia" w:hAnsiTheme="minorHAnsi" w:cstheme="minorBidi"/>
              <w:szCs w:val="22"/>
              <w:lang w:bidi="ar-SA"/>
            </w:rPr>
          </w:pPr>
          <w:del w:id="671" w:author="Gareth Pateman" w:date="2018-04-10T15:44:00Z">
            <w:r w:rsidRPr="00D35508" w:rsidDel="00681659">
              <w:rPr>
                <w:rPrChange w:id="672" w:author="Gareth Pateman [2]" w:date="2017-08-08T15:49:00Z">
                  <w:rPr>
                    <w:rStyle w:val="Hyperlink"/>
                  </w:rPr>
                </w:rPrChange>
              </w:rPr>
              <w:delText>1.1</w:delText>
            </w:r>
            <w:r w:rsidDel="00681659">
              <w:rPr>
                <w:rFonts w:asciiTheme="minorHAnsi" w:eastAsiaTheme="minorEastAsia" w:hAnsiTheme="minorHAnsi" w:cstheme="minorBidi"/>
                <w:szCs w:val="22"/>
                <w:lang w:bidi="ar-SA"/>
              </w:rPr>
              <w:tab/>
            </w:r>
            <w:r w:rsidRPr="00D35508" w:rsidDel="00681659">
              <w:rPr>
                <w:rPrChange w:id="673" w:author="Gareth Pateman [2]" w:date="2017-08-08T15:49:00Z">
                  <w:rPr>
                    <w:rStyle w:val="Hyperlink"/>
                  </w:rPr>
                </w:rPrChange>
              </w:rPr>
              <w:delText>Definitions of Terms</w:delText>
            </w:r>
            <w:r w:rsidDel="00681659">
              <w:rPr>
                <w:webHidden/>
              </w:rPr>
              <w:tab/>
              <w:delText>5</w:delText>
            </w:r>
          </w:del>
        </w:p>
        <w:p w14:paraId="2728E249" w14:textId="4D541BA6" w:rsidR="00100E00" w:rsidDel="00681659" w:rsidRDefault="00100E00">
          <w:pPr>
            <w:pStyle w:val="TOC1"/>
            <w:rPr>
              <w:del w:id="674" w:author="Gareth Pateman" w:date="2018-04-10T15:44:00Z"/>
              <w:rFonts w:asciiTheme="minorHAnsi" w:eastAsiaTheme="minorEastAsia" w:hAnsiTheme="minorHAnsi" w:cstheme="minorBidi"/>
              <w:b w:val="0"/>
              <w:lang w:eastAsia="en-GB" w:bidi="ar-SA"/>
            </w:rPr>
          </w:pPr>
          <w:del w:id="675" w:author="Gareth Pateman" w:date="2018-04-10T15:44:00Z">
            <w:r w:rsidDel="00681659">
              <w:rPr>
                <w:rFonts w:asciiTheme="minorHAnsi" w:eastAsiaTheme="minorEastAsia" w:hAnsiTheme="minorHAnsi" w:cstheme="minorBidi"/>
                <w:b w:val="0"/>
                <w:lang w:eastAsia="en-GB" w:bidi="ar-SA"/>
              </w:rPr>
              <w:tab/>
            </w:r>
            <w:r w:rsidRPr="00D35508" w:rsidDel="00681659">
              <w:rPr>
                <w:rPrChange w:id="676" w:author="Gareth Pateman [2]" w:date="2017-08-08T15:49:00Z">
                  <w:rPr>
                    <w:rStyle w:val="Hyperlink"/>
                    <w:b w:val="0"/>
                  </w:rPr>
                </w:rPrChange>
              </w:rPr>
              <w:delText>API Quick Start Guide</w:delText>
            </w:r>
            <w:r w:rsidDel="00681659">
              <w:rPr>
                <w:webHidden/>
              </w:rPr>
              <w:tab/>
              <w:delText>7</w:delText>
            </w:r>
          </w:del>
        </w:p>
        <w:p w14:paraId="667DC15D" w14:textId="6FBC914F" w:rsidR="00100E00" w:rsidDel="00681659" w:rsidRDefault="00100E00">
          <w:pPr>
            <w:pStyle w:val="TOC1"/>
            <w:rPr>
              <w:del w:id="677" w:author="Gareth Pateman" w:date="2018-04-10T15:44:00Z"/>
              <w:rFonts w:asciiTheme="minorHAnsi" w:eastAsiaTheme="minorEastAsia" w:hAnsiTheme="minorHAnsi" w:cstheme="minorBidi"/>
              <w:b w:val="0"/>
              <w:lang w:eastAsia="en-GB" w:bidi="ar-SA"/>
            </w:rPr>
          </w:pPr>
          <w:del w:id="678" w:author="Gareth Pateman" w:date="2018-04-10T15:44:00Z">
            <w:r w:rsidRPr="00D35508" w:rsidDel="00681659">
              <w:rPr>
                <w:rPrChange w:id="679" w:author="Gareth Pateman [2]" w:date="2017-08-08T15:49:00Z">
                  <w:rPr>
                    <w:rStyle w:val="Hyperlink"/>
                    <w:b w:val="0"/>
                  </w:rPr>
                </w:rPrChange>
              </w:rPr>
              <w:delText>3</w:delText>
            </w:r>
            <w:r w:rsidDel="00681659">
              <w:rPr>
                <w:rFonts w:asciiTheme="minorHAnsi" w:eastAsiaTheme="minorEastAsia" w:hAnsiTheme="minorHAnsi" w:cstheme="minorBidi"/>
                <w:b w:val="0"/>
                <w:lang w:eastAsia="en-GB" w:bidi="ar-SA"/>
              </w:rPr>
              <w:tab/>
            </w:r>
            <w:r w:rsidRPr="00D35508" w:rsidDel="00681659">
              <w:rPr>
                <w:rPrChange w:id="680" w:author="Gareth Pateman [2]" w:date="2017-08-08T15:49:00Z">
                  <w:rPr>
                    <w:rStyle w:val="Hyperlink"/>
                    <w:b w:val="0"/>
                  </w:rPr>
                </w:rPrChange>
              </w:rPr>
              <w:delText>API Fundamentals</w:delText>
            </w:r>
            <w:r w:rsidDel="00681659">
              <w:rPr>
                <w:webHidden/>
              </w:rPr>
              <w:tab/>
              <w:delText>8</w:delText>
            </w:r>
          </w:del>
        </w:p>
        <w:p w14:paraId="01700B7E" w14:textId="40EADBAB" w:rsidR="00100E00" w:rsidDel="00681659" w:rsidRDefault="00100E00">
          <w:pPr>
            <w:pStyle w:val="TOC2"/>
            <w:rPr>
              <w:del w:id="681" w:author="Gareth Pateman" w:date="2018-04-10T15:44:00Z"/>
              <w:rFonts w:asciiTheme="minorHAnsi" w:eastAsiaTheme="minorEastAsia" w:hAnsiTheme="minorHAnsi" w:cstheme="minorBidi"/>
              <w:szCs w:val="22"/>
              <w:lang w:bidi="ar-SA"/>
            </w:rPr>
          </w:pPr>
          <w:del w:id="682" w:author="Gareth Pateman" w:date="2018-04-10T15:44:00Z">
            <w:r w:rsidRPr="00D35508" w:rsidDel="00681659">
              <w:rPr>
                <w:rPrChange w:id="683" w:author="Gareth Pateman [2]" w:date="2017-08-08T15:49:00Z">
                  <w:rPr>
                    <w:rStyle w:val="Hyperlink"/>
                  </w:rPr>
                </w:rPrChange>
              </w:rPr>
              <w:delText>3.1</w:delText>
            </w:r>
            <w:r w:rsidDel="00681659">
              <w:rPr>
                <w:rFonts w:asciiTheme="minorHAnsi" w:eastAsiaTheme="minorEastAsia" w:hAnsiTheme="minorHAnsi" w:cstheme="minorBidi"/>
                <w:szCs w:val="22"/>
                <w:lang w:bidi="ar-SA"/>
              </w:rPr>
              <w:tab/>
            </w:r>
            <w:r w:rsidRPr="00D35508" w:rsidDel="00681659">
              <w:rPr>
                <w:rPrChange w:id="684" w:author="Gareth Pateman [2]" w:date="2017-08-08T15:49:00Z">
                  <w:rPr>
                    <w:rStyle w:val="Hyperlink"/>
                  </w:rPr>
                </w:rPrChange>
              </w:rPr>
              <w:delText>URI</w:delText>
            </w:r>
            <w:r w:rsidDel="00681659">
              <w:rPr>
                <w:webHidden/>
              </w:rPr>
              <w:tab/>
              <w:delText>8</w:delText>
            </w:r>
          </w:del>
        </w:p>
        <w:p w14:paraId="42759A2B" w14:textId="74ED02BE" w:rsidR="00100E00" w:rsidDel="00681659" w:rsidRDefault="00100E00">
          <w:pPr>
            <w:pStyle w:val="TOC2"/>
            <w:rPr>
              <w:del w:id="685" w:author="Gareth Pateman" w:date="2018-04-10T15:44:00Z"/>
              <w:rFonts w:asciiTheme="minorHAnsi" w:eastAsiaTheme="minorEastAsia" w:hAnsiTheme="minorHAnsi" w:cstheme="minorBidi"/>
              <w:szCs w:val="22"/>
              <w:lang w:bidi="ar-SA"/>
            </w:rPr>
          </w:pPr>
          <w:del w:id="686" w:author="Gareth Pateman" w:date="2018-04-10T15:44:00Z">
            <w:r w:rsidRPr="00D35508" w:rsidDel="00681659">
              <w:rPr>
                <w:rPrChange w:id="687" w:author="Gareth Pateman [2]" w:date="2017-08-08T15:49:00Z">
                  <w:rPr>
                    <w:rStyle w:val="Hyperlink"/>
                  </w:rPr>
                </w:rPrChange>
              </w:rPr>
              <w:delText>3.2</w:delText>
            </w:r>
            <w:r w:rsidDel="00681659">
              <w:rPr>
                <w:rFonts w:asciiTheme="minorHAnsi" w:eastAsiaTheme="minorEastAsia" w:hAnsiTheme="minorHAnsi" w:cstheme="minorBidi"/>
                <w:szCs w:val="22"/>
                <w:lang w:bidi="ar-SA"/>
              </w:rPr>
              <w:tab/>
            </w:r>
            <w:r w:rsidRPr="00D35508" w:rsidDel="00681659">
              <w:rPr>
                <w:rPrChange w:id="688" w:author="Gareth Pateman [2]" w:date="2017-08-08T15:49:00Z">
                  <w:rPr>
                    <w:rStyle w:val="Hyperlink"/>
                  </w:rPr>
                </w:rPrChange>
              </w:rPr>
              <w:delText>Operations</w:delText>
            </w:r>
            <w:r w:rsidDel="00681659">
              <w:rPr>
                <w:webHidden/>
              </w:rPr>
              <w:tab/>
              <w:delText>8</w:delText>
            </w:r>
          </w:del>
        </w:p>
        <w:p w14:paraId="34A842B5" w14:textId="52F320D6" w:rsidR="00100E00" w:rsidDel="00681659" w:rsidRDefault="00100E00">
          <w:pPr>
            <w:pStyle w:val="TOC2"/>
            <w:rPr>
              <w:del w:id="689" w:author="Gareth Pateman" w:date="2018-04-10T15:44:00Z"/>
              <w:rFonts w:asciiTheme="minorHAnsi" w:eastAsiaTheme="minorEastAsia" w:hAnsiTheme="minorHAnsi" w:cstheme="minorBidi"/>
              <w:szCs w:val="22"/>
              <w:lang w:bidi="ar-SA"/>
            </w:rPr>
          </w:pPr>
          <w:del w:id="690" w:author="Gareth Pateman" w:date="2018-04-10T15:44:00Z">
            <w:r w:rsidRPr="00D35508" w:rsidDel="00681659">
              <w:rPr>
                <w:rPrChange w:id="691" w:author="Gareth Pateman [2]" w:date="2017-08-08T15:49:00Z">
                  <w:rPr>
                    <w:rStyle w:val="Hyperlink"/>
                  </w:rPr>
                </w:rPrChange>
              </w:rPr>
              <w:delText>3.3</w:delText>
            </w:r>
            <w:r w:rsidDel="00681659">
              <w:rPr>
                <w:rFonts w:asciiTheme="minorHAnsi" w:eastAsiaTheme="minorEastAsia" w:hAnsiTheme="minorHAnsi" w:cstheme="minorBidi"/>
                <w:szCs w:val="22"/>
                <w:lang w:bidi="ar-SA"/>
              </w:rPr>
              <w:tab/>
            </w:r>
            <w:r w:rsidRPr="00D35508" w:rsidDel="00681659">
              <w:rPr>
                <w:rPrChange w:id="692" w:author="Gareth Pateman [2]" w:date="2017-08-08T15:49:00Z">
                  <w:rPr>
                    <w:rStyle w:val="Hyperlink"/>
                  </w:rPr>
                </w:rPrChange>
              </w:rPr>
              <w:delText>Patch Specifics</w:delText>
            </w:r>
            <w:r w:rsidDel="00681659">
              <w:rPr>
                <w:webHidden/>
              </w:rPr>
              <w:tab/>
              <w:delText>8</w:delText>
            </w:r>
          </w:del>
        </w:p>
        <w:p w14:paraId="3613EBF4" w14:textId="2354B0C9" w:rsidR="00100E00" w:rsidDel="00681659" w:rsidRDefault="00100E00">
          <w:pPr>
            <w:pStyle w:val="TOC2"/>
            <w:rPr>
              <w:del w:id="693" w:author="Gareth Pateman" w:date="2018-04-10T15:44:00Z"/>
              <w:rFonts w:asciiTheme="minorHAnsi" w:eastAsiaTheme="minorEastAsia" w:hAnsiTheme="minorHAnsi" w:cstheme="minorBidi"/>
              <w:szCs w:val="22"/>
              <w:lang w:bidi="ar-SA"/>
            </w:rPr>
          </w:pPr>
          <w:del w:id="694" w:author="Gareth Pateman" w:date="2018-04-10T15:44:00Z">
            <w:r w:rsidRPr="00D35508" w:rsidDel="00681659">
              <w:rPr>
                <w:rPrChange w:id="695" w:author="Gareth Pateman [2]" w:date="2017-08-08T15:49:00Z">
                  <w:rPr>
                    <w:rStyle w:val="Hyperlink"/>
                  </w:rPr>
                </w:rPrChange>
              </w:rPr>
              <w:delText>3.4</w:delText>
            </w:r>
            <w:r w:rsidDel="00681659">
              <w:rPr>
                <w:rFonts w:asciiTheme="minorHAnsi" w:eastAsiaTheme="minorEastAsia" w:hAnsiTheme="minorHAnsi" w:cstheme="minorBidi"/>
                <w:szCs w:val="22"/>
                <w:lang w:bidi="ar-SA"/>
              </w:rPr>
              <w:tab/>
            </w:r>
            <w:r w:rsidRPr="00D35508" w:rsidDel="00681659">
              <w:rPr>
                <w:rPrChange w:id="696" w:author="Gareth Pateman [2]" w:date="2017-08-08T15:49:00Z">
                  <w:rPr>
                    <w:rStyle w:val="Hyperlink"/>
                  </w:rPr>
                </w:rPrChange>
              </w:rPr>
              <w:delText>Resource Naming</w:delText>
            </w:r>
            <w:r w:rsidDel="00681659">
              <w:rPr>
                <w:webHidden/>
              </w:rPr>
              <w:tab/>
              <w:delText>9</w:delText>
            </w:r>
          </w:del>
        </w:p>
        <w:p w14:paraId="354FAD15" w14:textId="13A6C227" w:rsidR="00100E00" w:rsidDel="00681659" w:rsidRDefault="00100E00">
          <w:pPr>
            <w:pStyle w:val="TOC2"/>
            <w:rPr>
              <w:del w:id="697" w:author="Gareth Pateman" w:date="2018-04-10T15:44:00Z"/>
              <w:rFonts w:asciiTheme="minorHAnsi" w:eastAsiaTheme="minorEastAsia" w:hAnsiTheme="minorHAnsi" w:cstheme="minorBidi"/>
              <w:szCs w:val="22"/>
              <w:lang w:bidi="ar-SA"/>
            </w:rPr>
          </w:pPr>
          <w:del w:id="698" w:author="Gareth Pateman" w:date="2018-04-10T15:44:00Z">
            <w:r w:rsidRPr="00D35508" w:rsidDel="00681659">
              <w:rPr>
                <w:rPrChange w:id="699" w:author="Gareth Pateman [2]" w:date="2017-08-08T15:49:00Z">
                  <w:rPr>
                    <w:rStyle w:val="Hyperlink"/>
                  </w:rPr>
                </w:rPrChange>
              </w:rPr>
              <w:delText>3.5</w:delText>
            </w:r>
            <w:r w:rsidDel="00681659">
              <w:rPr>
                <w:rFonts w:asciiTheme="minorHAnsi" w:eastAsiaTheme="minorEastAsia" w:hAnsiTheme="minorHAnsi" w:cstheme="minorBidi"/>
                <w:szCs w:val="22"/>
                <w:lang w:bidi="ar-SA"/>
              </w:rPr>
              <w:tab/>
            </w:r>
            <w:r w:rsidRPr="00D35508" w:rsidDel="00681659">
              <w:rPr>
                <w:rPrChange w:id="700" w:author="Gareth Pateman [2]" w:date="2017-08-08T15:49:00Z">
                  <w:rPr>
                    <w:rStyle w:val="Hyperlink"/>
                  </w:rPr>
                </w:rPrChange>
              </w:rPr>
              <w:delText>Identifying the Resource</w:delText>
            </w:r>
            <w:r w:rsidDel="00681659">
              <w:rPr>
                <w:webHidden/>
              </w:rPr>
              <w:tab/>
              <w:delText>9</w:delText>
            </w:r>
          </w:del>
        </w:p>
        <w:p w14:paraId="4CAFD65F" w14:textId="67B708CB" w:rsidR="00100E00" w:rsidDel="00681659" w:rsidRDefault="00100E00">
          <w:pPr>
            <w:pStyle w:val="TOC2"/>
            <w:rPr>
              <w:del w:id="701" w:author="Gareth Pateman" w:date="2018-04-10T15:44:00Z"/>
              <w:rFonts w:asciiTheme="minorHAnsi" w:eastAsiaTheme="minorEastAsia" w:hAnsiTheme="minorHAnsi" w:cstheme="minorBidi"/>
              <w:szCs w:val="22"/>
              <w:lang w:bidi="ar-SA"/>
            </w:rPr>
          </w:pPr>
          <w:del w:id="702" w:author="Gareth Pateman" w:date="2018-04-10T15:44:00Z">
            <w:r w:rsidRPr="00D35508" w:rsidDel="00681659">
              <w:rPr>
                <w:rPrChange w:id="703" w:author="Gareth Pateman [2]" w:date="2017-08-08T15:49:00Z">
                  <w:rPr>
                    <w:rStyle w:val="Hyperlink"/>
                  </w:rPr>
                </w:rPrChange>
              </w:rPr>
              <w:delText>3.6</w:delText>
            </w:r>
            <w:r w:rsidDel="00681659">
              <w:rPr>
                <w:rFonts w:asciiTheme="minorHAnsi" w:eastAsiaTheme="minorEastAsia" w:hAnsiTheme="minorHAnsi" w:cstheme="minorBidi"/>
                <w:szCs w:val="22"/>
                <w:lang w:bidi="ar-SA"/>
              </w:rPr>
              <w:tab/>
            </w:r>
            <w:r w:rsidRPr="00D35508" w:rsidDel="00681659">
              <w:rPr>
                <w:rPrChange w:id="704" w:author="Gareth Pateman [2]" w:date="2017-08-08T15:49:00Z">
                  <w:rPr>
                    <w:rStyle w:val="Hyperlink"/>
                  </w:rPr>
                </w:rPrChange>
              </w:rPr>
              <w:delText>Client Correlation ID</w:delText>
            </w:r>
            <w:r w:rsidDel="00681659">
              <w:rPr>
                <w:webHidden/>
              </w:rPr>
              <w:tab/>
              <w:delText>10</w:delText>
            </w:r>
          </w:del>
        </w:p>
        <w:p w14:paraId="10BFC8E4" w14:textId="11D5642A" w:rsidR="00100E00" w:rsidDel="00681659" w:rsidRDefault="00100E00">
          <w:pPr>
            <w:pStyle w:val="TOC2"/>
            <w:rPr>
              <w:del w:id="705" w:author="Gareth Pateman" w:date="2018-04-10T15:44:00Z"/>
              <w:rFonts w:asciiTheme="minorHAnsi" w:eastAsiaTheme="minorEastAsia" w:hAnsiTheme="minorHAnsi" w:cstheme="minorBidi"/>
              <w:szCs w:val="22"/>
              <w:lang w:bidi="ar-SA"/>
            </w:rPr>
          </w:pPr>
          <w:del w:id="706" w:author="Gareth Pateman" w:date="2018-04-10T15:44:00Z">
            <w:r w:rsidRPr="00D35508" w:rsidDel="00681659">
              <w:rPr>
                <w:rPrChange w:id="707" w:author="Gareth Pateman [2]" w:date="2017-08-08T15:49:00Z">
                  <w:rPr>
                    <w:rStyle w:val="Hyperlink"/>
                  </w:rPr>
                </w:rPrChange>
              </w:rPr>
              <w:delText>3.7</w:delText>
            </w:r>
            <w:r w:rsidDel="00681659">
              <w:rPr>
                <w:rFonts w:asciiTheme="minorHAnsi" w:eastAsiaTheme="minorEastAsia" w:hAnsiTheme="minorHAnsi" w:cstheme="minorBidi"/>
                <w:szCs w:val="22"/>
                <w:lang w:bidi="ar-SA"/>
              </w:rPr>
              <w:tab/>
            </w:r>
            <w:r w:rsidRPr="00D35508" w:rsidDel="00681659">
              <w:rPr>
                <w:rPrChange w:id="708" w:author="Gareth Pateman [2]" w:date="2017-08-08T15:49:00Z">
                  <w:rPr>
                    <w:rStyle w:val="Hyperlink"/>
                  </w:rPr>
                </w:rPrChange>
              </w:rPr>
              <w:delText>Use Case Flow Patterns</w:delText>
            </w:r>
            <w:r w:rsidDel="00681659">
              <w:rPr>
                <w:webHidden/>
              </w:rPr>
              <w:tab/>
              <w:delText>10</w:delText>
            </w:r>
          </w:del>
        </w:p>
        <w:p w14:paraId="288A8628" w14:textId="5E35A887" w:rsidR="00100E00" w:rsidDel="00681659" w:rsidRDefault="00100E00">
          <w:pPr>
            <w:pStyle w:val="TOC2"/>
            <w:rPr>
              <w:del w:id="709" w:author="Gareth Pateman" w:date="2018-04-10T15:44:00Z"/>
              <w:rFonts w:asciiTheme="minorHAnsi" w:eastAsiaTheme="minorEastAsia" w:hAnsiTheme="minorHAnsi" w:cstheme="minorBidi"/>
              <w:szCs w:val="22"/>
              <w:lang w:bidi="ar-SA"/>
            </w:rPr>
          </w:pPr>
          <w:del w:id="710" w:author="Gareth Pateman" w:date="2018-04-10T15:44:00Z">
            <w:r w:rsidRPr="00D35508" w:rsidDel="00681659">
              <w:rPr>
                <w:rPrChange w:id="711" w:author="Gareth Pateman [2]" w:date="2017-08-08T15:49:00Z">
                  <w:rPr>
                    <w:rStyle w:val="Hyperlink"/>
                  </w:rPr>
                </w:rPrChange>
              </w:rPr>
              <w:delText>3.8</w:delText>
            </w:r>
            <w:r w:rsidDel="00681659">
              <w:rPr>
                <w:rFonts w:asciiTheme="minorHAnsi" w:eastAsiaTheme="minorEastAsia" w:hAnsiTheme="minorHAnsi" w:cstheme="minorBidi"/>
                <w:szCs w:val="22"/>
                <w:lang w:bidi="ar-SA"/>
              </w:rPr>
              <w:tab/>
            </w:r>
            <w:r w:rsidRPr="00D35508" w:rsidDel="00681659">
              <w:rPr>
                <w:rPrChange w:id="712" w:author="Gareth Pateman [2]" w:date="2017-08-08T15:49:00Z">
                  <w:rPr>
                    <w:rStyle w:val="Hyperlink"/>
                  </w:rPr>
                </w:rPrChange>
              </w:rPr>
              <w:delText>Case Sensitivity</w:delText>
            </w:r>
            <w:r w:rsidDel="00681659">
              <w:rPr>
                <w:webHidden/>
              </w:rPr>
              <w:tab/>
              <w:delText>10</w:delText>
            </w:r>
          </w:del>
        </w:p>
        <w:p w14:paraId="65497044" w14:textId="42E8B35A" w:rsidR="00100E00" w:rsidDel="00681659" w:rsidRDefault="00100E00">
          <w:pPr>
            <w:pStyle w:val="TOC2"/>
            <w:rPr>
              <w:del w:id="713" w:author="Gareth Pateman" w:date="2018-04-10T15:44:00Z"/>
              <w:rFonts w:asciiTheme="minorHAnsi" w:eastAsiaTheme="minorEastAsia" w:hAnsiTheme="minorHAnsi" w:cstheme="minorBidi"/>
              <w:szCs w:val="22"/>
              <w:lang w:bidi="ar-SA"/>
            </w:rPr>
          </w:pPr>
          <w:del w:id="714" w:author="Gareth Pateman" w:date="2018-04-10T15:44:00Z">
            <w:r w:rsidRPr="00D35508" w:rsidDel="00681659">
              <w:rPr>
                <w:rPrChange w:id="715" w:author="Gareth Pateman [2]" w:date="2017-08-08T15:49:00Z">
                  <w:rPr>
                    <w:rStyle w:val="Hyperlink"/>
                  </w:rPr>
                </w:rPrChange>
              </w:rPr>
              <w:delText>3.9</w:delText>
            </w:r>
            <w:r w:rsidDel="00681659">
              <w:rPr>
                <w:rFonts w:asciiTheme="minorHAnsi" w:eastAsiaTheme="minorEastAsia" w:hAnsiTheme="minorHAnsi" w:cstheme="minorBidi"/>
                <w:szCs w:val="22"/>
                <w:lang w:bidi="ar-SA"/>
              </w:rPr>
              <w:tab/>
            </w:r>
            <w:r w:rsidRPr="00D35508" w:rsidDel="00681659">
              <w:rPr>
                <w:rPrChange w:id="716" w:author="Gareth Pateman [2]" w:date="2017-08-08T15:49:00Z">
                  <w:rPr>
                    <w:rStyle w:val="Hyperlink"/>
                  </w:rPr>
                </w:rPrChange>
              </w:rPr>
              <w:delText>HTTP Header Information</w:delText>
            </w:r>
            <w:r w:rsidDel="00681659">
              <w:rPr>
                <w:webHidden/>
              </w:rPr>
              <w:tab/>
              <w:delText>11</w:delText>
            </w:r>
          </w:del>
        </w:p>
        <w:p w14:paraId="4D64C256" w14:textId="322AD62C" w:rsidR="00100E00" w:rsidDel="00681659" w:rsidRDefault="00100E00">
          <w:pPr>
            <w:pStyle w:val="TOC3"/>
            <w:rPr>
              <w:del w:id="717" w:author="Gareth Pateman" w:date="2018-04-10T15:44:00Z"/>
              <w:rFonts w:asciiTheme="minorHAnsi" w:eastAsiaTheme="minorEastAsia" w:hAnsiTheme="minorHAnsi" w:cstheme="minorBidi"/>
              <w:szCs w:val="22"/>
              <w:lang w:bidi="ar-SA"/>
            </w:rPr>
          </w:pPr>
          <w:del w:id="718" w:author="Gareth Pateman" w:date="2018-04-10T15:44:00Z">
            <w:r w:rsidRPr="00D35508" w:rsidDel="00681659">
              <w:rPr>
                <w:rPrChange w:id="719" w:author="Gareth Pateman [2]" w:date="2017-08-08T15:49:00Z">
                  <w:rPr>
                    <w:rStyle w:val="Hyperlink"/>
                  </w:rPr>
                </w:rPrChange>
              </w:rPr>
              <w:delText>3.9.1</w:delText>
            </w:r>
            <w:r w:rsidDel="00681659">
              <w:rPr>
                <w:rFonts w:asciiTheme="minorHAnsi" w:eastAsiaTheme="minorEastAsia" w:hAnsiTheme="minorHAnsi" w:cstheme="minorBidi"/>
                <w:szCs w:val="22"/>
                <w:lang w:bidi="ar-SA"/>
              </w:rPr>
              <w:tab/>
            </w:r>
            <w:r w:rsidRPr="00D35508" w:rsidDel="00681659">
              <w:rPr>
                <w:rPrChange w:id="720" w:author="Gareth Pateman [2]" w:date="2017-08-08T15:49:00Z">
                  <w:rPr>
                    <w:rStyle w:val="Hyperlink"/>
                  </w:rPr>
                </w:rPrChange>
              </w:rPr>
              <w:delText>HTTP Request Headers</w:delText>
            </w:r>
            <w:r w:rsidDel="00681659">
              <w:rPr>
                <w:webHidden/>
              </w:rPr>
              <w:tab/>
              <w:delText>11</w:delText>
            </w:r>
          </w:del>
        </w:p>
        <w:p w14:paraId="2D802AB8" w14:textId="17DEF058" w:rsidR="00100E00" w:rsidDel="00681659" w:rsidRDefault="00100E00">
          <w:pPr>
            <w:pStyle w:val="TOC3"/>
            <w:rPr>
              <w:del w:id="721" w:author="Gareth Pateman" w:date="2018-04-10T15:44:00Z"/>
              <w:rFonts w:asciiTheme="minorHAnsi" w:eastAsiaTheme="minorEastAsia" w:hAnsiTheme="minorHAnsi" w:cstheme="minorBidi"/>
              <w:szCs w:val="22"/>
              <w:lang w:bidi="ar-SA"/>
            </w:rPr>
          </w:pPr>
          <w:del w:id="722" w:author="Gareth Pateman" w:date="2018-04-10T15:44:00Z">
            <w:r w:rsidRPr="00D35508" w:rsidDel="00681659">
              <w:rPr>
                <w:rPrChange w:id="723" w:author="Gareth Pateman [2]" w:date="2017-08-08T15:49:00Z">
                  <w:rPr>
                    <w:rStyle w:val="Hyperlink"/>
                  </w:rPr>
                </w:rPrChange>
              </w:rPr>
              <w:delText>3.9.2</w:delText>
            </w:r>
            <w:r w:rsidDel="00681659">
              <w:rPr>
                <w:rFonts w:asciiTheme="minorHAnsi" w:eastAsiaTheme="minorEastAsia" w:hAnsiTheme="minorHAnsi" w:cstheme="minorBidi"/>
                <w:szCs w:val="22"/>
                <w:lang w:bidi="ar-SA"/>
              </w:rPr>
              <w:tab/>
            </w:r>
            <w:r w:rsidRPr="00D35508" w:rsidDel="00681659">
              <w:rPr>
                <w:rPrChange w:id="724" w:author="Gareth Pateman [2]" w:date="2017-08-08T15:49:00Z">
                  <w:rPr>
                    <w:rStyle w:val="Hyperlink"/>
                  </w:rPr>
                </w:rPrChange>
              </w:rPr>
              <w:delText>HTTP Response Headers</w:delText>
            </w:r>
            <w:r w:rsidDel="00681659">
              <w:rPr>
                <w:webHidden/>
              </w:rPr>
              <w:tab/>
              <w:delText>11</w:delText>
            </w:r>
          </w:del>
        </w:p>
        <w:p w14:paraId="28F3A7A4" w14:textId="2D48B5AA" w:rsidR="00100E00" w:rsidDel="00681659" w:rsidRDefault="00100E00">
          <w:pPr>
            <w:pStyle w:val="TOC3"/>
            <w:rPr>
              <w:del w:id="725" w:author="Gareth Pateman" w:date="2018-04-10T15:44:00Z"/>
              <w:rFonts w:asciiTheme="minorHAnsi" w:eastAsiaTheme="minorEastAsia" w:hAnsiTheme="minorHAnsi" w:cstheme="minorBidi"/>
              <w:szCs w:val="22"/>
              <w:lang w:bidi="ar-SA"/>
            </w:rPr>
          </w:pPr>
          <w:del w:id="726" w:author="Gareth Pateman" w:date="2018-04-10T15:44:00Z">
            <w:r w:rsidRPr="00D35508" w:rsidDel="00681659">
              <w:rPr>
                <w:rPrChange w:id="727" w:author="Gareth Pateman [2]" w:date="2017-08-08T15:49:00Z">
                  <w:rPr>
                    <w:rStyle w:val="Hyperlink"/>
                  </w:rPr>
                </w:rPrChange>
              </w:rPr>
              <w:delText>3.9.3</w:delText>
            </w:r>
            <w:r w:rsidDel="00681659">
              <w:rPr>
                <w:rFonts w:asciiTheme="minorHAnsi" w:eastAsiaTheme="minorEastAsia" w:hAnsiTheme="minorHAnsi" w:cstheme="minorBidi"/>
                <w:szCs w:val="22"/>
                <w:lang w:bidi="ar-SA"/>
              </w:rPr>
              <w:tab/>
            </w:r>
            <w:r w:rsidRPr="00D35508" w:rsidDel="00681659">
              <w:rPr>
                <w:rPrChange w:id="728" w:author="Gareth Pateman [2]" w:date="2017-08-08T15:49:00Z">
                  <w:rPr>
                    <w:rStyle w:val="Hyperlink"/>
                  </w:rPr>
                </w:rPrChange>
              </w:rPr>
              <w:delText>Custom Headers</w:delText>
            </w:r>
            <w:r w:rsidDel="00681659">
              <w:rPr>
                <w:webHidden/>
              </w:rPr>
              <w:tab/>
              <w:delText>11</w:delText>
            </w:r>
          </w:del>
        </w:p>
        <w:p w14:paraId="26730D68" w14:textId="02CA18C4" w:rsidR="00100E00" w:rsidDel="00681659" w:rsidRDefault="00100E00">
          <w:pPr>
            <w:pStyle w:val="TOC2"/>
            <w:rPr>
              <w:del w:id="729" w:author="Gareth Pateman" w:date="2018-04-10T15:44:00Z"/>
              <w:rFonts w:asciiTheme="minorHAnsi" w:eastAsiaTheme="minorEastAsia" w:hAnsiTheme="minorHAnsi" w:cstheme="minorBidi"/>
              <w:szCs w:val="22"/>
              <w:lang w:bidi="ar-SA"/>
            </w:rPr>
          </w:pPr>
          <w:del w:id="730" w:author="Gareth Pateman" w:date="2018-04-10T15:44:00Z">
            <w:r w:rsidRPr="00D35508" w:rsidDel="00681659">
              <w:rPr>
                <w:rPrChange w:id="731" w:author="Gareth Pateman [2]" w:date="2017-08-08T15:49:00Z">
                  <w:rPr>
                    <w:rStyle w:val="Hyperlink"/>
                  </w:rPr>
                </w:rPrChange>
              </w:rPr>
              <w:delText>3.10</w:delText>
            </w:r>
            <w:r w:rsidDel="00681659">
              <w:rPr>
                <w:rFonts w:asciiTheme="minorHAnsi" w:eastAsiaTheme="minorEastAsia" w:hAnsiTheme="minorHAnsi" w:cstheme="minorBidi"/>
                <w:szCs w:val="22"/>
                <w:lang w:bidi="ar-SA"/>
              </w:rPr>
              <w:tab/>
            </w:r>
            <w:r w:rsidRPr="00D35508" w:rsidDel="00681659">
              <w:rPr>
                <w:rPrChange w:id="732" w:author="Gareth Pateman [2]" w:date="2017-08-08T15:49:00Z">
                  <w:rPr>
                    <w:rStyle w:val="Hyperlink"/>
                  </w:rPr>
                </w:rPrChange>
              </w:rPr>
              <w:delText>API Versioning</w:delText>
            </w:r>
            <w:r w:rsidDel="00681659">
              <w:rPr>
                <w:webHidden/>
              </w:rPr>
              <w:tab/>
              <w:delText>12</w:delText>
            </w:r>
          </w:del>
        </w:p>
        <w:p w14:paraId="26D6058E" w14:textId="4F275512" w:rsidR="00100E00" w:rsidDel="00681659" w:rsidRDefault="00100E00">
          <w:pPr>
            <w:pStyle w:val="TOC1"/>
            <w:rPr>
              <w:del w:id="733" w:author="Gareth Pateman" w:date="2018-04-10T15:44:00Z"/>
              <w:rFonts w:asciiTheme="minorHAnsi" w:eastAsiaTheme="minorEastAsia" w:hAnsiTheme="minorHAnsi" w:cstheme="minorBidi"/>
              <w:b w:val="0"/>
              <w:lang w:eastAsia="en-GB" w:bidi="ar-SA"/>
            </w:rPr>
          </w:pPr>
          <w:del w:id="734" w:author="Gareth Pateman" w:date="2018-04-10T15:44:00Z">
            <w:r w:rsidRPr="00D35508" w:rsidDel="00681659">
              <w:rPr>
                <w:rPrChange w:id="735" w:author="Gareth Pateman [2]" w:date="2017-08-08T15:49:00Z">
                  <w:rPr>
                    <w:rStyle w:val="Hyperlink"/>
                    <w:b w:val="0"/>
                  </w:rPr>
                </w:rPrChange>
              </w:rPr>
              <w:delText>4</w:delText>
            </w:r>
            <w:r w:rsidDel="00681659">
              <w:rPr>
                <w:rFonts w:asciiTheme="minorHAnsi" w:eastAsiaTheme="minorEastAsia" w:hAnsiTheme="minorHAnsi" w:cstheme="minorBidi"/>
                <w:b w:val="0"/>
                <w:lang w:eastAsia="en-GB" w:bidi="ar-SA"/>
              </w:rPr>
              <w:tab/>
            </w:r>
            <w:r w:rsidRPr="00D35508" w:rsidDel="00681659">
              <w:rPr>
                <w:rPrChange w:id="736" w:author="Gareth Pateman [2]" w:date="2017-08-08T15:49:00Z">
                  <w:rPr>
                    <w:rStyle w:val="Hyperlink"/>
                    <w:b w:val="0"/>
                  </w:rPr>
                </w:rPrChange>
              </w:rPr>
              <w:delText>API Service Definition</w:delText>
            </w:r>
            <w:r w:rsidDel="00681659">
              <w:rPr>
                <w:webHidden/>
              </w:rPr>
              <w:tab/>
              <w:delText>12</w:delText>
            </w:r>
          </w:del>
        </w:p>
        <w:p w14:paraId="7B9FE9F4" w14:textId="70E4B073" w:rsidR="00100E00" w:rsidDel="00681659" w:rsidRDefault="00100E00">
          <w:pPr>
            <w:pStyle w:val="TOC2"/>
            <w:rPr>
              <w:del w:id="737" w:author="Gareth Pateman" w:date="2018-04-10T15:44:00Z"/>
              <w:rFonts w:asciiTheme="minorHAnsi" w:eastAsiaTheme="minorEastAsia" w:hAnsiTheme="minorHAnsi" w:cstheme="minorBidi"/>
              <w:szCs w:val="22"/>
              <w:lang w:bidi="ar-SA"/>
            </w:rPr>
          </w:pPr>
          <w:del w:id="738" w:author="Gareth Pateman" w:date="2018-04-10T15:44:00Z">
            <w:r w:rsidRPr="00D35508" w:rsidDel="00681659">
              <w:rPr>
                <w:rPrChange w:id="739" w:author="Gareth Pateman [2]" w:date="2017-08-08T15:49:00Z">
                  <w:rPr>
                    <w:rStyle w:val="Hyperlink"/>
                  </w:rPr>
                </w:rPrChange>
              </w:rPr>
              <w:delText>4.1</w:delText>
            </w:r>
            <w:r w:rsidDel="00681659">
              <w:rPr>
                <w:rFonts w:asciiTheme="minorHAnsi" w:eastAsiaTheme="minorEastAsia" w:hAnsiTheme="minorHAnsi" w:cstheme="minorBidi"/>
                <w:szCs w:val="22"/>
                <w:lang w:bidi="ar-SA"/>
              </w:rPr>
              <w:tab/>
            </w:r>
            <w:r w:rsidRPr="00D35508" w:rsidDel="00681659">
              <w:rPr>
                <w:rPrChange w:id="740" w:author="Gareth Pateman [2]" w:date="2017-08-08T15:49:00Z">
                  <w:rPr>
                    <w:rStyle w:val="Hyperlink"/>
                  </w:rPr>
                </w:rPrChange>
              </w:rPr>
              <w:delText>Transactions API</w:delText>
            </w:r>
            <w:r w:rsidDel="00681659">
              <w:rPr>
                <w:webHidden/>
              </w:rPr>
              <w:tab/>
              <w:delText>14</w:delText>
            </w:r>
          </w:del>
        </w:p>
        <w:p w14:paraId="40DF3FE2" w14:textId="42E602A6" w:rsidR="00100E00" w:rsidDel="00681659" w:rsidRDefault="00100E00">
          <w:pPr>
            <w:pStyle w:val="TOC2"/>
            <w:rPr>
              <w:del w:id="741" w:author="Gareth Pateman" w:date="2018-04-10T15:44:00Z"/>
              <w:rFonts w:asciiTheme="minorHAnsi" w:eastAsiaTheme="minorEastAsia" w:hAnsiTheme="minorHAnsi" w:cstheme="minorBidi"/>
              <w:szCs w:val="22"/>
              <w:lang w:bidi="ar-SA"/>
            </w:rPr>
          </w:pPr>
          <w:del w:id="742" w:author="Gareth Pateman" w:date="2018-04-10T15:44:00Z">
            <w:r w:rsidRPr="00D35508" w:rsidDel="00681659">
              <w:rPr>
                <w:rPrChange w:id="743" w:author="Gareth Pateman [2]" w:date="2017-08-08T15:49:00Z">
                  <w:rPr>
                    <w:rStyle w:val="Hyperlink"/>
                  </w:rPr>
                </w:rPrChange>
              </w:rPr>
              <w:delText>4.2</w:delText>
            </w:r>
            <w:r w:rsidDel="00681659">
              <w:rPr>
                <w:rFonts w:asciiTheme="minorHAnsi" w:eastAsiaTheme="minorEastAsia" w:hAnsiTheme="minorHAnsi" w:cstheme="minorBidi"/>
                <w:szCs w:val="22"/>
                <w:lang w:bidi="ar-SA"/>
              </w:rPr>
              <w:tab/>
            </w:r>
            <w:r w:rsidRPr="00D35508" w:rsidDel="00681659">
              <w:rPr>
                <w:rPrChange w:id="744" w:author="Gareth Pateman [2]" w:date="2017-08-08T15:49:00Z">
                  <w:rPr>
                    <w:rStyle w:val="Hyperlink"/>
                  </w:rPr>
                </w:rPrChange>
              </w:rPr>
              <w:delText>Reversals API</w:delText>
            </w:r>
            <w:r w:rsidDel="00681659">
              <w:rPr>
                <w:webHidden/>
              </w:rPr>
              <w:tab/>
              <w:delText>17</w:delText>
            </w:r>
          </w:del>
        </w:p>
        <w:p w14:paraId="4FA29FE3" w14:textId="21582BD6" w:rsidR="00100E00" w:rsidDel="00681659" w:rsidRDefault="00100E00">
          <w:pPr>
            <w:pStyle w:val="TOC2"/>
            <w:rPr>
              <w:del w:id="745" w:author="Gareth Pateman" w:date="2018-04-10T15:44:00Z"/>
              <w:rFonts w:asciiTheme="minorHAnsi" w:eastAsiaTheme="minorEastAsia" w:hAnsiTheme="minorHAnsi" w:cstheme="minorBidi"/>
              <w:szCs w:val="22"/>
              <w:lang w:bidi="ar-SA"/>
            </w:rPr>
          </w:pPr>
          <w:del w:id="746" w:author="Gareth Pateman" w:date="2018-04-10T15:44:00Z">
            <w:r w:rsidRPr="00D35508" w:rsidDel="00681659">
              <w:rPr>
                <w:rPrChange w:id="747" w:author="Gareth Pateman [2]" w:date="2017-08-08T15:49:00Z">
                  <w:rPr>
                    <w:rStyle w:val="Hyperlink"/>
                  </w:rPr>
                </w:rPrChange>
              </w:rPr>
              <w:delText>4.3</w:delText>
            </w:r>
            <w:r w:rsidDel="00681659">
              <w:rPr>
                <w:rFonts w:asciiTheme="minorHAnsi" w:eastAsiaTheme="minorEastAsia" w:hAnsiTheme="minorHAnsi" w:cstheme="minorBidi"/>
                <w:szCs w:val="22"/>
                <w:lang w:bidi="ar-SA"/>
              </w:rPr>
              <w:tab/>
            </w:r>
            <w:r w:rsidRPr="00D35508" w:rsidDel="00681659">
              <w:rPr>
                <w:rPrChange w:id="748" w:author="Gareth Pateman [2]" w:date="2017-08-08T15:49:00Z">
                  <w:rPr>
                    <w:rStyle w:val="Hyperlink"/>
                  </w:rPr>
                </w:rPrChange>
              </w:rPr>
              <w:delText>Batch Transactions API</w:delText>
            </w:r>
            <w:r w:rsidDel="00681659">
              <w:rPr>
                <w:webHidden/>
              </w:rPr>
              <w:tab/>
              <w:delText>19</w:delText>
            </w:r>
          </w:del>
        </w:p>
        <w:p w14:paraId="2CDC98B0" w14:textId="1FAE456F" w:rsidR="00100E00" w:rsidDel="00681659" w:rsidRDefault="00100E00">
          <w:pPr>
            <w:pStyle w:val="TOC3"/>
            <w:rPr>
              <w:del w:id="749" w:author="Gareth Pateman" w:date="2018-04-10T15:44:00Z"/>
              <w:rFonts w:asciiTheme="minorHAnsi" w:eastAsiaTheme="minorEastAsia" w:hAnsiTheme="minorHAnsi" w:cstheme="minorBidi"/>
              <w:szCs w:val="22"/>
              <w:lang w:bidi="ar-SA"/>
            </w:rPr>
          </w:pPr>
          <w:del w:id="750" w:author="Gareth Pateman" w:date="2018-04-10T15:44:00Z">
            <w:r w:rsidRPr="00D35508" w:rsidDel="00681659">
              <w:rPr>
                <w:rPrChange w:id="751" w:author="Gareth Pateman [2]" w:date="2017-08-08T15:49:00Z">
                  <w:rPr>
                    <w:rStyle w:val="Hyperlink"/>
                  </w:rPr>
                </w:rPrChange>
              </w:rPr>
              <w:delText>4.3.1</w:delText>
            </w:r>
            <w:r w:rsidDel="00681659">
              <w:rPr>
                <w:rFonts w:asciiTheme="minorHAnsi" w:eastAsiaTheme="minorEastAsia" w:hAnsiTheme="minorHAnsi" w:cstheme="minorBidi"/>
                <w:szCs w:val="22"/>
                <w:lang w:bidi="ar-SA"/>
              </w:rPr>
              <w:tab/>
            </w:r>
            <w:r w:rsidRPr="00D35508" w:rsidDel="00681659">
              <w:rPr>
                <w:rPrChange w:id="752" w:author="Gareth Pateman [2]" w:date="2017-08-08T15:49:00Z">
                  <w:rPr>
                    <w:rStyle w:val="Hyperlink"/>
                  </w:rPr>
                </w:rPrChange>
              </w:rPr>
              <w:delText>Batch Transactions API</w:delText>
            </w:r>
            <w:r w:rsidDel="00681659">
              <w:rPr>
                <w:webHidden/>
              </w:rPr>
              <w:tab/>
              <w:delText>19</w:delText>
            </w:r>
          </w:del>
        </w:p>
        <w:p w14:paraId="25DA6DE2" w14:textId="5704BF3E" w:rsidR="00100E00" w:rsidDel="00681659" w:rsidRDefault="00100E00">
          <w:pPr>
            <w:pStyle w:val="TOC3"/>
            <w:rPr>
              <w:del w:id="753" w:author="Gareth Pateman" w:date="2018-04-10T15:44:00Z"/>
              <w:rFonts w:asciiTheme="minorHAnsi" w:eastAsiaTheme="minorEastAsia" w:hAnsiTheme="minorHAnsi" w:cstheme="minorBidi"/>
              <w:szCs w:val="22"/>
              <w:lang w:bidi="ar-SA"/>
            </w:rPr>
          </w:pPr>
          <w:del w:id="754" w:author="Gareth Pateman" w:date="2018-04-10T15:44:00Z">
            <w:r w:rsidRPr="00D35508" w:rsidDel="00681659">
              <w:rPr>
                <w:rPrChange w:id="755" w:author="Gareth Pateman [2]" w:date="2017-08-08T15:49:00Z">
                  <w:rPr>
                    <w:rStyle w:val="Hyperlink"/>
                  </w:rPr>
                </w:rPrChange>
              </w:rPr>
              <w:delText>1.1.1</w:delText>
            </w:r>
            <w:r w:rsidDel="00681659">
              <w:rPr>
                <w:rFonts w:asciiTheme="minorHAnsi" w:eastAsiaTheme="minorEastAsia" w:hAnsiTheme="minorHAnsi" w:cstheme="minorBidi"/>
                <w:szCs w:val="22"/>
                <w:lang w:bidi="ar-SA"/>
              </w:rPr>
              <w:tab/>
            </w:r>
            <w:r w:rsidRPr="00D35508" w:rsidDel="00681659">
              <w:rPr>
                <w:rPrChange w:id="756" w:author="Gareth Pateman [2]" w:date="2017-08-08T15:49:00Z">
                  <w:rPr>
                    <w:rStyle w:val="Hyperlink"/>
                  </w:rPr>
                </w:rPrChange>
              </w:rPr>
              <w:delText>Batch Rejections API</w:delText>
            </w:r>
            <w:r w:rsidDel="00681659">
              <w:rPr>
                <w:webHidden/>
              </w:rPr>
              <w:tab/>
              <w:delText>21</w:delText>
            </w:r>
          </w:del>
        </w:p>
        <w:p w14:paraId="47B637B1" w14:textId="2842FD50" w:rsidR="00100E00" w:rsidDel="00681659" w:rsidRDefault="00100E00">
          <w:pPr>
            <w:pStyle w:val="TOC3"/>
            <w:rPr>
              <w:del w:id="757" w:author="Gareth Pateman" w:date="2018-04-10T15:44:00Z"/>
              <w:rFonts w:asciiTheme="minorHAnsi" w:eastAsiaTheme="minorEastAsia" w:hAnsiTheme="minorHAnsi" w:cstheme="minorBidi"/>
              <w:szCs w:val="22"/>
              <w:lang w:bidi="ar-SA"/>
            </w:rPr>
          </w:pPr>
          <w:del w:id="758" w:author="Gareth Pateman" w:date="2018-04-10T15:44:00Z">
            <w:r w:rsidRPr="00D35508" w:rsidDel="00681659">
              <w:rPr>
                <w:rPrChange w:id="759" w:author="Gareth Pateman [2]" w:date="2017-08-08T15:49:00Z">
                  <w:rPr>
                    <w:rStyle w:val="Hyperlink"/>
                  </w:rPr>
                </w:rPrChange>
              </w:rPr>
              <w:delText>4.3.2</w:delText>
            </w:r>
            <w:r w:rsidDel="00681659">
              <w:rPr>
                <w:rFonts w:asciiTheme="minorHAnsi" w:eastAsiaTheme="minorEastAsia" w:hAnsiTheme="minorHAnsi" w:cstheme="minorBidi"/>
                <w:szCs w:val="22"/>
                <w:lang w:bidi="ar-SA"/>
              </w:rPr>
              <w:tab/>
            </w:r>
            <w:r w:rsidRPr="00D35508" w:rsidDel="00681659">
              <w:rPr>
                <w:rPrChange w:id="760" w:author="Gareth Pateman [2]" w:date="2017-08-08T15:49:00Z">
                  <w:rPr>
                    <w:rStyle w:val="Hyperlink"/>
                  </w:rPr>
                </w:rPrChange>
              </w:rPr>
              <w:delText>Batch Completions API</w:delText>
            </w:r>
            <w:r w:rsidDel="00681659">
              <w:rPr>
                <w:webHidden/>
              </w:rPr>
              <w:tab/>
              <w:delText>22</w:delText>
            </w:r>
          </w:del>
        </w:p>
        <w:p w14:paraId="34834ACE" w14:textId="005A86CD" w:rsidR="00100E00" w:rsidDel="00681659" w:rsidRDefault="00100E00">
          <w:pPr>
            <w:pStyle w:val="TOC2"/>
            <w:rPr>
              <w:del w:id="761" w:author="Gareth Pateman" w:date="2018-04-10T15:44:00Z"/>
              <w:rFonts w:asciiTheme="minorHAnsi" w:eastAsiaTheme="minorEastAsia" w:hAnsiTheme="minorHAnsi" w:cstheme="minorBidi"/>
              <w:szCs w:val="22"/>
              <w:lang w:bidi="ar-SA"/>
            </w:rPr>
          </w:pPr>
          <w:del w:id="762" w:author="Gareth Pateman" w:date="2018-04-10T15:44:00Z">
            <w:r w:rsidRPr="00D35508" w:rsidDel="00681659">
              <w:rPr>
                <w:rPrChange w:id="763" w:author="Gareth Pateman [2]" w:date="2017-08-08T15:49:00Z">
                  <w:rPr>
                    <w:rStyle w:val="Hyperlink"/>
                  </w:rPr>
                </w:rPrChange>
              </w:rPr>
              <w:delText>4.4</w:delText>
            </w:r>
            <w:r w:rsidDel="00681659">
              <w:rPr>
                <w:rFonts w:asciiTheme="minorHAnsi" w:eastAsiaTheme="minorEastAsia" w:hAnsiTheme="minorHAnsi" w:cstheme="minorBidi"/>
                <w:szCs w:val="22"/>
                <w:lang w:bidi="ar-SA"/>
              </w:rPr>
              <w:tab/>
            </w:r>
            <w:r w:rsidRPr="00D35508" w:rsidDel="00681659">
              <w:rPr>
                <w:rPrChange w:id="764" w:author="Gareth Pateman [2]" w:date="2017-08-08T15:49:00Z">
                  <w:rPr>
                    <w:rStyle w:val="Hyperlink"/>
                  </w:rPr>
                </w:rPrChange>
              </w:rPr>
              <w:delText>Accounts APIs</w:delText>
            </w:r>
            <w:r w:rsidDel="00681659">
              <w:rPr>
                <w:webHidden/>
              </w:rPr>
              <w:tab/>
              <w:delText>23</w:delText>
            </w:r>
          </w:del>
        </w:p>
        <w:p w14:paraId="2BD9A1F2" w14:textId="39735C3B" w:rsidR="00100E00" w:rsidDel="00681659" w:rsidRDefault="00100E00">
          <w:pPr>
            <w:pStyle w:val="TOC3"/>
            <w:rPr>
              <w:del w:id="765" w:author="Gareth Pateman" w:date="2018-04-10T15:44:00Z"/>
              <w:rFonts w:asciiTheme="minorHAnsi" w:eastAsiaTheme="minorEastAsia" w:hAnsiTheme="minorHAnsi" w:cstheme="minorBidi"/>
              <w:szCs w:val="22"/>
              <w:lang w:bidi="ar-SA"/>
            </w:rPr>
          </w:pPr>
          <w:del w:id="766" w:author="Gareth Pateman" w:date="2018-04-10T15:44:00Z">
            <w:r w:rsidRPr="00D35508" w:rsidDel="00681659">
              <w:rPr>
                <w:rPrChange w:id="767" w:author="Gareth Pateman [2]" w:date="2017-08-08T15:49:00Z">
                  <w:rPr>
                    <w:rStyle w:val="Hyperlink"/>
                  </w:rPr>
                </w:rPrChange>
              </w:rPr>
              <w:delText>4.4.1</w:delText>
            </w:r>
            <w:r w:rsidDel="00681659">
              <w:rPr>
                <w:rFonts w:asciiTheme="minorHAnsi" w:eastAsiaTheme="minorEastAsia" w:hAnsiTheme="minorHAnsi" w:cstheme="minorBidi"/>
                <w:szCs w:val="22"/>
                <w:lang w:bidi="ar-SA"/>
              </w:rPr>
              <w:tab/>
            </w:r>
            <w:r w:rsidRPr="00D35508" w:rsidDel="00681659">
              <w:rPr>
                <w:rPrChange w:id="768" w:author="Gareth Pateman [2]" w:date="2017-08-08T15:49:00Z">
                  <w:rPr>
                    <w:rStyle w:val="Hyperlink"/>
                  </w:rPr>
                </w:rPrChange>
              </w:rPr>
              <w:delText>Identifying a Target Account</w:delText>
            </w:r>
            <w:r w:rsidDel="00681659">
              <w:rPr>
                <w:webHidden/>
              </w:rPr>
              <w:tab/>
              <w:delText>23</w:delText>
            </w:r>
          </w:del>
        </w:p>
        <w:p w14:paraId="572683F9" w14:textId="777D8BB4" w:rsidR="00100E00" w:rsidDel="00681659" w:rsidRDefault="00100E00">
          <w:pPr>
            <w:pStyle w:val="TOC3"/>
            <w:rPr>
              <w:del w:id="769" w:author="Gareth Pateman" w:date="2018-04-10T15:44:00Z"/>
              <w:rFonts w:asciiTheme="minorHAnsi" w:eastAsiaTheme="minorEastAsia" w:hAnsiTheme="minorHAnsi" w:cstheme="minorBidi"/>
              <w:szCs w:val="22"/>
              <w:lang w:bidi="ar-SA"/>
            </w:rPr>
          </w:pPr>
          <w:del w:id="770" w:author="Gareth Pateman" w:date="2018-04-10T15:44:00Z">
            <w:r w:rsidRPr="00D35508" w:rsidDel="00681659">
              <w:rPr>
                <w:rPrChange w:id="771" w:author="Gareth Pateman [2]" w:date="2017-08-08T15:49:00Z">
                  <w:rPr>
                    <w:rStyle w:val="Hyperlink"/>
                  </w:rPr>
                </w:rPrChange>
              </w:rPr>
              <w:delText>1.1.2</w:delText>
            </w:r>
            <w:r w:rsidDel="00681659">
              <w:rPr>
                <w:rFonts w:asciiTheme="minorHAnsi" w:eastAsiaTheme="minorEastAsia" w:hAnsiTheme="minorHAnsi" w:cstheme="minorBidi"/>
                <w:szCs w:val="22"/>
                <w:lang w:bidi="ar-SA"/>
              </w:rPr>
              <w:tab/>
            </w:r>
            <w:r w:rsidRPr="00D35508" w:rsidDel="00681659">
              <w:rPr>
                <w:rPrChange w:id="772" w:author="Gareth Pateman [2]" w:date="2017-08-08T15:49:00Z">
                  <w:rPr>
                    <w:rStyle w:val="Hyperlink"/>
                  </w:rPr>
                </w:rPrChange>
              </w:rPr>
              <w:delText>Supported Account Operations</w:delText>
            </w:r>
            <w:r w:rsidDel="00681659">
              <w:rPr>
                <w:webHidden/>
              </w:rPr>
              <w:tab/>
              <w:delText>23</w:delText>
            </w:r>
          </w:del>
        </w:p>
        <w:p w14:paraId="7BA1D719" w14:textId="3F7C2DA2" w:rsidR="00100E00" w:rsidDel="00681659" w:rsidRDefault="00100E00">
          <w:pPr>
            <w:pStyle w:val="TOC3"/>
            <w:rPr>
              <w:del w:id="773" w:author="Gareth Pateman" w:date="2018-04-10T15:44:00Z"/>
              <w:rFonts w:asciiTheme="minorHAnsi" w:eastAsiaTheme="minorEastAsia" w:hAnsiTheme="minorHAnsi" w:cstheme="minorBidi"/>
              <w:szCs w:val="22"/>
              <w:lang w:bidi="ar-SA"/>
            </w:rPr>
          </w:pPr>
          <w:del w:id="774" w:author="Gareth Pateman" w:date="2018-04-10T15:44:00Z">
            <w:r w:rsidRPr="00D35508" w:rsidDel="00681659">
              <w:rPr>
                <w:rPrChange w:id="775" w:author="Gareth Pateman [2]" w:date="2017-08-08T15:49:00Z">
                  <w:rPr>
                    <w:rStyle w:val="Hyperlink"/>
                  </w:rPr>
                </w:rPrChange>
              </w:rPr>
              <w:delText>4.4.2</w:delText>
            </w:r>
            <w:r w:rsidDel="00681659">
              <w:rPr>
                <w:rFonts w:asciiTheme="minorHAnsi" w:eastAsiaTheme="minorEastAsia" w:hAnsiTheme="minorHAnsi" w:cstheme="minorBidi"/>
                <w:szCs w:val="22"/>
                <w:lang w:bidi="ar-SA"/>
              </w:rPr>
              <w:tab/>
            </w:r>
            <w:r w:rsidRPr="00D35508" w:rsidDel="00681659">
              <w:rPr>
                <w:rPrChange w:id="776" w:author="Gareth Pateman [2]" w:date="2017-08-08T15:49:00Z">
                  <w:rPr>
                    <w:rStyle w:val="Hyperlink"/>
                  </w:rPr>
                </w:rPrChange>
              </w:rPr>
              <w:delText>Returning Transactions for an Account</w:delText>
            </w:r>
            <w:r w:rsidDel="00681659">
              <w:rPr>
                <w:webHidden/>
              </w:rPr>
              <w:tab/>
              <w:delText>24</w:delText>
            </w:r>
          </w:del>
        </w:p>
        <w:p w14:paraId="0AC5CCA7" w14:textId="30F13387" w:rsidR="00100E00" w:rsidDel="00681659" w:rsidRDefault="00100E00">
          <w:pPr>
            <w:pStyle w:val="TOC1"/>
            <w:rPr>
              <w:del w:id="777" w:author="Gareth Pateman" w:date="2018-04-10T15:44:00Z"/>
              <w:rFonts w:asciiTheme="minorHAnsi" w:eastAsiaTheme="minorEastAsia" w:hAnsiTheme="minorHAnsi" w:cstheme="minorBidi"/>
              <w:b w:val="0"/>
              <w:lang w:eastAsia="en-GB" w:bidi="ar-SA"/>
            </w:rPr>
          </w:pPr>
          <w:del w:id="778" w:author="Gareth Pateman" w:date="2018-04-10T15:44:00Z">
            <w:r w:rsidRPr="00D35508" w:rsidDel="00681659">
              <w:rPr>
                <w:rPrChange w:id="779" w:author="Gareth Pateman [2]" w:date="2017-08-08T15:49:00Z">
                  <w:rPr>
                    <w:rStyle w:val="Hyperlink"/>
                    <w:b w:val="0"/>
                  </w:rPr>
                </w:rPrChange>
              </w:rPr>
              <w:delText>5</w:delText>
            </w:r>
            <w:r w:rsidDel="00681659">
              <w:rPr>
                <w:rFonts w:asciiTheme="minorHAnsi" w:eastAsiaTheme="minorEastAsia" w:hAnsiTheme="minorHAnsi" w:cstheme="minorBidi"/>
                <w:b w:val="0"/>
                <w:lang w:eastAsia="en-GB" w:bidi="ar-SA"/>
              </w:rPr>
              <w:tab/>
            </w:r>
            <w:r w:rsidRPr="00D35508" w:rsidDel="00681659">
              <w:rPr>
                <w:rPrChange w:id="780" w:author="Gareth Pateman [2]" w:date="2017-08-08T15:49:00Z">
                  <w:rPr>
                    <w:rStyle w:val="Hyperlink"/>
                    <w:b w:val="0"/>
                  </w:rPr>
                </w:rPrChange>
              </w:rPr>
              <w:delText>Accounts Status API</w:delText>
            </w:r>
            <w:r w:rsidDel="00681659">
              <w:rPr>
                <w:webHidden/>
              </w:rPr>
              <w:tab/>
              <w:delText>24</w:delText>
            </w:r>
          </w:del>
        </w:p>
        <w:p w14:paraId="6148CBCD" w14:textId="4BB93E09" w:rsidR="00100E00" w:rsidDel="00681659" w:rsidRDefault="00100E00">
          <w:pPr>
            <w:pStyle w:val="TOC3"/>
            <w:rPr>
              <w:del w:id="781" w:author="Gareth Pateman" w:date="2018-04-10T15:44:00Z"/>
              <w:rFonts w:asciiTheme="minorHAnsi" w:eastAsiaTheme="minorEastAsia" w:hAnsiTheme="minorHAnsi" w:cstheme="minorBidi"/>
              <w:szCs w:val="22"/>
              <w:lang w:bidi="ar-SA"/>
            </w:rPr>
          </w:pPr>
          <w:del w:id="782" w:author="Gareth Pateman" w:date="2018-04-10T15:44:00Z">
            <w:r w:rsidRPr="00D35508" w:rsidDel="00681659">
              <w:rPr>
                <w:rPrChange w:id="783" w:author="Gareth Pateman [2]" w:date="2017-08-08T15:49:00Z">
                  <w:rPr>
                    <w:rStyle w:val="Hyperlink"/>
                  </w:rPr>
                </w:rPrChange>
              </w:rPr>
              <w:delText>5.1.1</w:delText>
            </w:r>
            <w:r w:rsidDel="00681659">
              <w:rPr>
                <w:rFonts w:asciiTheme="minorHAnsi" w:eastAsiaTheme="minorEastAsia" w:hAnsiTheme="minorHAnsi" w:cstheme="minorBidi"/>
                <w:szCs w:val="22"/>
                <w:lang w:bidi="ar-SA"/>
              </w:rPr>
              <w:tab/>
            </w:r>
            <w:r w:rsidRPr="00D35508" w:rsidDel="00681659">
              <w:rPr>
                <w:rPrChange w:id="784" w:author="Gareth Pateman [2]" w:date="2017-08-08T15:49:00Z">
                  <w:rPr>
                    <w:rStyle w:val="Hyperlink"/>
                  </w:rPr>
                </w:rPrChange>
              </w:rPr>
              <w:delText>Account Balances API</w:delText>
            </w:r>
            <w:r w:rsidDel="00681659">
              <w:rPr>
                <w:webHidden/>
              </w:rPr>
              <w:tab/>
              <w:delText>25</w:delText>
            </w:r>
          </w:del>
        </w:p>
        <w:p w14:paraId="40BF6CF6" w14:textId="5FD592F0" w:rsidR="00100E00" w:rsidDel="00681659" w:rsidRDefault="00100E00">
          <w:pPr>
            <w:pStyle w:val="TOC3"/>
            <w:rPr>
              <w:del w:id="785" w:author="Gareth Pateman" w:date="2018-04-10T15:44:00Z"/>
              <w:rFonts w:asciiTheme="minorHAnsi" w:eastAsiaTheme="minorEastAsia" w:hAnsiTheme="minorHAnsi" w:cstheme="minorBidi"/>
              <w:szCs w:val="22"/>
              <w:lang w:bidi="ar-SA"/>
            </w:rPr>
          </w:pPr>
          <w:del w:id="786" w:author="Gareth Pateman" w:date="2018-04-10T15:44:00Z">
            <w:r w:rsidRPr="00D35508" w:rsidDel="00681659">
              <w:rPr>
                <w:rPrChange w:id="787" w:author="Gareth Pateman [2]" w:date="2017-08-08T15:49:00Z">
                  <w:rPr>
                    <w:rStyle w:val="Hyperlink"/>
                  </w:rPr>
                </w:rPrChange>
              </w:rPr>
              <w:delText>5.1.2</w:delText>
            </w:r>
            <w:r w:rsidDel="00681659">
              <w:rPr>
                <w:rFonts w:asciiTheme="minorHAnsi" w:eastAsiaTheme="minorEastAsia" w:hAnsiTheme="minorHAnsi" w:cstheme="minorBidi"/>
                <w:szCs w:val="22"/>
                <w:lang w:bidi="ar-SA"/>
              </w:rPr>
              <w:tab/>
            </w:r>
            <w:r w:rsidRPr="00D35508" w:rsidDel="00681659">
              <w:rPr>
                <w:rPrChange w:id="788" w:author="Gareth Pateman [2]" w:date="2017-08-08T15:49:00Z">
                  <w:rPr>
                    <w:rStyle w:val="Hyperlink"/>
                  </w:rPr>
                </w:rPrChange>
              </w:rPr>
              <w:delText>Account Name API</w:delText>
            </w:r>
            <w:r w:rsidDel="00681659">
              <w:rPr>
                <w:webHidden/>
              </w:rPr>
              <w:tab/>
              <w:delText>26</w:delText>
            </w:r>
          </w:del>
        </w:p>
        <w:p w14:paraId="0AC3EC04" w14:textId="3BEA3322" w:rsidR="00100E00" w:rsidDel="00681659" w:rsidRDefault="00100E00">
          <w:pPr>
            <w:pStyle w:val="TOC2"/>
            <w:rPr>
              <w:del w:id="789" w:author="Gareth Pateman" w:date="2018-04-10T15:44:00Z"/>
              <w:rFonts w:asciiTheme="minorHAnsi" w:eastAsiaTheme="minorEastAsia" w:hAnsiTheme="minorHAnsi" w:cstheme="minorBidi"/>
              <w:szCs w:val="22"/>
              <w:lang w:bidi="ar-SA"/>
            </w:rPr>
          </w:pPr>
          <w:del w:id="790" w:author="Gareth Pateman" w:date="2018-04-10T15:44:00Z">
            <w:r w:rsidRPr="00D35508" w:rsidDel="00681659">
              <w:rPr>
                <w:rPrChange w:id="791" w:author="Gareth Pateman [2]" w:date="2017-08-08T15:49:00Z">
                  <w:rPr>
                    <w:rStyle w:val="Hyperlink"/>
                  </w:rPr>
                </w:rPrChange>
              </w:rPr>
              <w:delText>5.2</w:delText>
            </w:r>
            <w:r w:rsidDel="00681659">
              <w:rPr>
                <w:rFonts w:asciiTheme="minorHAnsi" w:eastAsiaTheme="minorEastAsia" w:hAnsiTheme="minorHAnsi" w:cstheme="minorBidi"/>
                <w:szCs w:val="22"/>
                <w:lang w:bidi="ar-SA"/>
              </w:rPr>
              <w:tab/>
            </w:r>
            <w:r w:rsidRPr="00D35508" w:rsidDel="00681659">
              <w:rPr>
                <w:rPrChange w:id="792" w:author="Gareth Pateman [2]" w:date="2017-08-08T15:49:00Z">
                  <w:rPr>
                    <w:rStyle w:val="Hyperlink"/>
                  </w:rPr>
                </w:rPrChange>
              </w:rPr>
              <w:delText>Statement Entries API</w:delText>
            </w:r>
            <w:r w:rsidDel="00681659">
              <w:rPr>
                <w:webHidden/>
              </w:rPr>
              <w:tab/>
              <w:delText>26</w:delText>
            </w:r>
          </w:del>
        </w:p>
        <w:p w14:paraId="19421658" w14:textId="74022EC4" w:rsidR="00100E00" w:rsidDel="00681659" w:rsidRDefault="00100E00">
          <w:pPr>
            <w:pStyle w:val="TOC2"/>
            <w:rPr>
              <w:del w:id="793" w:author="Gareth Pateman" w:date="2018-04-10T15:44:00Z"/>
              <w:rFonts w:asciiTheme="minorHAnsi" w:eastAsiaTheme="minorEastAsia" w:hAnsiTheme="minorHAnsi" w:cstheme="minorBidi"/>
              <w:szCs w:val="22"/>
              <w:lang w:bidi="ar-SA"/>
            </w:rPr>
          </w:pPr>
          <w:del w:id="794" w:author="Gareth Pateman" w:date="2018-04-10T15:44:00Z">
            <w:r w:rsidRPr="00D35508" w:rsidDel="00681659">
              <w:rPr>
                <w:rPrChange w:id="795" w:author="Gareth Pateman [2]" w:date="2017-08-08T15:49:00Z">
                  <w:rPr>
                    <w:rStyle w:val="Hyperlink"/>
                  </w:rPr>
                </w:rPrChange>
              </w:rPr>
              <w:delText>5.3</w:delText>
            </w:r>
            <w:r w:rsidDel="00681659">
              <w:rPr>
                <w:rFonts w:asciiTheme="minorHAnsi" w:eastAsiaTheme="minorEastAsia" w:hAnsiTheme="minorHAnsi" w:cstheme="minorBidi"/>
                <w:szCs w:val="22"/>
                <w:lang w:bidi="ar-SA"/>
              </w:rPr>
              <w:tab/>
            </w:r>
            <w:r w:rsidRPr="00D35508" w:rsidDel="00681659">
              <w:rPr>
                <w:rPrChange w:id="796" w:author="Gareth Pateman [2]" w:date="2017-08-08T15:49:00Z">
                  <w:rPr>
                    <w:rStyle w:val="Hyperlink"/>
                  </w:rPr>
                </w:rPrChange>
              </w:rPr>
              <w:delText>Bills API</w:delText>
            </w:r>
            <w:r w:rsidDel="00681659">
              <w:rPr>
                <w:webHidden/>
              </w:rPr>
              <w:tab/>
              <w:delText>28</w:delText>
            </w:r>
          </w:del>
        </w:p>
        <w:p w14:paraId="175FECFC" w14:textId="5CD70F99" w:rsidR="00100E00" w:rsidDel="00681659" w:rsidRDefault="00100E00">
          <w:pPr>
            <w:pStyle w:val="TOC2"/>
            <w:rPr>
              <w:del w:id="797" w:author="Gareth Pateman" w:date="2018-04-10T15:44:00Z"/>
              <w:rFonts w:asciiTheme="minorHAnsi" w:eastAsiaTheme="minorEastAsia" w:hAnsiTheme="minorHAnsi" w:cstheme="minorBidi"/>
              <w:szCs w:val="22"/>
              <w:lang w:bidi="ar-SA"/>
            </w:rPr>
          </w:pPr>
          <w:del w:id="798" w:author="Gareth Pateman" w:date="2018-04-10T15:44:00Z">
            <w:r w:rsidRPr="00D35508" w:rsidDel="00681659">
              <w:rPr>
                <w:rPrChange w:id="799" w:author="Gareth Pateman [2]" w:date="2017-08-08T15:49:00Z">
                  <w:rPr>
                    <w:rStyle w:val="Hyperlink"/>
                  </w:rPr>
                </w:rPrChange>
              </w:rPr>
              <w:delText>5.4</w:delText>
            </w:r>
            <w:r w:rsidDel="00681659">
              <w:rPr>
                <w:rFonts w:asciiTheme="minorHAnsi" w:eastAsiaTheme="minorEastAsia" w:hAnsiTheme="minorHAnsi" w:cstheme="minorBidi"/>
                <w:szCs w:val="22"/>
                <w:lang w:bidi="ar-SA"/>
              </w:rPr>
              <w:tab/>
            </w:r>
            <w:r w:rsidRPr="00D35508" w:rsidDel="00681659">
              <w:rPr>
                <w:rPrChange w:id="800" w:author="Gareth Pateman [2]" w:date="2017-08-08T15:49:00Z">
                  <w:rPr>
                    <w:rStyle w:val="Hyperlink"/>
                  </w:rPr>
                </w:rPrChange>
              </w:rPr>
              <w:delText>Bills Payments API</w:delText>
            </w:r>
            <w:r w:rsidDel="00681659">
              <w:rPr>
                <w:webHidden/>
              </w:rPr>
              <w:tab/>
              <w:delText>29</w:delText>
            </w:r>
          </w:del>
        </w:p>
        <w:p w14:paraId="5613502B" w14:textId="55BCE8AD" w:rsidR="00100E00" w:rsidDel="00681659" w:rsidRDefault="00100E00">
          <w:pPr>
            <w:pStyle w:val="TOC2"/>
            <w:rPr>
              <w:del w:id="801" w:author="Gareth Pateman" w:date="2018-04-10T15:44:00Z"/>
              <w:rFonts w:asciiTheme="minorHAnsi" w:eastAsiaTheme="minorEastAsia" w:hAnsiTheme="minorHAnsi" w:cstheme="minorBidi"/>
              <w:szCs w:val="22"/>
              <w:lang w:bidi="ar-SA"/>
            </w:rPr>
          </w:pPr>
          <w:del w:id="802" w:author="Gareth Pateman" w:date="2018-04-10T15:44:00Z">
            <w:r w:rsidRPr="00D35508" w:rsidDel="00681659">
              <w:rPr>
                <w:rPrChange w:id="803" w:author="Gareth Pateman [2]" w:date="2017-08-08T15:49:00Z">
                  <w:rPr>
                    <w:rStyle w:val="Hyperlink"/>
                  </w:rPr>
                </w:rPrChange>
              </w:rPr>
              <w:delText>5.5</w:delText>
            </w:r>
            <w:r w:rsidDel="00681659">
              <w:rPr>
                <w:rFonts w:asciiTheme="minorHAnsi" w:eastAsiaTheme="minorEastAsia" w:hAnsiTheme="minorHAnsi" w:cstheme="minorBidi"/>
                <w:szCs w:val="22"/>
                <w:lang w:bidi="ar-SA"/>
              </w:rPr>
              <w:tab/>
            </w:r>
            <w:r w:rsidRPr="00D35508" w:rsidDel="00681659">
              <w:rPr>
                <w:rPrChange w:id="804" w:author="Gareth Pateman [2]" w:date="2017-08-08T15:49:00Z">
                  <w:rPr>
                    <w:rStyle w:val="Hyperlink"/>
                  </w:rPr>
                </w:rPrChange>
              </w:rPr>
              <w:delText>Debit Mandates API</w:delText>
            </w:r>
            <w:r w:rsidDel="00681659">
              <w:rPr>
                <w:webHidden/>
              </w:rPr>
              <w:tab/>
              <w:delText>30</w:delText>
            </w:r>
          </w:del>
        </w:p>
        <w:p w14:paraId="3DF76C8B" w14:textId="084B9EF7" w:rsidR="00100E00" w:rsidDel="00681659" w:rsidRDefault="00100E00">
          <w:pPr>
            <w:pStyle w:val="TOC3"/>
            <w:rPr>
              <w:del w:id="805" w:author="Gareth Pateman" w:date="2018-04-10T15:44:00Z"/>
              <w:rFonts w:asciiTheme="minorHAnsi" w:eastAsiaTheme="minorEastAsia" w:hAnsiTheme="minorHAnsi" w:cstheme="minorBidi"/>
              <w:szCs w:val="22"/>
              <w:lang w:bidi="ar-SA"/>
            </w:rPr>
          </w:pPr>
          <w:del w:id="806" w:author="Gareth Pateman" w:date="2018-04-10T15:44:00Z">
            <w:r w:rsidRPr="00D35508" w:rsidDel="00681659">
              <w:rPr>
                <w:rPrChange w:id="807" w:author="Gareth Pateman [2]" w:date="2017-08-08T15:49:00Z">
                  <w:rPr>
                    <w:rStyle w:val="Hyperlink"/>
                  </w:rPr>
                </w:rPrChange>
              </w:rPr>
              <w:delText>5.5.1</w:delText>
            </w:r>
            <w:r w:rsidDel="00681659">
              <w:rPr>
                <w:rFonts w:asciiTheme="minorHAnsi" w:eastAsiaTheme="minorEastAsia" w:hAnsiTheme="minorHAnsi" w:cstheme="minorBidi"/>
                <w:szCs w:val="22"/>
                <w:lang w:bidi="ar-SA"/>
              </w:rPr>
              <w:tab/>
            </w:r>
            <w:r w:rsidRPr="00D35508" w:rsidDel="00681659">
              <w:rPr>
                <w:rPrChange w:id="808" w:author="Gareth Pateman [2]" w:date="2017-08-08T15:49:00Z">
                  <w:rPr>
                    <w:rStyle w:val="Hyperlink"/>
                  </w:rPr>
                </w:rPrChange>
              </w:rPr>
              <w:delText>Debit Mandates Object</w:delText>
            </w:r>
            <w:r w:rsidDel="00681659">
              <w:rPr>
                <w:webHidden/>
              </w:rPr>
              <w:tab/>
              <w:delText>30</w:delText>
            </w:r>
          </w:del>
        </w:p>
        <w:p w14:paraId="580BF20D" w14:textId="7BBFEA9A" w:rsidR="00100E00" w:rsidDel="00681659" w:rsidRDefault="00100E00">
          <w:pPr>
            <w:pStyle w:val="TOC2"/>
            <w:rPr>
              <w:del w:id="809" w:author="Gareth Pateman" w:date="2018-04-10T15:44:00Z"/>
              <w:rFonts w:asciiTheme="minorHAnsi" w:eastAsiaTheme="minorEastAsia" w:hAnsiTheme="minorHAnsi" w:cstheme="minorBidi"/>
              <w:szCs w:val="22"/>
              <w:lang w:bidi="ar-SA"/>
            </w:rPr>
          </w:pPr>
          <w:del w:id="810" w:author="Gareth Pateman" w:date="2018-04-10T15:44:00Z">
            <w:r w:rsidRPr="00D35508" w:rsidDel="00681659">
              <w:rPr>
                <w:rPrChange w:id="811" w:author="Gareth Pateman [2]" w:date="2017-08-08T15:49:00Z">
                  <w:rPr>
                    <w:rStyle w:val="Hyperlink"/>
                  </w:rPr>
                </w:rPrChange>
              </w:rPr>
              <w:delText>5.6</w:delText>
            </w:r>
            <w:r w:rsidDel="00681659">
              <w:rPr>
                <w:rFonts w:asciiTheme="minorHAnsi" w:eastAsiaTheme="minorEastAsia" w:hAnsiTheme="minorHAnsi" w:cstheme="minorBidi"/>
                <w:szCs w:val="22"/>
                <w:lang w:bidi="ar-SA"/>
              </w:rPr>
              <w:tab/>
            </w:r>
            <w:r w:rsidRPr="00D35508" w:rsidDel="00681659">
              <w:rPr>
                <w:rPrChange w:id="812" w:author="Gareth Pateman [2]" w:date="2017-08-08T15:49:00Z">
                  <w:rPr>
                    <w:rStyle w:val="Hyperlink"/>
                  </w:rPr>
                </w:rPrChange>
              </w:rPr>
              <w:delText>Links API</w:delText>
            </w:r>
            <w:r w:rsidDel="00681659">
              <w:rPr>
                <w:webHidden/>
              </w:rPr>
              <w:tab/>
              <w:delText>31</w:delText>
            </w:r>
          </w:del>
        </w:p>
        <w:p w14:paraId="5D51C998" w14:textId="2B75C71F" w:rsidR="00100E00" w:rsidDel="00681659" w:rsidRDefault="00100E00">
          <w:pPr>
            <w:pStyle w:val="TOC3"/>
            <w:rPr>
              <w:del w:id="813" w:author="Gareth Pateman" w:date="2018-04-10T15:44:00Z"/>
              <w:rFonts w:asciiTheme="minorHAnsi" w:eastAsiaTheme="minorEastAsia" w:hAnsiTheme="minorHAnsi" w:cstheme="minorBidi"/>
              <w:szCs w:val="22"/>
              <w:lang w:bidi="ar-SA"/>
            </w:rPr>
          </w:pPr>
          <w:del w:id="814" w:author="Gareth Pateman" w:date="2018-04-10T15:44:00Z">
            <w:r w:rsidRPr="00D35508" w:rsidDel="00681659">
              <w:rPr>
                <w:rPrChange w:id="815" w:author="Gareth Pateman [2]" w:date="2017-08-08T15:49:00Z">
                  <w:rPr>
                    <w:rStyle w:val="Hyperlink"/>
                  </w:rPr>
                </w:rPrChange>
              </w:rPr>
              <w:delText>5.6.1</w:delText>
            </w:r>
            <w:r w:rsidDel="00681659">
              <w:rPr>
                <w:rFonts w:asciiTheme="minorHAnsi" w:eastAsiaTheme="minorEastAsia" w:hAnsiTheme="minorHAnsi" w:cstheme="minorBidi"/>
                <w:szCs w:val="22"/>
                <w:lang w:bidi="ar-SA"/>
              </w:rPr>
              <w:tab/>
            </w:r>
            <w:r w:rsidRPr="00D35508" w:rsidDel="00681659">
              <w:rPr>
                <w:rPrChange w:id="816" w:author="Gareth Pateman [2]" w:date="2017-08-08T15:49:00Z">
                  <w:rPr>
                    <w:rStyle w:val="Hyperlink"/>
                  </w:rPr>
                </w:rPrChange>
              </w:rPr>
              <w:delText>Link Object</w:delText>
            </w:r>
            <w:r w:rsidDel="00681659">
              <w:rPr>
                <w:webHidden/>
              </w:rPr>
              <w:tab/>
              <w:delText>31</w:delText>
            </w:r>
          </w:del>
        </w:p>
        <w:p w14:paraId="25AFA323" w14:textId="4F23463B" w:rsidR="00100E00" w:rsidDel="00681659" w:rsidRDefault="00100E00">
          <w:pPr>
            <w:pStyle w:val="TOC2"/>
            <w:rPr>
              <w:del w:id="817" w:author="Gareth Pateman" w:date="2018-04-10T15:44:00Z"/>
              <w:rFonts w:asciiTheme="minorHAnsi" w:eastAsiaTheme="minorEastAsia" w:hAnsiTheme="minorHAnsi" w:cstheme="minorBidi"/>
              <w:szCs w:val="22"/>
              <w:lang w:bidi="ar-SA"/>
            </w:rPr>
          </w:pPr>
          <w:del w:id="818" w:author="Gareth Pateman" w:date="2018-04-10T15:44:00Z">
            <w:r w:rsidRPr="00D35508" w:rsidDel="00681659">
              <w:rPr>
                <w:rPrChange w:id="819" w:author="Gareth Pateman [2]" w:date="2017-08-08T15:49:00Z">
                  <w:rPr>
                    <w:rStyle w:val="Hyperlink"/>
                  </w:rPr>
                </w:rPrChange>
              </w:rPr>
              <w:delText>5.7</w:delText>
            </w:r>
            <w:r w:rsidDel="00681659">
              <w:rPr>
                <w:rFonts w:asciiTheme="minorHAnsi" w:eastAsiaTheme="minorEastAsia" w:hAnsiTheme="minorHAnsi" w:cstheme="minorBidi"/>
                <w:szCs w:val="22"/>
                <w:lang w:bidi="ar-SA"/>
              </w:rPr>
              <w:tab/>
            </w:r>
            <w:r w:rsidRPr="00D35508" w:rsidDel="00681659">
              <w:rPr>
                <w:rPrChange w:id="820" w:author="Gareth Pateman [2]" w:date="2017-08-08T15:49:00Z">
                  <w:rPr>
                    <w:rStyle w:val="Hyperlink"/>
                  </w:rPr>
                </w:rPrChange>
              </w:rPr>
              <w:delText>Quotations API</w:delText>
            </w:r>
            <w:r w:rsidDel="00681659">
              <w:rPr>
                <w:webHidden/>
              </w:rPr>
              <w:tab/>
              <w:delText>32</w:delText>
            </w:r>
          </w:del>
        </w:p>
        <w:p w14:paraId="5E12442A" w14:textId="20130F2E" w:rsidR="00100E00" w:rsidDel="00681659" w:rsidRDefault="00100E00">
          <w:pPr>
            <w:pStyle w:val="TOC1"/>
            <w:rPr>
              <w:del w:id="821" w:author="Gareth Pateman" w:date="2018-04-10T15:44:00Z"/>
              <w:rFonts w:asciiTheme="minorHAnsi" w:eastAsiaTheme="minorEastAsia" w:hAnsiTheme="minorHAnsi" w:cstheme="minorBidi"/>
              <w:b w:val="0"/>
              <w:lang w:eastAsia="en-GB" w:bidi="ar-SA"/>
            </w:rPr>
          </w:pPr>
          <w:del w:id="822" w:author="Gareth Pateman" w:date="2018-04-10T15:44:00Z">
            <w:r w:rsidRPr="00D35508" w:rsidDel="00681659">
              <w:rPr>
                <w:rPrChange w:id="823" w:author="Gareth Pateman [2]" w:date="2017-08-08T15:49:00Z">
                  <w:rPr>
                    <w:rStyle w:val="Hyperlink"/>
                    <w:b w:val="0"/>
                  </w:rPr>
                </w:rPrChange>
              </w:rPr>
              <w:delText>6</w:delText>
            </w:r>
            <w:r w:rsidDel="00681659">
              <w:rPr>
                <w:rFonts w:asciiTheme="minorHAnsi" w:eastAsiaTheme="minorEastAsia" w:hAnsiTheme="minorHAnsi" w:cstheme="minorBidi"/>
                <w:b w:val="0"/>
                <w:lang w:eastAsia="en-GB" w:bidi="ar-SA"/>
              </w:rPr>
              <w:tab/>
            </w:r>
            <w:r w:rsidRPr="00D35508" w:rsidDel="00681659">
              <w:rPr>
                <w:rPrChange w:id="824" w:author="Gareth Pateman [2]" w:date="2017-08-08T15:49:00Z">
                  <w:rPr>
                    <w:rStyle w:val="Hyperlink"/>
                    <w:b w:val="0"/>
                  </w:rPr>
                </w:rPrChange>
              </w:rPr>
              <w:delText>Supporting Objects</w:delText>
            </w:r>
            <w:r w:rsidDel="00681659">
              <w:rPr>
                <w:webHidden/>
              </w:rPr>
              <w:tab/>
              <w:delText>34</w:delText>
            </w:r>
          </w:del>
        </w:p>
        <w:p w14:paraId="7DCDDFE9" w14:textId="6833C2D4" w:rsidR="00100E00" w:rsidDel="00681659" w:rsidRDefault="00100E00">
          <w:pPr>
            <w:pStyle w:val="TOC2"/>
            <w:rPr>
              <w:del w:id="825" w:author="Gareth Pateman" w:date="2018-04-10T15:44:00Z"/>
              <w:rFonts w:asciiTheme="minorHAnsi" w:eastAsiaTheme="minorEastAsia" w:hAnsiTheme="minorHAnsi" w:cstheme="minorBidi"/>
              <w:szCs w:val="22"/>
              <w:lang w:bidi="ar-SA"/>
            </w:rPr>
          </w:pPr>
          <w:del w:id="826" w:author="Gareth Pateman" w:date="2018-04-10T15:44:00Z">
            <w:r w:rsidRPr="00D35508" w:rsidDel="00681659">
              <w:rPr>
                <w:rPrChange w:id="827" w:author="Gareth Pateman [2]" w:date="2017-08-08T15:49:00Z">
                  <w:rPr>
                    <w:rStyle w:val="Hyperlink"/>
                  </w:rPr>
                </w:rPrChange>
              </w:rPr>
              <w:delText>6.1</w:delText>
            </w:r>
            <w:r w:rsidDel="00681659">
              <w:rPr>
                <w:rFonts w:asciiTheme="minorHAnsi" w:eastAsiaTheme="minorEastAsia" w:hAnsiTheme="minorHAnsi" w:cstheme="minorBidi"/>
                <w:szCs w:val="22"/>
                <w:lang w:bidi="ar-SA"/>
              </w:rPr>
              <w:tab/>
            </w:r>
            <w:r w:rsidRPr="00D35508" w:rsidDel="00681659">
              <w:rPr>
                <w:rPrChange w:id="828" w:author="Gareth Pateman [2]" w:date="2017-08-08T15:49:00Z">
                  <w:rPr>
                    <w:rStyle w:val="Hyperlink"/>
                  </w:rPr>
                </w:rPrChange>
              </w:rPr>
              <w:delText>International Transfer Information Object</w:delText>
            </w:r>
            <w:r w:rsidDel="00681659">
              <w:rPr>
                <w:webHidden/>
              </w:rPr>
              <w:tab/>
              <w:delText>34</w:delText>
            </w:r>
          </w:del>
        </w:p>
        <w:p w14:paraId="5E13F9FC" w14:textId="0FB269B0" w:rsidR="00100E00" w:rsidDel="00681659" w:rsidRDefault="00100E00">
          <w:pPr>
            <w:pStyle w:val="TOC2"/>
            <w:rPr>
              <w:del w:id="829" w:author="Gareth Pateman" w:date="2018-04-10T15:44:00Z"/>
              <w:rFonts w:asciiTheme="minorHAnsi" w:eastAsiaTheme="minorEastAsia" w:hAnsiTheme="minorHAnsi" w:cstheme="minorBidi"/>
              <w:szCs w:val="22"/>
              <w:lang w:bidi="ar-SA"/>
            </w:rPr>
          </w:pPr>
          <w:del w:id="830" w:author="Gareth Pateman" w:date="2018-04-10T15:44:00Z">
            <w:r w:rsidRPr="00D35508" w:rsidDel="00681659">
              <w:rPr>
                <w:rPrChange w:id="831" w:author="Gareth Pateman [2]" w:date="2017-08-08T15:49:00Z">
                  <w:rPr>
                    <w:rStyle w:val="Hyperlink"/>
                  </w:rPr>
                </w:rPrChange>
              </w:rPr>
              <w:delText>6.2</w:delText>
            </w:r>
            <w:r w:rsidDel="00681659">
              <w:rPr>
                <w:rFonts w:asciiTheme="minorHAnsi" w:eastAsiaTheme="minorEastAsia" w:hAnsiTheme="minorHAnsi" w:cstheme="minorBidi"/>
                <w:szCs w:val="22"/>
                <w:lang w:bidi="ar-SA"/>
              </w:rPr>
              <w:tab/>
            </w:r>
            <w:r w:rsidRPr="00D35508" w:rsidDel="00681659">
              <w:rPr>
                <w:rPrChange w:id="832" w:author="Gareth Pateman [2]" w:date="2017-08-08T15:49:00Z">
                  <w:rPr>
                    <w:rStyle w:val="Hyperlink"/>
                  </w:rPr>
                </w:rPrChange>
              </w:rPr>
              <w:delText>KYC Information Object</w:delText>
            </w:r>
            <w:r w:rsidDel="00681659">
              <w:rPr>
                <w:webHidden/>
              </w:rPr>
              <w:tab/>
              <w:delText>35</w:delText>
            </w:r>
          </w:del>
        </w:p>
        <w:p w14:paraId="3F6A1AA1" w14:textId="71D70030" w:rsidR="00100E00" w:rsidDel="00681659" w:rsidRDefault="00100E00">
          <w:pPr>
            <w:pStyle w:val="TOC2"/>
            <w:rPr>
              <w:del w:id="833" w:author="Gareth Pateman" w:date="2018-04-10T15:44:00Z"/>
              <w:rFonts w:asciiTheme="minorHAnsi" w:eastAsiaTheme="minorEastAsia" w:hAnsiTheme="minorHAnsi" w:cstheme="minorBidi"/>
              <w:szCs w:val="22"/>
              <w:lang w:bidi="ar-SA"/>
            </w:rPr>
          </w:pPr>
          <w:del w:id="834" w:author="Gareth Pateman" w:date="2018-04-10T15:44:00Z">
            <w:r w:rsidRPr="00D35508" w:rsidDel="00681659">
              <w:rPr>
                <w:rPrChange w:id="835" w:author="Gareth Pateman [2]" w:date="2017-08-08T15:49:00Z">
                  <w:rPr>
                    <w:rStyle w:val="Hyperlink"/>
                  </w:rPr>
                </w:rPrChange>
              </w:rPr>
              <w:delText>6.3</w:delText>
            </w:r>
            <w:r w:rsidDel="00681659">
              <w:rPr>
                <w:rFonts w:asciiTheme="minorHAnsi" w:eastAsiaTheme="minorEastAsia" w:hAnsiTheme="minorHAnsi" w:cstheme="minorBidi"/>
                <w:szCs w:val="22"/>
                <w:lang w:bidi="ar-SA"/>
              </w:rPr>
              <w:tab/>
            </w:r>
            <w:r w:rsidRPr="00D35508" w:rsidDel="00681659">
              <w:rPr>
                <w:rPrChange w:id="836" w:author="Gareth Pateman [2]" w:date="2017-08-08T15:49:00Z">
                  <w:rPr>
                    <w:rStyle w:val="Hyperlink"/>
                  </w:rPr>
                </w:rPrChange>
              </w:rPr>
              <w:delText>Name Object</w:delText>
            </w:r>
            <w:r w:rsidDel="00681659">
              <w:rPr>
                <w:webHidden/>
              </w:rPr>
              <w:tab/>
              <w:delText>36</w:delText>
            </w:r>
          </w:del>
        </w:p>
        <w:p w14:paraId="648C6369" w14:textId="73BF582F" w:rsidR="00100E00" w:rsidDel="00681659" w:rsidRDefault="00100E00">
          <w:pPr>
            <w:pStyle w:val="TOC2"/>
            <w:rPr>
              <w:del w:id="837" w:author="Gareth Pateman" w:date="2018-04-10T15:44:00Z"/>
              <w:rFonts w:asciiTheme="minorHAnsi" w:eastAsiaTheme="minorEastAsia" w:hAnsiTheme="minorHAnsi" w:cstheme="minorBidi"/>
              <w:szCs w:val="22"/>
              <w:lang w:bidi="ar-SA"/>
            </w:rPr>
          </w:pPr>
          <w:del w:id="838" w:author="Gareth Pateman" w:date="2018-04-10T15:44:00Z">
            <w:r w:rsidRPr="00D35508" w:rsidDel="00681659">
              <w:rPr>
                <w:rPrChange w:id="839" w:author="Gareth Pateman [2]" w:date="2017-08-08T15:49:00Z">
                  <w:rPr>
                    <w:rStyle w:val="Hyperlink"/>
                  </w:rPr>
                </w:rPrChange>
              </w:rPr>
              <w:delText>6.4</w:delText>
            </w:r>
            <w:r w:rsidDel="00681659">
              <w:rPr>
                <w:rFonts w:asciiTheme="minorHAnsi" w:eastAsiaTheme="minorEastAsia" w:hAnsiTheme="minorHAnsi" w:cstheme="minorBidi"/>
                <w:szCs w:val="22"/>
                <w:lang w:bidi="ar-SA"/>
              </w:rPr>
              <w:tab/>
            </w:r>
            <w:r w:rsidRPr="00D35508" w:rsidDel="00681659">
              <w:rPr>
                <w:rPrChange w:id="840" w:author="Gareth Pateman [2]" w:date="2017-08-08T15:49:00Z">
                  <w:rPr>
                    <w:rStyle w:val="Hyperlink"/>
                  </w:rPr>
                </w:rPrChange>
              </w:rPr>
              <w:delText>ID Document Object</w:delText>
            </w:r>
            <w:r w:rsidDel="00681659">
              <w:rPr>
                <w:webHidden/>
              </w:rPr>
              <w:tab/>
              <w:delText>36</w:delText>
            </w:r>
          </w:del>
        </w:p>
        <w:p w14:paraId="78CE9393" w14:textId="3CB12666" w:rsidR="00100E00" w:rsidDel="00681659" w:rsidRDefault="00100E00">
          <w:pPr>
            <w:pStyle w:val="TOC2"/>
            <w:rPr>
              <w:del w:id="841" w:author="Gareth Pateman" w:date="2018-04-10T15:44:00Z"/>
              <w:rFonts w:asciiTheme="minorHAnsi" w:eastAsiaTheme="minorEastAsia" w:hAnsiTheme="minorHAnsi" w:cstheme="minorBidi"/>
              <w:szCs w:val="22"/>
              <w:lang w:bidi="ar-SA"/>
            </w:rPr>
          </w:pPr>
          <w:del w:id="842" w:author="Gareth Pateman" w:date="2018-04-10T15:44:00Z">
            <w:r w:rsidRPr="00D35508" w:rsidDel="00681659">
              <w:rPr>
                <w:rPrChange w:id="843" w:author="Gareth Pateman [2]" w:date="2017-08-08T15:49:00Z">
                  <w:rPr>
                    <w:rStyle w:val="Hyperlink"/>
                  </w:rPr>
                </w:rPrChange>
              </w:rPr>
              <w:delText>6.5</w:delText>
            </w:r>
            <w:r w:rsidDel="00681659">
              <w:rPr>
                <w:rFonts w:asciiTheme="minorHAnsi" w:eastAsiaTheme="minorEastAsia" w:hAnsiTheme="minorHAnsi" w:cstheme="minorBidi"/>
                <w:szCs w:val="22"/>
                <w:lang w:bidi="ar-SA"/>
              </w:rPr>
              <w:tab/>
            </w:r>
            <w:r w:rsidRPr="00D35508" w:rsidDel="00681659">
              <w:rPr>
                <w:rPrChange w:id="844" w:author="Gareth Pateman [2]" w:date="2017-08-08T15:49:00Z">
                  <w:rPr>
                    <w:rStyle w:val="Hyperlink"/>
                  </w:rPr>
                </w:rPrChange>
              </w:rPr>
              <w:delText>Address Object</w:delText>
            </w:r>
            <w:r w:rsidDel="00681659">
              <w:rPr>
                <w:webHidden/>
              </w:rPr>
              <w:tab/>
              <w:delText>37</w:delText>
            </w:r>
          </w:del>
        </w:p>
        <w:p w14:paraId="280065D7" w14:textId="37848A3B" w:rsidR="00100E00" w:rsidDel="00681659" w:rsidRDefault="00100E00">
          <w:pPr>
            <w:pStyle w:val="TOC2"/>
            <w:rPr>
              <w:del w:id="845" w:author="Gareth Pateman" w:date="2018-04-10T15:44:00Z"/>
              <w:rFonts w:asciiTheme="minorHAnsi" w:eastAsiaTheme="minorEastAsia" w:hAnsiTheme="minorHAnsi" w:cstheme="minorBidi"/>
              <w:szCs w:val="22"/>
              <w:lang w:bidi="ar-SA"/>
            </w:rPr>
          </w:pPr>
          <w:del w:id="846" w:author="Gareth Pateman" w:date="2018-04-10T15:44:00Z">
            <w:r w:rsidRPr="00D35508" w:rsidDel="00681659">
              <w:rPr>
                <w:rPrChange w:id="847" w:author="Gareth Pateman [2]" w:date="2017-08-08T15:49:00Z">
                  <w:rPr>
                    <w:rStyle w:val="Hyperlink"/>
                  </w:rPr>
                </w:rPrChange>
              </w:rPr>
              <w:delText>6.6</w:delText>
            </w:r>
            <w:r w:rsidDel="00681659">
              <w:rPr>
                <w:rFonts w:asciiTheme="minorHAnsi" w:eastAsiaTheme="minorEastAsia" w:hAnsiTheme="minorHAnsi" w:cstheme="minorBidi"/>
                <w:szCs w:val="22"/>
                <w:lang w:bidi="ar-SA"/>
              </w:rPr>
              <w:tab/>
            </w:r>
            <w:r w:rsidRPr="00D35508" w:rsidDel="00681659">
              <w:rPr>
                <w:rPrChange w:id="848" w:author="Gareth Pateman [2]" w:date="2017-08-08T15:49:00Z">
                  <w:rPr>
                    <w:rStyle w:val="Hyperlink"/>
                  </w:rPr>
                </w:rPrChange>
              </w:rPr>
              <w:delText>Account Identifiers Object</w:delText>
            </w:r>
            <w:r w:rsidDel="00681659">
              <w:rPr>
                <w:webHidden/>
              </w:rPr>
              <w:tab/>
              <w:delText>37</w:delText>
            </w:r>
          </w:del>
        </w:p>
        <w:p w14:paraId="324FB143" w14:textId="5A29EEB0" w:rsidR="00100E00" w:rsidDel="00681659" w:rsidRDefault="00100E00">
          <w:pPr>
            <w:pStyle w:val="TOC2"/>
            <w:rPr>
              <w:del w:id="849" w:author="Gareth Pateman" w:date="2018-04-10T15:44:00Z"/>
              <w:rFonts w:asciiTheme="minorHAnsi" w:eastAsiaTheme="minorEastAsia" w:hAnsiTheme="minorHAnsi" w:cstheme="minorBidi"/>
              <w:szCs w:val="22"/>
              <w:lang w:bidi="ar-SA"/>
            </w:rPr>
          </w:pPr>
          <w:del w:id="850" w:author="Gareth Pateman" w:date="2018-04-10T15:44:00Z">
            <w:r w:rsidRPr="00D35508" w:rsidDel="00681659">
              <w:rPr>
                <w:rPrChange w:id="851" w:author="Gareth Pateman [2]" w:date="2017-08-08T15:49:00Z">
                  <w:rPr>
                    <w:rStyle w:val="Hyperlink"/>
                  </w:rPr>
                </w:rPrChange>
              </w:rPr>
              <w:delText>6.7</w:delText>
            </w:r>
            <w:r w:rsidDel="00681659">
              <w:rPr>
                <w:rFonts w:asciiTheme="minorHAnsi" w:eastAsiaTheme="minorEastAsia" w:hAnsiTheme="minorHAnsi" w:cstheme="minorBidi"/>
                <w:szCs w:val="22"/>
                <w:lang w:bidi="ar-SA"/>
              </w:rPr>
              <w:tab/>
            </w:r>
            <w:r w:rsidRPr="00D35508" w:rsidDel="00681659">
              <w:rPr>
                <w:rPrChange w:id="852" w:author="Gareth Pateman [2]" w:date="2017-08-08T15:49:00Z">
                  <w:rPr>
                    <w:rStyle w:val="Hyperlink"/>
                  </w:rPr>
                </w:rPrChange>
              </w:rPr>
              <w:delText>Quotes Object</w:delText>
            </w:r>
            <w:r w:rsidDel="00681659">
              <w:rPr>
                <w:webHidden/>
              </w:rPr>
              <w:tab/>
              <w:delText>38</w:delText>
            </w:r>
          </w:del>
        </w:p>
        <w:p w14:paraId="36502E1C" w14:textId="195DE0EB" w:rsidR="00100E00" w:rsidDel="00681659" w:rsidRDefault="00100E00">
          <w:pPr>
            <w:pStyle w:val="TOC2"/>
            <w:rPr>
              <w:del w:id="853" w:author="Gareth Pateman" w:date="2018-04-10T15:44:00Z"/>
              <w:rFonts w:asciiTheme="minorHAnsi" w:eastAsiaTheme="minorEastAsia" w:hAnsiTheme="minorHAnsi" w:cstheme="minorBidi"/>
              <w:szCs w:val="22"/>
              <w:lang w:bidi="ar-SA"/>
            </w:rPr>
          </w:pPr>
          <w:del w:id="854" w:author="Gareth Pateman" w:date="2018-04-10T15:44:00Z">
            <w:r w:rsidRPr="00D35508" w:rsidDel="00681659">
              <w:rPr>
                <w:rPrChange w:id="855" w:author="Gareth Pateman [2]" w:date="2017-08-08T15:49:00Z">
                  <w:rPr>
                    <w:rStyle w:val="Hyperlink"/>
                  </w:rPr>
                </w:rPrChange>
              </w:rPr>
              <w:delText>6.8</w:delText>
            </w:r>
            <w:r w:rsidDel="00681659">
              <w:rPr>
                <w:rFonts w:asciiTheme="minorHAnsi" w:eastAsiaTheme="minorEastAsia" w:hAnsiTheme="minorHAnsi" w:cstheme="minorBidi"/>
                <w:szCs w:val="22"/>
                <w:lang w:bidi="ar-SA"/>
              </w:rPr>
              <w:tab/>
            </w:r>
            <w:r w:rsidRPr="00D35508" w:rsidDel="00681659">
              <w:rPr>
                <w:rPrChange w:id="856" w:author="Gareth Pateman [2]" w:date="2017-08-08T15:49:00Z">
                  <w:rPr>
                    <w:rStyle w:val="Hyperlink"/>
                  </w:rPr>
                </w:rPrChange>
              </w:rPr>
              <w:delText>Metadata Object</w:delText>
            </w:r>
            <w:r w:rsidDel="00681659">
              <w:rPr>
                <w:webHidden/>
              </w:rPr>
              <w:tab/>
              <w:delText>39</w:delText>
            </w:r>
          </w:del>
        </w:p>
        <w:p w14:paraId="3D05A8B0" w14:textId="7922E0B2" w:rsidR="00100E00" w:rsidDel="00681659" w:rsidRDefault="00100E00">
          <w:pPr>
            <w:pStyle w:val="TOC2"/>
            <w:rPr>
              <w:del w:id="857" w:author="Gareth Pateman" w:date="2018-04-10T15:44:00Z"/>
              <w:rFonts w:asciiTheme="minorHAnsi" w:eastAsiaTheme="minorEastAsia" w:hAnsiTheme="minorHAnsi" w:cstheme="minorBidi"/>
              <w:szCs w:val="22"/>
              <w:lang w:bidi="ar-SA"/>
            </w:rPr>
          </w:pPr>
          <w:del w:id="858" w:author="Gareth Pateman" w:date="2018-04-10T15:44:00Z">
            <w:r w:rsidRPr="00D35508" w:rsidDel="00681659">
              <w:rPr>
                <w:rPrChange w:id="859" w:author="Gareth Pateman [2]" w:date="2017-08-08T15:49:00Z">
                  <w:rPr>
                    <w:rStyle w:val="Hyperlink"/>
                  </w:rPr>
                </w:rPrChange>
              </w:rPr>
              <w:delText>6.9</w:delText>
            </w:r>
            <w:r w:rsidDel="00681659">
              <w:rPr>
                <w:rFonts w:asciiTheme="minorHAnsi" w:eastAsiaTheme="minorEastAsia" w:hAnsiTheme="minorHAnsi" w:cstheme="minorBidi"/>
                <w:szCs w:val="22"/>
                <w:lang w:bidi="ar-SA"/>
              </w:rPr>
              <w:tab/>
            </w:r>
            <w:r w:rsidRPr="00D35508" w:rsidDel="00681659">
              <w:rPr>
                <w:rPrChange w:id="860" w:author="Gareth Pateman [2]" w:date="2017-08-08T15:49:00Z">
                  <w:rPr>
                    <w:rStyle w:val="Hyperlink"/>
                  </w:rPr>
                </w:rPrChange>
              </w:rPr>
              <w:delText>Supplementary Bill References Object</w:delText>
            </w:r>
            <w:r w:rsidDel="00681659">
              <w:rPr>
                <w:webHidden/>
              </w:rPr>
              <w:tab/>
              <w:delText>39</w:delText>
            </w:r>
          </w:del>
        </w:p>
        <w:p w14:paraId="1D252A7A" w14:textId="0E1869FF" w:rsidR="00100E00" w:rsidDel="00681659" w:rsidRDefault="00100E00">
          <w:pPr>
            <w:pStyle w:val="TOC1"/>
            <w:rPr>
              <w:del w:id="861" w:author="Gareth Pateman" w:date="2018-04-10T15:44:00Z"/>
              <w:rFonts w:asciiTheme="minorHAnsi" w:eastAsiaTheme="minorEastAsia" w:hAnsiTheme="minorHAnsi" w:cstheme="minorBidi"/>
              <w:b w:val="0"/>
              <w:lang w:eastAsia="en-GB" w:bidi="ar-SA"/>
            </w:rPr>
          </w:pPr>
          <w:del w:id="862" w:author="Gareth Pateman" w:date="2018-04-10T15:44:00Z">
            <w:r w:rsidRPr="00D35508" w:rsidDel="00681659">
              <w:rPr>
                <w:rPrChange w:id="863" w:author="Gareth Pateman [2]" w:date="2017-08-08T15:49:00Z">
                  <w:rPr>
                    <w:rStyle w:val="Hyperlink"/>
                    <w:b w:val="0"/>
                  </w:rPr>
                </w:rPrChange>
              </w:rPr>
              <w:delText>7</w:delText>
            </w:r>
            <w:r w:rsidDel="00681659">
              <w:rPr>
                <w:rFonts w:asciiTheme="minorHAnsi" w:eastAsiaTheme="minorEastAsia" w:hAnsiTheme="minorHAnsi" w:cstheme="minorBidi"/>
                <w:b w:val="0"/>
                <w:lang w:eastAsia="en-GB" w:bidi="ar-SA"/>
              </w:rPr>
              <w:tab/>
            </w:r>
            <w:r w:rsidRPr="00D35508" w:rsidDel="00681659">
              <w:rPr>
                <w:rPrChange w:id="864" w:author="Gareth Pateman [2]" w:date="2017-08-08T15:49:00Z">
                  <w:rPr>
                    <w:rStyle w:val="Hyperlink"/>
                    <w:b w:val="0"/>
                  </w:rPr>
                </w:rPrChange>
              </w:rPr>
              <w:delText>Enumerations</w:delText>
            </w:r>
            <w:r w:rsidDel="00681659">
              <w:rPr>
                <w:webHidden/>
              </w:rPr>
              <w:tab/>
              <w:delText>39</w:delText>
            </w:r>
          </w:del>
        </w:p>
        <w:p w14:paraId="35DB4930" w14:textId="151E2CC0" w:rsidR="00100E00" w:rsidDel="00681659" w:rsidRDefault="00100E00">
          <w:pPr>
            <w:pStyle w:val="TOC2"/>
            <w:rPr>
              <w:del w:id="865" w:author="Gareth Pateman" w:date="2018-04-10T15:44:00Z"/>
              <w:rFonts w:asciiTheme="minorHAnsi" w:eastAsiaTheme="minorEastAsia" w:hAnsiTheme="minorHAnsi" w:cstheme="minorBidi"/>
              <w:szCs w:val="22"/>
              <w:lang w:bidi="ar-SA"/>
            </w:rPr>
          </w:pPr>
          <w:del w:id="866" w:author="Gareth Pateman" w:date="2018-04-10T15:44:00Z">
            <w:r w:rsidRPr="00D35508" w:rsidDel="00681659">
              <w:rPr>
                <w:rPrChange w:id="867" w:author="Gareth Pateman [2]" w:date="2017-08-08T15:49:00Z">
                  <w:rPr>
                    <w:rStyle w:val="Hyperlink"/>
                  </w:rPr>
                </w:rPrChange>
              </w:rPr>
              <w:delText>7.1</w:delText>
            </w:r>
            <w:r w:rsidDel="00681659">
              <w:rPr>
                <w:rFonts w:asciiTheme="minorHAnsi" w:eastAsiaTheme="minorEastAsia" w:hAnsiTheme="minorHAnsi" w:cstheme="minorBidi"/>
                <w:szCs w:val="22"/>
                <w:lang w:bidi="ar-SA"/>
              </w:rPr>
              <w:tab/>
            </w:r>
            <w:r w:rsidRPr="00D35508" w:rsidDel="00681659">
              <w:rPr>
                <w:rPrChange w:id="868" w:author="Gareth Pateman [2]" w:date="2017-08-08T15:49:00Z">
                  <w:rPr>
                    <w:rStyle w:val="Hyperlink"/>
                  </w:rPr>
                </w:rPrChange>
              </w:rPr>
              <w:delText>ISO Currency Codes</w:delText>
            </w:r>
            <w:r w:rsidDel="00681659">
              <w:rPr>
                <w:webHidden/>
              </w:rPr>
              <w:tab/>
              <w:delText>39</w:delText>
            </w:r>
          </w:del>
        </w:p>
        <w:p w14:paraId="38937920" w14:textId="0254BB31" w:rsidR="00100E00" w:rsidDel="00681659" w:rsidRDefault="00100E00">
          <w:pPr>
            <w:pStyle w:val="TOC2"/>
            <w:rPr>
              <w:del w:id="869" w:author="Gareth Pateman" w:date="2018-04-10T15:44:00Z"/>
              <w:rFonts w:asciiTheme="minorHAnsi" w:eastAsiaTheme="minorEastAsia" w:hAnsiTheme="minorHAnsi" w:cstheme="minorBidi"/>
              <w:szCs w:val="22"/>
              <w:lang w:bidi="ar-SA"/>
            </w:rPr>
          </w:pPr>
          <w:del w:id="870" w:author="Gareth Pateman" w:date="2018-04-10T15:44:00Z">
            <w:r w:rsidRPr="00D35508" w:rsidDel="00681659">
              <w:rPr>
                <w:rPrChange w:id="871" w:author="Gareth Pateman [2]" w:date="2017-08-08T15:49:00Z">
                  <w:rPr>
                    <w:rStyle w:val="Hyperlink"/>
                  </w:rPr>
                </w:rPrChange>
              </w:rPr>
              <w:delText>7.2</w:delText>
            </w:r>
            <w:r w:rsidDel="00681659">
              <w:rPr>
                <w:rFonts w:asciiTheme="minorHAnsi" w:eastAsiaTheme="minorEastAsia" w:hAnsiTheme="minorHAnsi" w:cstheme="minorBidi"/>
                <w:szCs w:val="22"/>
                <w:lang w:bidi="ar-SA"/>
              </w:rPr>
              <w:tab/>
            </w:r>
            <w:r w:rsidRPr="00D35508" w:rsidDel="00681659">
              <w:rPr>
                <w:rPrChange w:id="872" w:author="Gareth Pateman [2]" w:date="2017-08-08T15:49:00Z">
                  <w:rPr>
                    <w:rStyle w:val="Hyperlink"/>
                  </w:rPr>
                </w:rPrChange>
              </w:rPr>
              <w:delText>Transaction Types</w:delText>
            </w:r>
            <w:r w:rsidDel="00681659">
              <w:rPr>
                <w:webHidden/>
              </w:rPr>
              <w:tab/>
              <w:delText>39</w:delText>
            </w:r>
          </w:del>
        </w:p>
        <w:p w14:paraId="0C9A8D6E" w14:textId="085CC8A3" w:rsidR="00100E00" w:rsidDel="00681659" w:rsidRDefault="00100E00">
          <w:pPr>
            <w:pStyle w:val="TOC2"/>
            <w:rPr>
              <w:del w:id="873" w:author="Gareth Pateman" w:date="2018-04-10T15:44:00Z"/>
              <w:rFonts w:asciiTheme="minorHAnsi" w:eastAsiaTheme="minorEastAsia" w:hAnsiTheme="minorHAnsi" w:cstheme="minorBidi"/>
              <w:szCs w:val="22"/>
              <w:lang w:bidi="ar-SA"/>
            </w:rPr>
          </w:pPr>
          <w:del w:id="874" w:author="Gareth Pateman" w:date="2018-04-10T15:44:00Z">
            <w:r w:rsidRPr="00D35508" w:rsidDel="00681659">
              <w:rPr>
                <w:rPrChange w:id="875" w:author="Gareth Pateman [2]" w:date="2017-08-08T15:49:00Z">
                  <w:rPr>
                    <w:rStyle w:val="Hyperlink"/>
                  </w:rPr>
                </w:rPrChange>
              </w:rPr>
              <w:delText>7.3</w:delText>
            </w:r>
            <w:r w:rsidDel="00681659">
              <w:rPr>
                <w:rFonts w:asciiTheme="minorHAnsi" w:eastAsiaTheme="minorEastAsia" w:hAnsiTheme="minorHAnsi" w:cstheme="minorBidi"/>
                <w:szCs w:val="22"/>
                <w:lang w:bidi="ar-SA"/>
              </w:rPr>
              <w:tab/>
            </w:r>
            <w:r w:rsidRPr="00D35508" w:rsidDel="00681659">
              <w:rPr>
                <w:rPrChange w:id="876" w:author="Gareth Pateman [2]" w:date="2017-08-08T15:49:00Z">
                  <w:rPr>
                    <w:rStyle w:val="Hyperlink"/>
                  </w:rPr>
                </w:rPrChange>
              </w:rPr>
              <w:delText>ID Types</w:delText>
            </w:r>
            <w:r w:rsidDel="00681659">
              <w:rPr>
                <w:webHidden/>
              </w:rPr>
              <w:tab/>
              <w:delText>40</w:delText>
            </w:r>
          </w:del>
        </w:p>
        <w:p w14:paraId="20306F68" w14:textId="54AD060A" w:rsidR="00100E00" w:rsidDel="00681659" w:rsidRDefault="00100E00">
          <w:pPr>
            <w:pStyle w:val="TOC2"/>
            <w:rPr>
              <w:del w:id="877" w:author="Gareth Pateman" w:date="2018-04-10T15:44:00Z"/>
              <w:rFonts w:asciiTheme="minorHAnsi" w:eastAsiaTheme="minorEastAsia" w:hAnsiTheme="minorHAnsi" w:cstheme="minorBidi"/>
              <w:szCs w:val="22"/>
              <w:lang w:bidi="ar-SA"/>
            </w:rPr>
          </w:pPr>
          <w:del w:id="878" w:author="Gareth Pateman" w:date="2018-04-10T15:44:00Z">
            <w:r w:rsidRPr="00D35508" w:rsidDel="00681659">
              <w:rPr>
                <w:rPrChange w:id="879" w:author="Gareth Pateman [2]" w:date="2017-08-08T15:49:00Z">
                  <w:rPr>
                    <w:rStyle w:val="Hyperlink"/>
                  </w:rPr>
                </w:rPrChange>
              </w:rPr>
              <w:delText>7.4</w:delText>
            </w:r>
            <w:r w:rsidDel="00681659">
              <w:rPr>
                <w:rFonts w:asciiTheme="minorHAnsi" w:eastAsiaTheme="minorEastAsia" w:hAnsiTheme="minorHAnsi" w:cstheme="minorBidi"/>
                <w:szCs w:val="22"/>
                <w:lang w:bidi="ar-SA"/>
              </w:rPr>
              <w:tab/>
            </w:r>
            <w:r w:rsidRPr="00D35508" w:rsidDel="00681659">
              <w:rPr>
                <w:rPrChange w:id="880" w:author="Gareth Pateman [2]" w:date="2017-08-08T15:49:00Z">
                  <w:rPr>
                    <w:rStyle w:val="Hyperlink"/>
                  </w:rPr>
                </w:rPrChange>
              </w:rPr>
              <w:delText>Account Identifiers</w:delText>
            </w:r>
            <w:r w:rsidDel="00681659">
              <w:rPr>
                <w:webHidden/>
              </w:rPr>
              <w:tab/>
              <w:delText>41</w:delText>
            </w:r>
          </w:del>
        </w:p>
        <w:p w14:paraId="7D2EB654" w14:textId="61B83F5B" w:rsidR="00100E00" w:rsidDel="00681659" w:rsidRDefault="00100E00">
          <w:pPr>
            <w:pStyle w:val="TOC2"/>
            <w:rPr>
              <w:del w:id="881" w:author="Gareth Pateman" w:date="2018-04-10T15:44:00Z"/>
              <w:rFonts w:asciiTheme="minorHAnsi" w:eastAsiaTheme="minorEastAsia" w:hAnsiTheme="minorHAnsi" w:cstheme="minorBidi"/>
              <w:szCs w:val="22"/>
              <w:lang w:bidi="ar-SA"/>
            </w:rPr>
          </w:pPr>
          <w:del w:id="882" w:author="Gareth Pateman" w:date="2018-04-10T15:44:00Z">
            <w:r w:rsidRPr="00D35508" w:rsidDel="00681659">
              <w:rPr>
                <w:rPrChange w:id="883" w:author="Gareth Pateman [2]" w:date="2017-08-08T15:49:00Z">
                  <w:rPr>
                    <w:rStyle w:val="Hyperlink"/>
                  </w:rPr>
                </w:rPrChange>
              </w:rPr>
              <w:delText>7.5</w:delText>
            </w:r>
            <w:r w:rsidDel="00681659">
              <w:rPr>
                <w:rFonts w:asciiTheme="minorHAnsi" w:eastAsiaTheme="minorEastAsia" w:hAnsiTheme="minorHAnsi" w:cstheme="minorBidi"/>
                <w:szCs w:val="22"/>
                <w:lang w:bidi="ar-SA"/>
              </w:rPr>
              <w:tab/>
            </w:r>
            <w:r w:rsidRPr="00D35508" w:rsidDel="00681659">
              <w:rPr>
                <w:rPrChange w:id="884" w:author="Gareth Pateman [2]" w:date="2017-08-08T15:49:00Z">
                  <w:rPr>
                    <w:rStyle w:val="Hyperlink"/>
                  </w:rPr>
                </w:rPrChange>
              </w:rPr>
              <w:delText>ISO Country Codes</w:delText>
            </w:r>
            <w:r w:rsidDel="00681659">
              <w:rPr>
                <w:webHidden/>
              </w:rPr>
              <w:tab/>
              <w:delText>42</w:delText>
            </w:r>
          </w:del>
        </w:p>
        <w:p w14:paraId="0415B4A6" w14:textId="48AFCF4C" w:rsidR="00100E00" w:rsidDel="00681659" w:rsidRDefault="00100E00">
          <w:pPr>
            <w:pStyle w:val="TOC2"/>
            <w:rPr>
              <w:del w:id="885" w:author="Gareth Pateman" w:date="2018-04-10T15:44:00Z"/>
              <w:rFonts w:asciiTheme="minorHAnsi" w:eastAsiaTheme="minorEastAsia" w:hAnsiTheme="minorHAnsi" w:cstheme="minorBidi"/>
              <w:szCs w:val="22"/>
              <w:lang w:bidi="ar-SA"/>
            </w:rPr>
          </w:pPr>
          <w:del w:id="886" w:author="Gareth Pateman" w:date="2018-04-10T15:44:00Z">
            <w:r w:rsidRPr="00D35508" w:rsidDel="00681659">
              <w:rPr>
                <w:rPrChange w:id="887" w:author="Gareth Pateman [2]" w:date="2017-08-08T15:49:00Z">
                  <w:rPr>
                    <w:rStyle w:val="Hyperlink"/>
                  </w:rPr>
                </w:rPrChange>
              </w:rPr>
              <w:delText>7.6</w:delText>
            </w:r>
            <w:r w:rsidDel="00681659">
              <w:rPr>
                <w:rFonts w:asciiTheme="minorHAnsi" w:eastAsiaTheme="minorEastAsia" w:hAnsiTheme="minorHAnsi" w:cstheme="minorBidi"/>
                <w:szCs w:val="22"/>
                <w:lang w:bidi="ar-SA"/>
              </w:rPr>
              <w:tab/>
            </w:r>
            <w:r w:rsidRPr="00D35508" w:rsidDel="00681659">
              <w:rPr>
                <w:rPrChange w:id="888" w:author="Gareth Pateman [2]" w:date="2017-08-08T15:49:00Z">
                  <w:rPr>
                    <w:rStyle w:val="Hyperlink"/>
                  </w:rPr>
                </w:rPrChange>
              </w:rPr>
              <w:delText>Delivery Method Type</w:delText>
            </w:r>
            <w:r w:rsidDel="00681659">
              <w:rPr>
                <w:webHidden/>
              </w:rPr>
              <w:tab/>
              <w:delText>42</w:delText>
            </w:r>
          </w:del>
        </w:p>
        <w:p w14:paraId="4FBFE8CB" w14:textId="344C0264" w:rsidR="00100E00" w:rsidDel="00681659" w:rsidRDefault="00100E00">
          <w:pPr>
            <w:pStyle w:val="TOC2"/>
            <w:rPr>
              <w:del w:id="889" w:author="Gareth Pateman" w:date="2018-04-10T15:44:00Z"/>
              <w:rFonts w:asciiTheme="minorHAnsi" w:eastAsiaTheme="minorEastAsia" w:hAnsiTheme="minorHAnsi" w:cstheme="minorBidi"/>
              <w:szCs w:val="22"/>
              <w:lang w:bidi="ar-SA"/>
            </w:rPr>
          </w:pPr>
          <w:del w:id="890" w:author="Gareth Pateman" w:date="2018-04-10T15:44:00Z">
            <w:r w:rsidRPr="00D35508" w:rsidDel="00681659">
              <w:rPr>
                <w:rPrChange w:id="891" w:author="Gareth Pateman [2]" w:date="2017-08-08T15:49:00Z">
                  <w:rPr>
                    <w:rStyle w:val="Hyperlink"/>
                  </w:rPr>
                </w:rPrChange>
              </w:rPr>
              <w:delText>7.7</w:delText>
            </w:r>
            <w:r w:rsidDel="00681659">
              <w:rPr>
                <w:rFonts w:asciiTheme="minorHAnsi" w:eastAsiaTheme="minorEastAsia" w:hAnsiTheme="minorHAnsi" w:cstheme="minorBidi"/>
                <w:szCs w:val="22"/>
                <w:lang w:bidi="ar-SA"/>
              </w:rPr>
              <w:tab/>
            </w:r>
            <w:r w:rsidRPr="00D35508" w:rsidDel="00681659">
              <w:rPr>
                <w:rPrChange w:id="892" w:author="Gareth Pateman [2]" w:date="2017-08-08T15:49:00Z">
                  <w:rPr>
                    <w:rStyle w:val="Hyperlink"/>
                  </w:rPr>
                </w:rPrChange>
              </w:rPr>
              <w:delText>Frequency Type</w:delText>
            </w:r>
            <w:r w:rsidDel="00681659">
              <w:rPr>
                <w:webHidden/>
              </w:rPr>
              <w:tab/>
              <w:delText>42</w:delText>
            </w:r>
          </w:del>
        </w:p>
        <w:p w14:paraId="10529F32" w14:textId="60086323" w:rsidR="00100E00" w:rsidDel="00681659" w:rsidRDefault="00100E00">
          <w:pPr>
            <w:pStyle w:val="TOC1"/>
            <w:rPr>
              <w:del w:id="893" w:author="Gareth Pateman" w:date="2018-04-10T15:44:00Z"/>
              <w:rFonts w:asciiTheme="minorHAnsi" w:eastAsiaTheme="minorEastAsia" w:hAnsiTheme="minorHAnsi" w:cstheme="minorBidi"/>
              <w:b w:val="0"/>
              <w:lang w:eastAsia="en-GB" w:bidi="ar-SA"/>
            </w:rPr>
          </w:pPr>
          <w:del w:id="894" w:author="Gareth Pateman" w:date="2018-04-10T15:44:00Z">
            <w:r w:rsidRPr="00D35508" w:rsidDel="00681659">
              <w:rPr>
                <w:rPrChange w:id="895" w:author="Gareth Pateman [2]" w:date="2017-08-08T15:49:00Z">
                  <w:rPr>
                    <w:rStyle w:val="Hyperlink"/>
                    <w:b w:val="0"/>
                  </w:rPr>
                </w:rPrChange>
              </w:rPr>
              <w:delText>8</w:delText>
            </w:r>
            <w:r w:rsidDel="00681659">
              <w:rPr>
                <w:rFonts w:asciiTheme="minorHAnsi" w:eastAsiaTheme="minorEastAsia" w:hAnsiTheme="minorHAnsi" w:cstheme="minorBidi"/>
                <w:b w:val="0"/>
                <w:lang w:eastAsia="en-GB" w:bidi="ar-SA"/>
              </w:rPr>
              <w:tab/>
            </w:r>
            <w:r w:rsidRPr="00D35508" w:rsidDel="00681659">
              <w:rPr>
                <w:rPrChange w:id="896" w:author="Gareth Pateman [2]" w:date="2017-08-08T15:49:00Z">
                  <w:rPr>
                    <w:rStyle w:val="Hyperlink"/>
                    <w:b w:val="0"/>
                  </w:rPr>
                </w:rPrChange>
              </w:rPr>
              <w:delText>API Behaviour &amp; Error Handling</w:delText>
            </w:r>
            <w:r w:rsidDel="00681659">
              <w:rPr>
                <w:webHidden/>
              </w:rPr>
              <w:tab/>
              <w:delText>43</w:delText>
            </w:r>
          </w:del>
        </w:p>
        <w:p w14:paraId="4CB206C6" w14:textId="527B6463" w:rsidR="00100E00" w:rsidDel="00681659" w:rsidRDefault="00100E00">
          <w:pPr>
            <w:pStyle w:val="TOC2"/>
            <w:rPr>
              <w:del w:id="897" w:author="Gareth Pateman" w:date="2018-04-10T15:44:00Z"/>
              <w:rFonts w:asciiTheme="minorHAnsi" w:eastAsiaTheme="minorEastAsia" w:hAnsiTheme="minorHAnsi" w:cstheme="minorBidi"/>
              <w:szCs w:val="22"/>
              <w:lang w:bidi="ar-SA"/>
            </w:rPr>
          </w:pPr>
          <w:del w:id="898" w:author="Gareth Pateman" w:date="2018-04-10T15:44:00Z">
            <w:r w:rsidRPr="00D35508" w:rsidDel="00681659">
              <w:rPr>
                <w:rPrChange w:id="899" w:author="Gareth Pateman [2]" w:date="2017-08-08T15:49:00Z">
                  <w:rPr>
                    <w:rStyle w:val="Hyperlink"/>
                  </w:rPr>
                </w:rPrChange>
              </w:rPr>
              <w:delText>8.1</w:delText>
            </w:r>
            <w:r w:rsidDel="00681659">
              <w:rPr>
                <w:rFonts w:asciiTheme="minorHAnsi" w:eastAsiaTheme="minorEastAsia" w:hAnsiTheme="minorHAnsi" w:cstheme="minorBidi"/>
                <w:szCs w:val="22"/>
                <w:lang w:bidi="ar-SA"/>
              </w:rPr>
              <w:tab/>
            </w:r>
            <w:r w:rsidRPr="00D35508" w:rsidDel="00681659">
              <w:rPr>
                <w:rPrChange w:id="900" w:author="Gareth Pateman [2]" w:date="2017-08-08T15:49:00Z">
                  <w:rPr>
                    <w:rStyle w:val="Hyperlink"/>
                  </w:rPr>
                </w:rPrChange>
              </w:rPr>
              <w:delText>Request States</w:delText>
            </w:r>
            <w:r w:rsidDel="00681659">
              <w:rPr>
                <w:webHidden/>
              </w:rPr>
              <w:tab/>
              <w:delText>44</w:delText>
            </w:r>
          </w:del>
        </w:p>
        <w:p w14:paraId="64BAA9F4" w14:textId="1748B719" w:rsidR="00100E00" w:rsidDel="00681659" w:rsidRDefault="00100E00">
          <w:pPr>
            <w:pStyle w:val="TOC2"/>
            <w:rPr>
              <w:del w:id="901" w:author="Gareth Pateman" w:date="2018-04-10T15:44:00Z"/>
              <w:rFonts w:asciiTheme="minorHAnsi" w:eastAsiaTheme="minorEastAsia" w:hAnsiTheme="minorHAnsi" w:cstheme="minorBidi"/>
              <w:szCs w:val="22"/>
              <w:lang w:bidi="ar-SA"/>
            </w:rPr>
          </w:pPr>
          <w:del w:id="902" w:author="Gareth Pateman" w:date="2018-04-10T15:44:00Z">
            <w:r w:rsidRPr="00D35508" w:rsidDel="00681659">
              <w:rPr>
                <w:rPrChange w:id="903" w:author="Gareth Pateman [2]" w:date="2017-08-08T15:49:00Z">
                  <w:rPr>
                    <w:rStyle w:val="Hyperlink"/>
                  </w:rPr>
                </w:rPrChange>
              </w:rPr>
              <w:delText>8.2</w:delText>
            </w:r>
            <w:r w:rsidDel="00681659">
              <w:rPr>
                <w:rFonts w:asciiTheme="minorHAnsi" w:eastAsiaTheme="minorEastAsia" w:hAnsiTheme="minorHAnsi" w:cstheme="minorBidi"/>
                <w:szCs w:val="22"/>
                <w:lang w:bidi="ar-SA"/>
              </w:rPr>
              <w:tab/>
            </w:r>
            <w:r w:rsidRPr="00D35508" w:rsidDel="00681659">
              <w:rPr>
                <w:rPrChange w:id="904" w:author="Gareth Pateman [2]" w:date="2017-08-08T15:49:00Z">
                  <w:rPr>
                    <w:rStyle w:val="Hyperlink"/>
                  </w:rPr>
                </w:rPrChange>
              </w:rPr>
              <w:delText>API Behavioural Model</w:delText>
            </w:r>
            <w:r w:rsidDel="00681659">
              <w:rPr>
                <w:webHidden/>
              </w:rPr>
              <w:tab/>
              <w:delText>44</w:delText>
            </w:r>
          </w:del>
        </w:p>
        <w:p w14:paraId="6816CF2E" w14:textId="3CA51058" w:rsidR="00100E00" w:rsidDel="00681659" w:rsidRDefault="00100E00">
          <w:pPr>
            <w:pStyle w:val="TOC3"/>
            <w:rPr>
              <w:del w:id="905" w:author="Gareth Pateman" w:date="2018-04-10T15:44:00Z"/>
              <w:rFonts w:asciiTheme="minorHAnsi" w:eastAsiaTheme="minorEastAsia" w:hAnsiTheme="minorHAnsi" w:cstheme="minorBidi"/>
              <w:szCs w:val="22"/>
              <w:lang w:bidi="ar-SA"/>
            </w:rPr>
          </w:pPr>
          <w:del w:id="906" w:author="Gareth Pateman" w:date="2018-04-10T15:44:00Z">
            <w:r w:rsidRPr="00D35508" w:rsidDel="00681659">
              <w:rPr>
                <w:rPrChange w:id="907" w:author="Gareth Pateman [2]" w:date="2017-08-08T15:49:00Z">
                  <w:rPr>
                    <w:rStyle w:val="Hyperlink"/>
                  </w:rPr>
                </w:rPrChange>
              </w:rPr>
              <w:delText>8.2.1</w:delText>
            </w:r>
            <w:r w:rsidDel="00681659">
              <w:rPr>
                <w:rFonts w:asciiTheme="minorHAnsi" w:eastAsiaTheme="minorEastAsia" w:hAnsiTheme="minorHAnsi" w:cstheme="minorBidi"/>
                <w:szCs w:val="22"/>
                <w:lang w:bidi="ar-SA"/>
              </w:rPr>
              <w:tab/>
            </w:r>
            <w:r w:rsidRPr="00D35508" w:rsidDel="00681659">
              <w:rPr>
                <w:rPrChange w:id="908" w:author="Gareth Pateman [2]" w:date="2017-08-08T15:49:00Z">
                  <w:rPr>
                    <w:rStyle w:val="Hyperlink"/>
                  </w:rPr>
                </w:rPrChange>
              </w:rPr>
              <w:delText>Overview</w:delText>
            </w:r>
            <w:r w:rsidDel="00681659">
              <w:rPr>
                <w:webHidden/>
              </w:rPr>
              <w:tab/>
              <w:delText>44</w:delText>
            </w:r>
          </w:del>
        </w:p>
        <w:p w14:paraId="4E16F3DF" w14:textId="5D350F59" w:rsidR="00100E00" w:rsidDel="00681659" w:rsidRDefault="00100E00">
          <w:pPr>
            <w:pStyle w:val="TOC3"/>
            <w:rPr>
              <w:del w:id="909" w:author="Gareth Pateman" w:date="2018-04-10T15:44:00Z"/>
              <w:rFonts w:asciiTheme="minorHAnsi" w:eastAsiaTheme="minorEastAsia" w:hAnsiTheme="minorHAnsi" w:cstheme="minorBidi"/>
              <w:szCs w:val="22"/>
              <w:lang w:bidi="ar-SA"/>
            </w:rPr>
          </w:pPr>
          <w:del w:id="910" w:author="Gareth Pateman" w:date="2018-04-10T15:44:00Z">
            <w:r w:rsidRPr="00D35508" w:rsidDel="00681659">
              <w:rPr>
                <w:rPrChange w:id="911" w:author="Gareth Pateman [2]" w:date="2017-08-08T15:49:00Z">
                  <w:rPr>
                    <w:rStyle w:val="Hyperlink"/>
                  </w:rPr>
                </w:rPrChange>
              </w:rPr>
              <w:delText>8.2.2</w:delText>
            </w:r>
            <w:r w:rsidDel="00681659">
              <w:rPr>
                <w:rFonts w:asciiTheme="minorHAnsi" w:eastAsiaTheme="minorEastAsia" w:hAnsiTheme="minorHAnsi" w:cstheme="minorBidi"/>
                <w:szCs w:val="22"/>
                <w:lang w:bidi="ar-SA"/>
              </w:rPr>
              <w:tab/>
            </w:r>
            <w:r w:rsidRPr="00D35508" w:rsidDel="00681659">
              <w:rPr>
                <w:rPrChange w:id="912" w:author="Gareth Pateman [2]" w:date="2017-08-08T15:49:00Z">
                  <w:rPr>
                    <w:rStyle w:val="Hyperlink"/>
                  </w:rPr>
                </w:rPrChange>
              </w:rPr>
              <w:delText>Request State Object</w:delText>
            </w:r>
            <w:r w:rsidDel="00681659">
              <w:rPr>
                <w:webHidden/>
              </w:rPr>
              <w:tab/>
              <w:delText>45</w:delText>
            </w:r>
          </w:del>
        </w:p>
        <w:p w14:paraId="61969BE2" w14:textId="3C7D4371" w:rsidR="00100E00" w:rsidDel="00681659" w:rsidRDefault="00100E00">
          <w:pPr>
            <w:pStyle w:val="TOC3"/>
            <w:rPr>
              <w:del w:id="913" w:author="Gareth Pateman" w:date="2018-04-10T15:44:00Z"/>
              <w:rFonts w:asciiTheme="minorHAnsi" w:eastAsiaTheme="minorEastAsia" w:hAnsiTheme="minorHAnsi" w:cstheme="minorBidi"/>
              <w:szCs w:val="22"/>
              <w:lang w:bidi="ar-SA"/>
            </w:rPr>
          </w:pPr>
          <w:del w:id="914" w:author="Gareth Pateman" w:date="2018-04-10T15:44:00Z">
            <w:r w:rsidRPr="00D35508" w:rsidDel="00681659">
              <w:rPr>
                <w:rPrChange w:id="915" w:author="Gareth Pateman [2]" w:date="2017-08-08T15:49:00Z">
                  <w:rPr>
                    <w:rStyle w:val="Hyperlink"/>
                  </w:rPr>
                </w:rPrChange>
              </w:rPr>
              <w:delText>8.2.3</w:delText>
            </w:r>
            <w:r w:rsidDel="00681659">
              <w:rPr>
                <w:rFonts w:asciiTheme="minorHAnsi" w:eastAsiaTheme="minorEastAsia" w:hAnsiTheme="minorHAnsi" w:cstheme="minorBidi"/>
                <w:szCs w:val="22"/>
                <w:lang w:bidi="ar-SA"/>
              </w:rPr>
              <w:tab/>
            </w:r>
            <w:r w:rsidRPr="00D35508" w:rsidDel="00681659">
              <w:rPr>
                <w:rPrChange w:id="916" w:author="Gareth Pateman [2]" w:date="2017-08-08T15:49:00Z">
                  <w:rPr>
                    <w:rStyle w:val="Hyperlink"/>
                  </w:rPr>
                </w:rPrChange>
              </w:rPr>
              <w:delText>Sequence Flows</w:delText>
            </w:r>
            <w:r w:rsidDel="00681659">
              <w:rPr>
                <w:webHidden/>
              </w:rPr>
              <w:tab/>
              <w:delText>46</w:delText>
            </w:r>
          </w:del>
        </w:p>
        <w:p w14:paraId="69E72030" w14:textId="3E4B3134" w:rsidR="00100E00" w:rsidDel="00681659" w:rsidRDefault="00100E00">
          <w:pPr>
            <w:pStyle w:val="TOC3"/>
            <w:rPr>
              <w:del w:id="917" w:author="Gareth Pateman" w:date="2018-04-10T15:44:00Z"/>
              <w:rFonts w:asciiTheme="minorHAnsi" w:eastAsiaTheme="minorEastAsia" w:hAnsiTheme="minorHAnsi" w:cstheme="minorBidi"/>
              <w:szCs w:val="22"/>
              <w:lang w:bidi="ar-SA"/>
            </w:rPr>
          </w:pPr>
          <w:del w:id="918" w:author="Gareth Pateman" w:date="2018-04-10T15:44:00Z">
            <w:r w:rsidRPr="00D35508" w:rsidDel="00681659">
              <w:rPr>
                <w:rPrChange w:id="919" w:author="Gareth Pateman [2]" w:date="2017-08-08T15:49:00Z">
                  <w:rPr>
                    <w:rStyle w:val="Hyperlink"/>
                  </w:rPr>
                </w:rPrChange>
              </w:rPr>
              <w:delText>8.2.4</w:delText>
            </w:r>
            <w:r w:rsidDel="00681659">
              <w:rPr>
                <w:rFonts w:asciiTheme="minorHAnsi" w:eastAsiaTheme="minorEastAsia" w:hAnsiTheme="minorHAnsi" w:cstheme="minorBidi"/>
                <w:szCs w:val="22"/>
                <w:lang w:bidi="ar-SA"/>
              </w:rPr>
              <w:tab/>
            </w:r>
            <w:r w:rsidRPr="00D35508" w:rsidDel="00681659">
              <w:rPr>
                <w:rPrChange w:id="920" w:author="Gareth Pateman [2]" w:date="2017-08-08T15:49:00Z">
                  <w:rPr>
                    <w:rStyle w:val="Hyperlink"/>
                  </w:rPr>
                </w:rPrChange>
              </w:rPr>
              <w:delText>API Flow Patterns</w:delText>
            </w:r>
            <w:r w:rsidDel="00681659">
              <w:rPr>
                <w:webHidden/>
              </w:rPr>
              <w:tab/>
              <w:delText>46</w:delText>
            </w:r>
          </w:del>
        </w:p>
        <w:p w14:paraId="62CAD1A3" w14:textId="24230E25" w:rsidR="00100E00" w:rsidDel="00681659" w:rsidRDefault="00100E00">
          <w:pPr>
            <w:pStyle w:val="TOC2"/>
            <w:rPr>
              <w:del w:id="921" w:author="Gareth Pateman" w:date="2018-04-10T15:44:00Z"/>
              <w:rFonts w:asciiTheme="minorHAnsi" w:eastAsiaTheme="minorEastAsia" w:hAnsiTheme="minorHAnsi" w:cstheme="minorBidi"/>
              <w:szCs w:val="22"/>
              <w:lang w:bidi="ar-SA"/>
            </w:rPr>
          </w:pPr>
          <w:del w:id="922" w:author="Gareth Pateman" w:date="2018-04-10T15:44:00Z">
            <w:r w:rsidRPr="00D35508" w:rsidDel="00681659">
              <w:rPr>
                <w:rPrChange w:id="923" w:author="Gareth Pateman [2]" w:date="2017-08-08T15:49:00Z">
                  <w:rPr>
                    <w:rStyle w:val="Hyperlink"/>
                  </w:rPr>
                </w:rPrChange>
              </w:rPr>
              <w:delText>8.3</w:delText>
            </w:r>
            <w:r w:rsidDel="00681659">
              <w:rPr>
                <w:rFonts w:asciiTheme="minorHAnsi" w:eastAsiaTheme="minorEastAsia" w:hAnsiTheme="minorHAnsi" w:cstheme="minorBidi"/>
                <w:szCs w:val="22"/>
                <w:lang w:bidi="ar-SA"/>
              </w:rPr>
              <w:tab/>
            </w:r>
            <w:r w:rsidRPr="00D35508" w:rsidDel="00681659">
              <w:rPr>
                <w:rPrChange w:id="924" w:author="Gareth Pateman [2]" w:date="2017-08-08T15:49:00Z">
                  <w:rPr>
                    <w:rStyle w:val="Hyperlink"/>
                  </w:rPr>
                </w:rPrChange>
              </w:rPr>
              <w:delText>HTTP Status Responses and Error Categories</w:delText>
            </w:r>
            <w:r w:rsidDel="00681659">
              <w:rPr>
                <w:webHidden/>
              </w:rPr>
              <w:tab/>
              <w:delText>53</w:delText>
            </w:r>
          </w:del>
        </w:p>
        <w:p w14:paraId="19D95241" w14:textId="4482CE0A" w:rsidR="00100E00" w:rsidDel="00681659" w:rsidRDefault="00100E00">
          <w:pPr>
            <w:pStyle w:val="TOC3"/>
            <w:rPr>
              <w:del w:id="925" w:author="Gareth Pateman" w:date="2018-04-10T15:44:00Z"/>
              <w:rFonts w:asciiTheme="minorHAnsi" w:eastAsiaTheme="minorEastAsia" w:hAnsiTheme="minorHAnsi" w:cstheme="minorBidi"/>
              <w:szCs w:val="22"/>
              <w:lang w:bidi="ar-SA"/>
            </w:rPr>
          </w:pPr>
          <w:del w:id="926" w:author="Gareth Pateman" w:date="2018-04-10T15:44:00Z">
            <w:r w:rsidRPr="00D35508" w:rsidDel="00681659">
              <w:rPr>
                <w:rPrChange w:id="927" w:author="Gareth Pateman [2]" w:date="2017-08-08T15:49:00Z">
                  <w:rPr>
                    <w:rStyle w:val="Hyperlink"/>
                  </w:rPr>
                </w:rPrChange>
              </w:rPr>
              <w:delText>8.3.1</w:delText>
            </w:r>
            <w:r w:rsidDel="00681659">
              <w:rPr>
                <w:rFonts w:asciiTheme="minorHAnsi" w:eastAsiaTheme="minorEastAsia" w:hAnsiTheme="minorHAnsi" w:cstheme="minorBidi"/>
                <w:szCs w:val="22"/>
                <w:lang w:bidi="ar-SA"/>
              </w:rPr>
              <w:tab/>
            </w:r>
            <w:r w:rsidRPr="00D35508" w:rsidDel="00681659">
              <w:rPr>
                <w:rPrChange w:id="928" w:author="Gareth Pateman [2]" w:date="2017-08-08T15:49:00Z">
                  <w:rPr>
                    <w:rStyle w:val="Hyperlink"/>
                  </w:rPr>
                </w:rPrChange>
              </w:rPr>
              <w:delText>Client Error Categories</w:delText>
            </w:r>
            <w:r w:rsidDel="00681659">
              <w:rPr>
                <w:webHidden/>
              </w:rPr>
              <w:tab/>
              <w:delText>53</w:delText>
            </w:r>
          </w:del>
        </w:p>
        <w:p w14:paraId="41353AA4" w14:textId="6DB4854B" w:rsidR="00100E00" w:rsidDel="00681659" w:rsidRDefault="00100E00">
          <w:pPr>
            <w:pStyle w:val="TOC3"/>
            <w:rPr>
              <w:del w:id="929" w:author="Gareth Pateman" w:date="2018-04-10T15:44:00Z"/>
              <w:rFonts w:asciiTheme="minorHAnsi" w:eastAsiaTheme="minorEastAsia" w:hAnsiTheme="minorHAnsi" w:cstheme="minorBidi"/>
              <w:szCs w:val="22"/>
              <w:lang w:bidi="ar-SA"/>
            </w:rPr>
          </w:pPr>
          <w:del w:id="930" w:author="Gareth Pateman" w:date="2018-04-10T15:44:00Z">
            <w:r w:rsidRPr="00D35508" w:rsidDel="00681659">
              <w:rPr>
                <w:rPrChange w:id="931" w:author="Gareth Pateman [2]" w:date="2017-08-08T15:49:00Z">
                  <w:rPr>
                    <w:rStyle w:val="Hyperlink"/>
                  </w:rPr>
                </w:rPrChange>
              </w:rPr>
              <w:delText>8.3.2</w:delText>
            </w:r>
            <w:r w:rsidDel="00681659">
              <w:rPr>
                <w:rFonts w:asciiTheme="minorHAnsi" w:eastAsiaTheme="minorEastAsia" w:hAnsiTheme="minorHAnsi" w:cstheme="minorBidi"/>
                <w:szCs w:val="22"/>
                <w:lang w:bidi="ar-SA"/>
              </w:rPr>
              <w:tab/>
            </w:r>
            <w:r w:rsidRPr="00D35508" w:rsidDel="00681659">
              <w:rPr>
                <w:rPrChange w:id="932" w:author="Gareth Pateman [2]" w:date="2017-08-08T15:49:00Z">
                  <w:rPr>
                    <w:rStyle w:val="Hyperlink"/>
                  </w:rPr>
                </w:rPrChange>
              </w:rPr>
              <w:delText>Server Error Categories</w:delText>
            </w:r>
            <w:r w:rsidDel="00681659">
              <w:rPr>
                <w:webHidden/>
              </w:rPr>
              <w:tab/>
              <w:delText>53</w:delText>
            </w:r>
          </w:del>
        </w:p>
        <w:p w14:paraId="321773CE" w14:textId="75652A60" w:rsidR="00100E00" w:rsidDel="00681659" w:rsidRDefault="00100E00">
          <w:pPr>
            <w:pStyle w:val="TOC2"/>
            <w:rPr>
              <w:del w:id="933" w:author="Gareth Pateman" w:date="2018-04-10T15:44:00Z"/>
              <w:rFonts w:asciiTheme="minorHAnsi" w:eastAsiaTheme="minorEastAsia" w:hAnsiTheme="minorHAnsi" w:cstheme="minorBidi"/>
              <w:szCs w:val="22"/>
              <w:lang w:bidi="ar-SA"/>
            </w:rPr>
          </w:pPr>
          <w:del w:id="934" w:author="Gareth Pateman" w:date="2018-04-10T15:44:00Z">
            <w:r w:rsidRPr="00D35508" w:rsidDel="00681659">
              <w:rPr>
                <w:rPrChange w:id="935" w:author="Gareth Pateman [2]" w:date="2017-08-08T15:49:00Z">
                  <w:rPr>
                    <w:rStyle w:val="Hyperlink"/>
                  </w:rPr>
                </w:rPrChange>
              </w:rPr>
              <w:delText>8.4</w:delText>
            </w:r>
            <w:r w:rsidDel="00681659">
              <w:rPr>
                <w:rFonts w:asciiTheme="minorHAnsi" w:eastAsiaTheme="minorEastAsia" w:hAnsiTheme="minorHAnsi" w:cstheme="minorBidi"/>
                <w:szCs w:val="22"/>
                <w:lang w:bidi="ar-SA"/>
              </w:rPr>
              <w:tab/>
            </w:r>
            <w:r w:rsidRPr="00D35508" w:rsidDel="00681659">
              <w:rPr>
                <w:rPrChange w:id="936" w:author="Gareth Pateman [2]" w:date="2017-08-08T15:49:00Z">
                  <w:rPr>
                    <w:rStyle w:val="Hyperlink"/>
                  </w:rPr>
                </w:rPrChange>
              </w:rPr>
              <w:delText>Error Codes Definition</w:delText>
            </w:r>
            <w:r w:rsidDel="00681659">
              <w:rPr>
                <w:webHidden/>
              </w:rPr>
              <w:tab/>
              <w:delText>54</w:delText>
            </w:r>
          </w:del>
        </w:p>
        <w:p w14:paraId="48C27197" w14:textId="6913F61A" w:rsidR="00100E00" w:rsidDel="00681659" w:rsidRDefault="00100E00">
          <w:pPr>
            <w:pStyle w:val="TOC2"/>
            <w:rPr>
              <w:del w:id="937" w:author="Gareth Pateman" w:date="2018-04-10T15:44:00Z"/>
              <w:rFonts w:asciiTheme="minorHAnsi" w:eastAsiaTheme="minorEastAsia" w:hAnsiTheme="minorHAnsi" w:cstheme="minorBidi"/>
              <w:szCs w:val="22"/>
              <w:lang w:bidi="ar-SA"/>
            </w:rPr>
          </w:pPr>
          <w:del w:id="938" w:author="Gareth Pateman" w:date="2018-04-10T15:44:00Z">
            <w:r w:rsidRPr="00D35508" w:rsidDel="00681659">
              <w:rPr>
                <w:rPrChange w:id="939" w:author="Gareth Pateman [2]" w:date="2017-08-08T15:49:00Z">
                  <w:rPr>
                    <w:rStyle w:val="Hyperlink"/>
                  </w:rPr>
                </w:rPrChange>
              </w:rPr>
              <w:delText>8.5</w:delText>
            </w:r>
            <w:r w:rsidDel="00681659">
              <w:rPr>
                <w:rFonts w:asciiTheme="minorHAnsi" w:eastAsiaTheme="minorEastAsia" w:hAnsiTheme="minorHAnsi" w:cstheme="minorBidi"/>
                <w:szCs w:val="22"/>
                <w:lang w:bidi="ar-SA"/>
              </w:rPr>
              <w:tab/>
            </w:r>
            <w:r w:rsidRPr="00D35508" w:rsidDel="00681659">
              <w:rPr>
                <w:rPrChange w:id="940" w:author="Gareth Pateman [2]" w:date="2017-08-08T15:49:00Z">
                  <w:rPr>
                    <w:rStyle w:val="Hyperlink"/>
                  </w:rPr>
                </w:rPrChange>
              </w:rPr>
              <w:delText>Errors Object Definition</w:delText>
            </w:r>
            <w:r w:rsidDel="00681659">
              <w:rPr>
                <w:webHidden/>
              </w:rPr>
              <w:tab/>
              <w:delText>55</w:delText>
            </w:r>
          </w:del>
        </w:p>
        <w:p w14:paraId="668C79D5" w14:textId="7FD0A614" w:rsidR="00100E00" w:rsidDel="00681659" w:rsidRDefault="00100E00">
          <w:pPr>
            <w:pStyle w:val="TOC2"/>
            <w:rPr>
              <w:del w:id="941" w:author="Gareth Pateman" w:date="2018-04-10T15:44:00Z"/>
              <w:rFonts w:asciiTheme="minorHAnsi" w:eastAsiaTheme="minorEastAsia" w:hAnsiTheme="minorHAnsi" w:cstheme="minorBidi"/>
              <w:szCs w:val="22"/>
              <w:lang w:bidi="ar-SA"/>
            </w:rPr>
          </w:pPr>
          <w:del w:id="942" w:author="Gareth Pateman" w:date="2018-04-10T15:44:00Z">
            <w:r w:rsidRPr="00D35508" w:rsidDel="00681659">
              <w:rPr>
                <w:rPrChange w:id="943" w:author="Gareth Pateman [2]" w:date="2017-08-08T15:49:00Z">
                  <w:rPr>
                    <w:rStyle w:val="Hyperlink"/>
                  </w:rPr>
                </w:rPrChange>
              </w:rPr>
              <w:delText>8.6</w:delText>
            </w:r>
            <w:r w:rsidDel="00681659">
              <w:rPr>
                <w:rFonts w:asciiTheme="minorHAnsi" w:eastAsiaTheme="minorEastAsia" w:hAnsiTheme="minorHAnsi" w:cstheme="minorBidi"/>
                <w:szCs w:val="22"/>
                <w:lang w:bidi="ar-SA"/>
              </w:rPr>
              <w:tab/>
            </w:r>
            <w:r w:rsidRPr="00D35508" w:rsidDel="00681659">
              <w:rPr>
                <w:rPrChange w:id="944" w:author="Gareth Pateman [2]" w:date="2017-08-08T15:49:00Z">
                  <w:rPr>
                    <w:rStyle w:val="Hyperlink"/>
                  </w:rPr>
                </w:rPrChange>
              </w:rPr>
              <w:delText>API Heartbeat</w:delText>
            </w:r>
            <w:r w:rsidDel="00681659">
              <w:rPr>
                <w:webHidden/>
              </w:rPr>
              <w:tab/>
              <w:delText>55</w:delText>
            </w:r>
          </w:del>
        </w:p>
        <w:p w14:paraId="362AC143" w14:textId="175E1EFC" w:rsidR="00100E00" w:rsidDel="00681659" w:rsidRDefault="00100E00">
          <w:pPr>
            <w:pStyle w:val="TOC2"/>
            <w:rPr>
              <w:del w:id="945" w:author="Gareth Pateman" w:date="2018-04-10T15:44:00Z"/>
              <w:rFonts w:asciiTheme="minorHAnsi" w:eastAsiaTheme="minorEastAsia" w:hAnsiTheme="minorHAnsi" w:cstheme="minorBidi"/>
              <w:szCs w:val="22"/>
              <w:lang w:bidi="ar-SA"/>
            </w:rPr>
          </w:pPr>
          <w:del w:id="946" w:author="Gareth Pateman" w:date="2018-04-10T15:44:00Z">
            <w:r w:rsidRPr="00D35508" w:rsidDel="00681659">
              <w:rPr>
                <w:rPrChange w:id="947" w:author="Gareth Pateman [2]" w:date="2017-08-08T15:49:00Z">
                  <w:rPr>
                    <w:rStyle w:val="Hyperlink"/>
                  </w:rPr>
                </w:rPrChange>
              </w:rPr>
              <w:delText>8.7</w:delText>
            </w:r>
            <w:r w:rsidDel="00681659">
              <w:rPr>
                <w:rFonts w:asciiTheme="minorHAnsi" w:eastAsiaTheme="minorEastAsia" w:hAnsiTheme="minorHAnsi" w:cstheme="minorBidi"/>
                <w:szCs w:val="22"/>
                <w:lang w:bidi="ar-SA"/>
              </w:rPr>
              <w:tab/>
            </w:r>
            <w:r w:rsidRPr="00D35508" w:rsidDel="00681659">
              <w:rPr>
                <w:rPrChange w:id="948" w:author="Gareth Pateman [2]" w:date="2017-08-08T15:49:00Z">
                  <w:rPr>
                    <w:rStyle w:val="Hyperlink"/>
                  </w:rPr>
                </w:rPrChange>
              </w:rPr>
              <w:delText>Missing Response Retrieval</w:delText>
            </w:r>
            <w:r w:rsidDel="00681659">
              <w:rPr>
                <w:webHidden/>
              </w:rPr>
              <w:tab/>
              <w:delText>56</w:delText>
            </w:r>
          </w:del>
        </w:p>
        <w:p w14:paraId="2144FBDC" w14:textId="63811D81" w:rsidR="00100E00" w:rsidDel="00681659" w:rsidRDefault="00100E00">
          <w:pPr>
            <w:pStyle w:val="TOC2"/>
            <w:rPr>
              <w:del w:id="949" w:author="Gareth Pateman" w:date="2018-04-10T15:44:00Z"/>
              <w:rFonts w:asciiTheme="minorHAnsi" w:eastAsiaTheme="minorEastAsia" w:hAnsiTheme="minorHAnsi" w:cstheme="minorBidi"/>
              <w:szCs w:val="22"/>
              <w:lang w:bidi="ar-SA"/>
            </w:rPr>
          </w:pPr>
          <w:del w:id="950" w:author="Gareth Pateman" w:date="2018-04-10T15:44:00Z">
            <w:r w:rsidRPr="00D35508" w:rsidDel="00681659">
              <w:rPr>
                <w:rPrChange w:id="951" w:author="Gareth Pateman [2]" w:date="2017-08-08T15:49:00Z">
                  <w:rPr>
                    <w:rStyle w:val="Hyperlink"/>
                  </w:rPr>
                </w:rPrChange>
              </w:rPr>
              <w:delText>8.8</w:delText>
            </w:r>
            <w:r w:rsidDel="00681659">
              <w:rPr>
                <w:rFonts w:asciiTheme="minorHAnsi" w:eastAsiaTheme="minorEastAsia" w:hAnsiTheme="minorHAnsi" w:cstheme="minorBidi"/>
                <w:szCs w:val="22"/>
                <w:lang w:bidi="ar-SA"/>
              </w:rPr>
              <w:tab/>
            </w:r>
            <w:r w:rsidRPr="00D35508" w:rsidDel="00681659">
              <w:rPr>
                <w:rPrChange w:id="952" w:author="Gareth Pateman [2]" w:date="2017-08-08T15:49:00Z">
                  <w:rPr>
                    <w:rStyle w:val="Hyperlink"/>
                  </w:rPr>
                </w:rPrChange>
              </w:rPr>
              <w:delText>Harmonised Error Codes</w:delText>
            </w:r>
            <w:r w:rsidDel="00681659">
              <w:rPr>
                <w:webHidden/>
              </w:rPr>
              <w:tab/>
              <w:delText>57</w:delText>
            </w:r>
          </w:del>
        </w:p>
        <w:p w14:paraId="6E7EFC90" w14:textId="4812E371" w:rsidR="00100E00" w:rsidDel="00681659" w:rsidRDefault="00100E00">
          <w:pPr>
            <w:pStyle w:val="TOC1"/>
            <w:tabs>
              <w:tab w:val="left" w:pos="1248"/>
            </w:tabs>
            <w:rPr>
              <w:del w:id="953" w:author="Gareth Pateman" w:date="2018-04-10T15:44:00Z"/>
              <w:rFonts w:asciiTheme="minorHAnsi" w:eastAsiaTheme="minorEastAsia" w:hAnsiTheme="minorHAnsi" w:cstheme="minorBidi"/>
              <w:b w:val="0"/>
              <w:lang w:eastAsia="en-GB" w:bidi="ar-SA"/>
            </w:rPr>
          </w:pPr>
          <w:del w:id="954" w:author="Gareth Pateman" w:date="2018-04-10T15:44:00Z">
            <w:r w:rsidRPr="00D35508" w:rsidDel="00681659">
              <w:rPr>
                <w:rPrChange w:id="955" w:author="Gareth Pateman [2]" w:date="2017-08-08T15:49:00Z">
                  <w:rPr>
                    <w:rStyle w:val="Hyperlink"/>
                    <w:b w:val="0"/>
                  </w:rPr>
                </w:rPrChange>
              </w:rPr>
              <w:delText>Annex A</w:delText>
            </w:r>
            <w:r w:rsidDel="00681659">
              <w:rPr>
                <w:rFonts w:asciiTheme="minorHAnsi" w:eastAsiaTheme="minorEastAsia" w:hAnsiTheme="minorHAnsi" w:cstheme="minorBidi"/>
                <w:b w:val="0"/>
                <w:lang w:eastAsia="en-GB" w:bidi="ar-SA"/>
              </w:rPr>
              <w:tab/>
            </w:r>
            <w:r w:rsidRPr="00D35508" w:rsidDel="00681659">
              <w:rPr>
                <w:rPrChange w:id="956" w:author="Gareth Pateman [2]" w:date="2017-08-08T15:49:00Z">
                  <w:rPr>
                    <w:rStyle w:val="Hyperlink"/>
                    <w:b w:val="0"/>
                  </w:rPr>
                </w:rPrChange>
              </w:rPr>
              <w:delText>Document Management</w:delText>
            </w:r>
            <w:r w:rsidDel="00681659">
              <w:rPr>
                <w:webHidden/>
              </w:rPr>
              <w:tab/>
              <w:delText>60</w:delText>
            </w:r>
          </w:del>
        </w:p>
        <w:p w14:paraId="18AC11C2" w14:textId="5F506022" w:rsidR="00100E00" w:rsidDel="00681659" w:rsidRDefault="00100E00">
          <w:pPr>
            <w:pStyle w:val="TOC2"/>
            <w:rPr>
              <w:del w:id="957" w:author="Gareth Pateman" w:date="2018-04-10T15:44:00Z"/>
              <w:rFonts w:asciiTheme="minorHAnsi" w:eastAsiaTheme="minorEastAsia" w:hAnsiTheme="minorHAnsi" w:cstheme="minorBidi"/>
              <w:szCs w:val="22"/>
              <w:lang w:bidi="ar-SA"/>
            </w:rPr>
          </w:pPr>
          <w:del w:id="958" w:author="Gareth Pateman" w:date="2018-04-10T15:44:00Z">
            <w:r w:rsidRPr="00D35508" w:rsidDel="00681659">
              <w:rPr>
                <w:rPrChange w:id="959" w:author="Gareth Pateman [2]" w:date="2017-08-08T15:49:00Z">
                  <w:rPr>
                    <w:rStyle w:val="Hyperlink"/>
                  </w:rPr>
                </w:rPrChange>
              </w:rPr>
              <w:delText>A.1</w:delText>
            </w:r>
            <w:r w:rsidDel="00681659">
              <w:rPr>
                <w:rFonts w:asciiTheme="minorHAnsi" w:eastAsiaTheme="minorEastAsia" w:hAnsiTheme="minorHAnsi" w:cstheme="minorBidi"/>
                <w:szCs w:val="22"/>
                <w:lang w:bidi="ar-SA"/>
              </w:rPr>
              <w:tab/>
            </w:r>
            <w:r w:rsidRPr="00D35508" w:rsidDel="00681659">
              <w:rPr>
                <w:rPrChange w:id="960" w:author="Gareth Pateman [2]" w:date="2017-08-08T15:49:00Z">
                  <w:rPr>
                    <w:rStyle w:val="Hyperlink"/>
                  </w:rPr>
                </w:rPrChange>
              </w:rPr>
              <w:delText>Document History</w:delText>
            </w:r>
            <w:r w:rsidDel="00681659">
              <w:rPr>
                <w:webHidden/>
              </w:rPr>
              <w:tab/>
              <w:delText>60</w:delText>
            </w:r>
          </w:del>
        </w:p>
        <w:p w14:paraId="1C31F341" w14:textId="03A252EB" w:rsidR="00100E00" w:rsidDel="00681659" w:rsidRDefault="00100E00">
          <w:pPr>
            <w:pStyle w:val="TOC2"/>
            <w:rPr>
              <w:del w:id="961" w:author="Gareth Pateman" w:date="2018-04-10T15:44:00Z"/>
              <w:rFonts w:asciiTheme="minorHAnsi" w:eastAsiaTheme="minorEastAsia" w:hAnsiTheme="minorHAnsi" w:cstheme="minorBidi"/>
              <w:szCs w:val="22"/>
              <w:lang w:bidi="ar-SA"/>
            </w:rPr>
          </w:pPr>
          <w:del w:id="962" w:author="Gareth Pateman" w:date="2018-04-10T15:44:00Z">
            <w:r w:rsidRPr="00D35508" w:rsidDel="00681659">
              <w:rPr>
                <w:rPrChange w:id="963" w:author="Gareth Pateman [2]" w:date="2017-08-08T15:49:00Z">
                  <w:rPr>
                    <w:rStyle w:val="Hyperlink"/>
                  </w:rPr>
                </w:rPrChange>
              </w:rPr>
              <w:delText>A.2</w:delText>
            </w:r>
            <w:r w:rsidDel="00681659">
              <w:rPr>
                <w:rFonts w:asciiTheme="minorHAnsi" w:eastAsiaTheme="minorEastAsia" w:hAnsiTheme="minorHAnsi" w:cstheme="minorBidi"/>
                <w:szCs w:val="22"/>
                <w:lang w:bidi="ar-SA"/>
              </w:rPr>
              <w:tab/>
            </w:r>
            <w:r w:rsidRPr="00D35508" w:rsidDel="00681659">
              <w:rPr>
                <w:rPrChange w:id="964" w:author="Gareth Pateman [2]" w:date="2017-08-08T15:49:00Z">
                  <w:rPr>
                    <w:rStyle w:val="Hyperlink"/>
                  </w:rPr>
                </w:rPrChange>
              </w:rPr>
              <w:delText>Other Information</w:delText>
            </w:r>
            <w:r w:rsidDel="00681659">
              <w:rPr>
                <w:webHidden/>
              </w:rPr>
              <w:tab/>
              <w:delText>60</w:delText>
            </w:r>
          </w:del>
        </w:p>
        <w:p w14:paraId="4FFB1C43" w14:textId="77777777" w:rsidR="00A22871" w:rsidRDefault="00A22871" w:rsidP="00A22871">
          <w:r>
            <w:fldChar w:fldCharType="end"/>
          </w:r>
          <w:r>
            <w:t xml:space="preserve"> </w:t>
          </w:r>
        </w:p>
      </w:sdtContent>
    </w:sdt>
    <w:p w14:paraId="6F780EE7" w14:textId="77777777" w:rsidR="00A22871" w:rsidRPr="002F254C" w:rsidRDefault="00A22871" w:rsidP="00F14C66">
      <w:r w:rsidRPr="00F14C66">
        <w:br w:type="page"/>
      </w:r>
    </w:p>
    <w:p w14:paraId="4B9703B6" w14:textId="77777777" w:rsidR="005606D7" w:rsidRDefault="005606D7" w:rsidP="005606D7">
      <w:pPr>
        <w:pStyle w:val="Heading1"/>
      </w:pPr>
      <w:bookmarkStart w:id="965" w:name="_Toc513209418"/>
      <w:r>
        <w:lastRenderedPageBreak/>
        <w:t>Introduction</w:t>
      </w:r>
      <w:bookmarkEnd w:id="965"/>
    </w:p>
    <w:p w14:paraId="797D31B8" w14:textId="77777777" w:rsidR="005606D7" w:rsidRDefault="005606D7" w:rsidP="005606D7">
      <w:pPr>
        <w:pStyle w:val="NormalParagraph"/>
      </w:pPr>
      <w:r>
        <w:t xml:space="preserve">The purpose of this document is to detail the design principles, objects, behaviours and error handling for the Mobile Money API. </w:t>
      </w:r>
    </w:p>
    <w:p w14:paraId="52E9525F" w14:textId="6F5A4103" w:rsidR="005606D7" w:rsidRDefault="005606D7" w:rsidP="005606D7">
      <w:pPr>
        <w:pStyle w:val="NormalParagraph"/>
      </w:pPr>
      <w:r>
        <w:t>The overriding goal of the API is to enable all parties to implement mobile money API’s in a flexible, yet consistent manner. This has been achieved by implementing the following principles:</w:t>
      </w:r>
    </w:p>
    <w:p w14:paraId="5C09E5BF" w14:textId="77777777" w:rsidR="005606D7" w:rsidRPr="00C87387" w:rsidRDefault="005606D7" w:rsidP="005606D7">
      <w:pPr>
        <w:pStyle w:val="ListBullet1"/>
      </w:pPr>
      <w:r w:rsidRPr="00C87387">
        <w:t>Use of REST architectural principles</w:t>
      </w:r>
      <w:r>
        <w:t>.</w:t>
      </w:r>
    </w:p>
    <w:p w14:paraId="02BFA50F" w14:textId="77777777" w:rsidR="005606D7" w:rsidRPr="00C87387" w:rsidRDefault="005606D7" w:rsidP="005606D7">
      <w:pPr>
        <w:pStyle w:val="ListBullet1"/>
      </w:pPr>
      <w:r w:rsidRPr="00C87387">
        <w:t>Providing a set of well-defined objects that are abstracted from the underlying object representations held in the various mobile money systems. This allows an API client to construct an API message without requiring specific knowledge of the target server implementation.</w:t>
      </w:r>
    </w:p>
    <w:p w14:paraId="0D2BEDAB" w14:textId="77777777" w:rsidR="005606D7" w:rsidRPr="00C87387" w:rsidRDefault="005606D7" w:rsidP="005606D7">
      <w:pPr>
        <w:pStyle w:val="ListBullet1"/>
      </w:pPr>
      <w:r w:rsidRPr="00C87387">
        <w:t>Creation of a standard set of transaction types and other key enumerat</w:t>
      </w:r>
      <w:r>
        <w:t>ion</w:t>
      </w:r>
      <w:r w:rsidRPr="00C87387">
        <w:t xml:space="preserve">s, removing the need for developers to map for each and every API implementation.  </w:t>
      </w:r>
    </w:p>
    <w:p w14:paraId="69497BF5" w14:textId="77777777" w:rsidR="005606D7" w:rsidRPr="00C87387" w:rsidRDefault="005606D7" w:rsidP="005606D7">
      <w:pPr>
        <w:pStyle w:val="ListBullet1"/>
      </w:pPr>
      <w:r w:rsidRPr="00C87387">
        <w:t>Use of ISO international standards for enumerators such as currency and country codes</w:t>
      </w:r>
    </w:p>
    <w:p w14:paraId="432557BC" w14:textId="77777777" w:rsidR="005606D7" w:rsidRPr="00C87387" w:rsidRDefault="005606D7" w:rsidP="005606D7">
      <w:pPr>
        <w:pStyle w:val="ListBullet1"/>
      </w:pPr>
      <w:r w:rsidRPr="00C87387">
        <w:t xml:space="preserve">Use of supplementary </w:t>
      </w:r>
      <w:r>
        <w:t>m</w:t>
      </w:r>
      <w:r w:rsidRPr="00C87387">
        <w:t>etadata and sub-types to enable use case and/or mobile money provider-specific properties to be conveyed where necessary</w:t>
      </w:r>
      <w:r>
        <w:t>.</w:t>
      </w:r>
    </w:p>
    <w:p w14:paraId="0AA3ADE1" w14:textId="77777777" w:rsidR="005606D7" w:rsidRDefault="005606D7" w:rsidP="005606D7">
      <w:pPr>
        <w:pStyle w:val="ListBullet1"/>
      </w:pPr>
      <w:r w:rsidRPr="00C87387">
        <w:t>Recognising that no common mobile money account identifier exists, use of a flexible construct to enable the target account(s) and transaction parties to be identified using one or multiple identifier types.</w:t>
      </w:r>
    </w:p>
    <w:p w14:paraId="44523767" w14:textId="77777777" w:rsidR="005606D7" w:rsidRDefault="005606D7" w:rsidP="005606D7">
      <w:pPr>
        <w:pStyle w:val="NormalParagraph"/>
      </w:pPr>
      <w:r>
        <w:t>This documentation contains the following sections:</w:t>
      </w:r>
    </w:p>
    <w:p w14:paraId="5E6DBBB3" w14:textId="7989FC47" w:rsidR="00DB400E" w:rsidRPr="009F7251" w:rsidRDefault="00901346" w:rsidP="002F254C">
      <w:pPr>
        <w:pStyle w:val="ListBullet1"/>
        <w:rPr>
          <w:b/>
        </w:rPr>
      </w:pPr>
      <w:hyperlink w:anchor="_API_Quick_Start" w:history="1">
        <w:r w:rsidR="00DB400E" w:rsidRPr="00966506">
          <w:rPr>
            <w:rStyle w:val="Hyperlink"/>
            <w:b/>
          </w:rPr>
          <w:t>Quick Start Guide</w:t>
        </w:r>
      </w:hyperlink>
      <w:r w:rsidR="00DB400E">
        <w:rPr>
          <w:b/>
        </w:rPr>
        <w:t xml:space="preserve">. </w:t>
      </w:r>
      <w:r w:rsidR="00DB400E">
        <w:t>Provides a basic reference point to enable a developer to identify which objects and URI’s to use for their target use cases.</w:t>
      </w:r>
    </w:p>
    <w:p w14:paraId="32C6B5DE" w14:textId="77777777" w:rsidR="00DB400E" w:rsidRDefault="00901346" w:rsidP="002F254C">
      <w:pPr>
        <w:pStyle w:val="ListBullet1"/>
      </w:pPr>
      <w:hyperlink w:anchor="_API_Fundamentals" w:history="1">
        <w:r w:rsidR="00DB400E" w:rsidRPr="00966506">
          <w:rPr>
            <w:rStyle w:val="Hyperlink"/>
            <w:b/>
          </w:rPr>
          <w:t>API Fundamentals</w:t>
        </w:r>
      </w:hyperlink>
      <w:r w:rsidR="00DB400E">
        <w:t>. The core principles and constructs that underpin the API.</w:t>
      </w:r>
    </w:p>
    <w:p w14:paraId="0C3BD873" w14:textId="4038BC44" w:rsidR="00DB400E" w:rsidRPr="009F7251" w:rsidRDefault="00901346" w:rsidP="002F254C">
      <w:pPr>
        <w:pStyle w:val="ListBullet1"/>
      </w:pPr>
      <w:hyperlink w:anchor="_API_Service_Definition" w:history="1">
        <w:r w:rsidR="00DB400E" w:rsidRPr="00966506">
          <w:rPr>
            <w:rStyle w:val="Hyperlink"/>
            <w:b/>
          </w:rPr>
          <w:t>API Service Definition</w:t>
        </w:r>
      </w:hyperlink>
      <w:r w:rsidR="00DB400E" w:rsidRPr="009313C7">
        <w:t>.</w:t>
      </w:r>
      <w:r w:rsidR="00DB400E">
        <w:t xml:space="preserve"> Details the available </w:t>
      </w:r>
      <w:hyperlink w:anchor="_Request_State_Object" w:history="1">
        <w:r w:rsidR="00B6665C" w:rsidRPr="00D92476">
          <w:rPr>
            <w:rStyle w:val="Hyperlink"/>
          </w:rPr>
          <w:t>Request State Object</w:t>
        </w:r>
      </w:hyperlink>
      <w:r w:rsidR="00DB400E">
        <w:t xml:space="preserve"> API Services.</w:t>
      </w:r>
    </w:p>
    <w:p w14:paraId="6EEB5C3C" w14:textId="77777777" w:rsidR="00DB400E" w:rsidRDefault="00901346" w:rsidP="002F254C">
      <w:pPr>
        <w:pStyle w:val="ListBullet1"/>
      </w:pPr>
      <w:hyperlink w:anchor="_Delivery_Method_API" w:history="1">
        <w:r w:rsidR="00DB400E" w:rsidRPr="00966506">
          <w:rPr>
            <w:rStyle w:val="Hyperlink"/>
            <w:b/>
          </w:rPr>
          <w:t>API Supporting Object Definition</w:t>
        </w:r>
      </w:hyperlink>
      <w:r w:rsidR="00DB400E">
        <w:t xml:space="preserve">. Details the properties for the supporting objects that constitute the harmonised API. </w:t>
      </w:r>
    </w:p>
    <w:p w14:paraId="563E6D4C" w14:textId="41E4B8B5" w:rsidR="00DB400E" w:rsidRDefault="00A12C8D" w:rsidP="002F254C">
      <w:pPr>
        <w:pStyle w:val="ListBullet1"/>
      </w:pPr>
      <w:ins w:id="966" w:author="Gareth Pateman [2]" w:date="2017-09-18T09:37:00Z">
        <w:r w:rsidRPr="00865780">
          <w:rPr>
            <w:b/>
          </w:rPr>
          <w:fldChar w:fldCharType="begin"/>
        </w:r>
        <w:r w:rsidRPr="00A12C8D">
          <w:rPr>
            <w:b/>
          </w:rPr>
          <w:instrText xml:space="preserve"> HYPERLINK  \l "_Enumerations_1" </w:instrText>
        </w:r>
        <w:r w:rsidRPr="00865780">
          <w:rPr>
            <w:b/>
            <w:rPrChange w:id="967" w:author="Gareth Pateman [2]" w:date="2017-09-18T09:37:00Z">
              <w:rPr>
                <w:b/>
              </w:rPr>
            </w:rPrChange>
          </w:rPr>
          <w:fldChar w:fldCharType="separate"/>
        </w:r>
        <w:r w:rsidRPr="00A12C8D">
          <w:rPr>
            <w:rStyle w:val="Hyperlink"/>
            <w:b/>
            <w:rPrChange w:id="968" w:author="Gareth Pateman [2]" w:date="2017-09-18T09:37:00Z">
              <w:rPr>
                <w:rStyle w:val="Hyperlink"/>
              </w:rPr>
            </w:rPrChange>
          </w:rPr>
          <w:t>Enumerations</w:t>
        </w:r>
        <w:r w:rsidRPr="00865780">
          <w:rPr>
            <w:b/>
          </w:rPr>
          <w:fldChar w:fldCharType="end"/>
        </w:r>
      </w:ins>
      <w:r w:rsidR="00DB400E">
        <w:t>. Describes all of the list of values that are applied to specific object properties. Where international standards are used, appropriate references are supplied.</w:t>
      </w:r>
    </w:p>
    <w:p w14:paraId="33F3CE0F" w14:textId="77777777" w:rsidR="00DB400E" w:rsidRDefault="00901346" w:rsidP="002F254C">
      <w:pPr>
        <w:pStyle w:val="ListBullet1"/>
      </w:pPr>
      <w:hyperlink w:anchor="_API_Behaviour_&amp;" w:history="1">
        <w:r w:rsidR="00DB400E" w:rsidRPr="00966506">
          <w:rPr>
            <w:rStyle w:val="Hyperlink"/>
            <w:b/>
          </w:rPr>
          <w:t>API State and Error Handling</w:t>
        </w:r>
      </w:hyperlink>
      <w:r w:rsidR="00DB400E" w:rsidRPr="00B63EB0">
        <w:t>.</w:t>
      </w:r>
      <w:r w:rsidR="00DB400E">
        <w:t xml:space="preserve"> Describes behavioural aspects of the API and details error handling including error code definition, Heartbeat object definition and polling/callback standards on retries and timeouts.</w:t>
      </w:r>
    </w:p>
    <w:p w14:paraId="093D2394" w14:textId="60C23017" w:rsidR="001D24B2" w:rsidRDefault="001D24B2" w:rsidP="002F254C">
      <w:pPr>
        <w:pStyle w:val="ListBullet1"/>
        <w:numPr>
          <w:ilvl w:val="0"/>
          <w:numId w:val="0"/>
        </w:numPr>
      </w:pPr>
    </w:p>
    <w:p w14:paraId="65028D5D" w14:textId="01BF8C12" w:rsidR="001D24B2" w:rsidRDefault="001D24B2" w:rsidP="002F254C">
      <w:pPr>
        <w:pStyle w:val="Heading2"/>
      </w:pPr>
      <w:bookmarkStart w:id="969" w:name="_Toc513209419"/>
      <w:r>
        <w:t>Definitions of Terms</w:t>
      </w:r>
      <w:bookmarkEnd w:id="969"/>
    </w:p>
    <w:tbl>
      <w:tblPr>
        <w:tblStyle w:val="TableGrid"/>
        <w:tblW w:w="0" w:type="auto"/>
        <w:tblLook w:val="04A0" w:firstRow="1" w:lastRow="0" w:firstColumn="1" w:lastColumn="0" w:noHBand="0" w:noVBand="1"/>
      </w:tblPr>
      <w:tblGrid>
        <w:gridCol w:w="1929"/>
        <w:gridCol w:w="6684"/>
      </w:tblGrid>
      <w:tr w:rsidR="001D24B2" w:rsidRPr="00B40B18" w14:paraId="23D9C71F" w14:textId="77777777" w:rsidTr="002F254C">
        <w:trPr>
          <w:cantSplit/>
        </w:trPr>
        <w:tc>
          <w:tcPr>
            <w:tcW w:w="1929" w:type="dxa"/>
            <w:shd w:val="clear" w:color="auto" w:fill="C00000"/>
          </w:tcPr>
          <w:p w14:paraId="72BBE03D" w14:textId="77777777" w:rsidR="001D24B2" w:rsidRPr="00B40B18" w:rsidRDefault="001D24B2" w:rsidP="001D24B2">
            <w:pPr>
              <w:rPr>
                <w:b/>
              </w:rPr>
            </w:pPr>
            <w:r>
              <w:rPr>
                <w:b/>
              </w:rPr>
              <w:t>Term</w:t>
            </w:r>
          </w:p>
        </w:tc>
        <w:tc>
          <w:tcPr>
            <w:tcW w:w="6684" w:type="dxa"/>
            <w:shd w:val="clear" w:color="auto" w:fill="C00000"/>
          </w:tcPr>
          <w:p w14:paraId="2C967A2C" w14:textId="77777777" w:rsidR="001D24B2" w:rsidRPr="00B40B18" w:rsidRDefault="001D24B2" w:rsidP="001D24B2">
            <w:pPr>
              <w:rPr>
                <w:b/>
              </w:rPr>
            </w:pPr>
            <w:r>
              <w:rPr>
                <w:b/>
              </w:rPr>
              <w:t>Description</w:t>
            </w:r>
          </w:p>
        </w:tc>
      </w:tr>
      <w:tr w:rsidR="001D24B2" w14:paraId="0671AFB9" w14:textId="77777777" w:rsidTr="002F254C">
        <w:trPr>
          <w:cantSplit/>
        </w:trPr>
        <w:tc>
          <w:tcPr>
            <w:tcW w:w="1929" w:type="dxa"/>
            <w:vAlign w:val="center"/>
          </w:tcPr>
          <w:p w14:paraId="74B8C1A2" w14:textId="77777777" w:rsidR="001D24B2" w:rsidRPr="002F254C" w:rsidRDefault="001D24B2" w:rsidP="002F254C">
            <w:pPr>
              <w:jc w:val="left"/>
              <w:rPr>
                <w:sz w:val="20"/>
              </w:rPr>
            </w:pPr>
            <w:r w:rsidRPr="002F254C">
              <w:rPr>
                <w:sz w:val="20"/>
              </w:rPr>
              <w:t>ATM</w:t>
            </w:r>
          </w:p>
        </w:tc>
        <w:tc>
          <w:tcPr>
            <w:tcW w:w="6684" w:type="dxa"/>
            <w:vAlign w:val="bottom"/>
          </w:tcPr>
          <w:p w14:paraId="6EE947BA" w14:textId="77777777" w:rsidR="001D24B2" w:rsidRPr="002F254C" w:rsidRDefault="001D24B2" w:rsidP="001D24B2">
            <w:pPr>
              <w:rPr>
                <w:sz w:val="20"/>
              </w:rPr>
            </w:pPr>
            <w:r w:rsidRPr="002F254C">
              <w:rPr>
                <w:sz w:val="20"/>
              </w:rPr>
              <w:t>Automated Teller Machine. Enables customer to be able to perform financial transactions without the need for a human cashier. For mobile money, the ATM machine can be considered as an automated agent, allowing withdrawals and some case deposits from and to the customer’s wallet.</w:t>
            </w:r>
          </w:p>
        </w:tc>
      </w:tr>
      <w:tr w:rsidR="001D24B2" w14:paraId="14F558BE" w14:textId="77777777" w:rsidTr="002F254C">
        <w:trPr>
          <w:cantSplit/>
        </w:trPr>
        <w:tc>
          <w:tcPr>
            <w:tcW w:w="1929" w:type="dxa"/>
            <w:vAlign w:val="center"/>
          </w:tcPr>
          <w:p w14:paraId="526EF724" w14:textId="77777777" w:rsidR="001D24B2" w:rsidRPr="002F254C" w:rsidRDefault="001D24B2" w:rsidP="002F254C">
            <w:pPr>
              <w:jc w:val="left"/>
              <w:rPr>
                <w:sz w:val="20"/>
              </w:rPr>
            </w:pPr>
            <w:r w:rsidRPr="002F254C">
              <w:rPr>
                <w:sz w:val="20"/>
              </w:rPr>
              <w:lastRenderedPageBreak/>
              <w:t>Agent</w:t>
            </w:r>
          </w:p>
        </w:tc>
        <w:tc>
          <w:tcPr>
            <w:tcW w:w="6684" w:type="dxa"/>
            <w:vAlign w:val="bottom"/>
          </w:tcPr>
          <w:p w14:paraId="060BFCFE" w14:textId="77777777" w:rsidR="001D24B2" w:rsidRPr="002F254C" w:rsidRDefault="001D24B2" w:rsidP="001D24B2">
            <w:pPr>
              <w:rPr>
                <w:sz w:val="20"/>
              </w:rPr>
            </w:pPr>
            <w:r w:rsidRPr="002F254C">
              <w:rPr>
                <w:sz w:val="20"/>
              </w:rPr>
              <w:t>A person or business that is contracted to facilitate transactions for users. The most important of these are cash-in and cash-out (i.e. loading value into the mobile money system, and then converting it back to cash again); in many instances, agents register new customers too.</w:t>
            </w:r>
          </w:p>
        </w:tc>
      </w:tr>
      <w:tr w:rsidR="001D24B2" w14:paraId="2C4B62AF" w14:textId="77777777" w:rsidTr="002F254C">
        <w:trPr>
          <w:cantSplit/>
        </w:trPr>
        <w:tc>
          <w:tcPr>
            <w:tcW w:w="1929" w:type="dxa"/>
            <w:vAlign w:val="center"/>
          </w:tcPr>
          <w:p w14:paraId="235A3AE8" w14:textId="77777777" w:rsidR="001D24B2" w:rsidRPr="002F254C" w:rsidRDefault="001D24B2" w:rsidP="002F254C">
            <w:pPr>
              <w:jc w:val="left"/>
              <w:rPr>
                <w:sz w:val="20"/>
              </w:rPr>
            </w:pPr>
            <w:r w:rsidRPr="002F254C">
              <w:rPr>
                <w:sz w:val="20"/>
              </w:rPr>
              <w:t>API Service</w:t>
            </w:r>
          </w:p>
        </w:tc>
        <w:tc>
          <w:tcPr>
            <w:tcW w:w="6684" w:type="dxa"/>
            <w:vAlign w:val="bottom"/>
          </w:tcPr>
          <w:p w14:paraId="57928D81" w14:textId="77777777" w:rsidR="001D24B2" w:rsidRPr="002F254C" w:rsidRDefault="001D24B2" w:rsidP="001D24B2">
            <w:pPr>
              <w:rPr>
                <w:sz w:val="20"/>
              </w:rPr>
            </w:pPr>
            <w:r w:rsidRPr="002F254C">
              <w:rPr>
                <w:sz w:val="20"/>
              </w:rPr>
              <w:t>An API Service comprises of a URI which when combined with a HTTP Operation (GET, PATCH, POST) enables a specified operation to be conducted on a specific resource or set of resources.</w:t>
            </w:r>
          </w:p>
        </w:tc>
      </w:tr>
      <w:tr w:rsidR="001D24B2" w14:paraId="290DE488" w14:textId="77777777" w:rsidTr="002F254C">
        <w:trPr>
          <w:cantSplit/>
        </w:trPr>
        <w:tc>
          <w:tcPr>
            <w:tcW w:w="1929" w:type="dxa"/>
            <w:vAlign w:val="center"/>
          </w:tcPr>
          <w:p w14:paraId="63159EBA" w14:textId="77777777" w:rsidR="001D24B2" w:rsidRPr="002F254C" w:rsidRDefault="001D24B2" w:rsidP="002F254C">
            <w:pPr>
              <w:jc w:val="left"/>
              <w:rPr>
                <w:sz w:val="20"/>
              </w:rPr>
            </w:pPr>
            <w:r w:rsidRPr="002F254C">
              <w:rPr>
                <w:sz w:val="20"/>
              </w:rPr>
              <w:t>Application Programming Interfaces (APIs)</w:t>
            </w:r>
          </w:p>
        </w:tc>
        <w:tc>
          <w:tcPr>
            <w:tcW w:w="6684" w:type="dxa"/>
            <w:vAlign w:val="bottom"/>
          </w:tcPr>
          <w:p w14:paraId="4F772687" w14:textId="77777777" w:rsidR="001D24B2" w:rsidRPr="002F254C" w:rsidRDefault="001D24B2" w:rsidP="001D24B2">
            <w:pPr>
              <w:rPr>
                <w:sz w:val="20"/>
              </w:rPr>
            </w:pPr>
            <w:r w:rsidRPr="002F254C">
              <w:rPr>
                <w:sz w:val="20"/>
              </w:rPr>
              <w:t>In computer programming, an application programming interface (API) is a set of routines, protocols, and tools for building software applications. An API expresses a software component in terms of its operations, inputs, outputs, and underlying types.</w:t>
            </w:r>
          </w:p>
        </w:tc>
      </w:tr>
      <w:tr w:rsidR="001D24B2" w14:paraId="5D881E79" w14:textId="77777777" w:rsidTr="002F254C">
        <w:trPr>
          <w:cantSplit/>
        </w:trPr>
        <w:tc>
          <w:tcPr>
            <w:tcW w:w="1929" w:type="dxa"/>
            <w:vAlign w:val="center"/>
          </w:tcPr>
          <w:p w14:paraId="150506EE" w14:textId="77777777" w:rsidR="001D24B2" w:rsidRPr="002F254C" w:rsidRDefault="001D24B2" w:rsidP="002F254C">
            <w:pPr>
              <w:jc w:val="left"/>
              <w:rPr>
                <w:sz w:val="20"/>
              </w:rPr>
            </w:pPr>
            <w:r w:rsidRPr="002F254C">
              <w:rPr>
                <w:sz w:val="20"/>
              </w:rPr>
              <w:t>Authentication</w:t>
            </w:r>
          </w:p>
        </w:tc>
        <w:tc>
          <w:tcPr>
            <w:tcW w:w="6684" w:type="dxa"/>
            <w:vAlign w:val="bottom"/>
          </w:tcPr>
          <w:p w14:paraId="7CE7A3E9" w14:textId="77777777" w:rsidR="001D24B2" w:rsidRPr="002F254C" w:rsidRDefault="001D24B2" w:rsidP="001D24B2">
            <w:pPr>
              <w:rPr>
                <w:sz w:val="20"/>
              </w:rPr>
            </w:pPr>
            <w:r w:rsidRPr="002F254C">
              <w:rPr>
                <w:sz w:val="20"/>
              </w:rPr>
              <w:t>Confirms the identity of the entity that is requesting the service by verifying supplied credential(s). In this document, the requesting entity is typically referred to as the initiator or sender.</w:t>
            </w:r>
          </w:p>
        </w:tc>
      </w:tr>
      <w:tr w:rsidR="001D24B2" w14:paraId="5E45277E" w14:textId="77777777" w:rsidTr="002F254C">
        <w:trPr>
          <w:cantSplit/>
        </w:trPr>
        <w:tc>
          <w:tcPr>
            <w:tcW w:w="1929" w:type="dxa"/>
            <w:vAlign w:val="center"/>
          </w:tcPr>
          <w:p w14:paraId="4A05F979" w14:textId="77777777" w:rsidR="001D24B2" w:rsidRPr="002F254C" w:rsidRDefault="001D24B2" w:rsidP="002F254C">
            <w:pPr>
              <w:jc w:val="left"/>
              <w:rPr>
                <w:sz w:val="20"/>
              </w:rPr>
            </w:pPr>
            <w:r w:rsidRPr="002F254C">
              <w:rPr>
                <w:sz w:val="20"/>
              </w:rPr>
              <w:t>Authorisation</w:t>
            </w:r>
          </w:p>
        </w:tc>
        <w:tc>
          <w:tcPr>
            <w:tcW w:w="6684" w:type="dxa"/>
            <w:vAlign w:val="bottom"/>
          </w:tcPr>
          <w:p w14:paraId="624077EA" w14:textId="77777777" w:rsidR="001D24B2" w:rsidRPr="002F254C" w:rsidRDefault="001D24B2" w:rsidP="001D24B2">
            <w:pPr>
              <w:rPr>
                <w:sz w:val="20"/>
              </w:rPr>
            </w:pPr>
            <w:r w:rsidRPr="002F254C">
              <w:rPr>
                <w:sz w:val="20"/>
              </w:rPr>
              <w:t>Authorisation provides an authenticated identity with access to the system resources/services to which they are entitled. In the context of this document, the requesting entity (initiator) is provided with a defined set of services and functions that they can perform over API.</w:t>
            </w:r>
          </w:p>
        </w:tc>
      </w:tr>
      <w:tr w:rsidR="001D24B2" w14:paraId="5982654C" w14:textId="77777777" w:rsidTr="002F254C">
        <w:trPr>
          <w:cantSplit/>
        </w:trPr>
        <w:tc>
          <w:tcPr>
            <w:tcW w:w="1929" w:type="dxa"/>
            <w:vAlign w:val="center"/>
          </w:tcPr>
          <w:p w14:paraId="1E0904A9" w14:textId="77777777" w:rsidR="001D24B2" w:rsidRPr="002F254C" w:rsidRDefault="001D24B2" w:rsidP="002F254C">
            <w:pPr>
              <w:jc w:val="left"/>
              <w:rPr>
                <w:sz w:val="20"/>
              </w:rPr>
            </w:pPr>
            <w:r w:rsidRPr="002F254C">
              <w:rPr>
                <w:sz w:val="20"/>
              </w:rPr>
              <w:t>Business</w:t>
            </w:r>
          </w:p>
        </w:tc>
        <w:tc>
          <w:tcPr>
            <w:tcW w:w="6684" w:type="dxa"/>
            <w:vAlign w:val="bottom"/>
          </w:tcPr>
          <w:p w14:paraId="5B0492D9" w14:textId="77777777" w:rsidR="001D24B2" w:rsidRPr="002F254C" w:rsidRDefault="001D24B2" w:rsidP="001D24B2">
            <w:pPr>
              <w:rPr>
                <w:sz w:val="20"/>
              </w:rPr>
            </w:pPr>
            <w:r w:rsidRPr="002F254C">
              <w:rPr>
                <w:sz w:val="20"/>
              </w:rPr>
              <w:t>Describes an entity such as a public limited or limited company that uses mobile money as a service. This includes taking bill payments, making bill payments and disbursing salaries</w:t>
            </w:r>
          </w:p>
        </w:tc>
      </w:tr>
      <w:tr w:rsidR="001D24B2" w14:paraId="38D98DD6" w14:textId="77777777" w:rsidTr="002F254C">
        <w:trPr>
          <w:cantSplit/>
        </w:trPr>
        <w:tc>
          <w:tcPr>
            <w:tcW w:w="1929" w:type="dxa"/>
            <w:vAlign w:val="center"/>
          </w:tcPr>
          <w:p w14:paraId="7A7505F9" w14:textId="77777777" w:rsidR="001D24B2" w:rsidRPr="002F254C" w:rsidRDefault="001D24B2" w:rsidP="002F254C">
            <w:pPr>
              <w:jc w:val="left"/>
              <w:rPr>
                <w:sz w:val="20"/>
              </w:rPr>
            </w:pPr>
            <w:r w:rsidRPr="002F254C">
              <w:rPr>
                <w:sz w:val="20"/>
              </w:rPr>
              <w:t>Client</w:t>
            </w:r>
          </w:p>
        </w:tc>
        <w:tc>
          <w:tcPr>
            <w:tcW w:w="6684" w:type="dxa"/>
            <w:vAlign w:val="bottom"/>
          </w:tcPr>
          <w:p w14:paraId="76731AD6" w14:textId="77777777" w:rsidR="001D24B2" w:rsidRPr="002F254C" w:rsidRDefault="001D24B2" w:rsidP="001D24B2">
            <w:pPr>
              <w:rPr>
                <w:sz w:val="20"/>
              </w:rPr>
            </w:pPr>
            <w:r w:rsidRPr="002F254C">
              <w:rPr>
                <w:sz w:val="20"/>
              </w:rPr>
              <w:t>Describes the calling system/party that initiates and interacts with the API service. The Client may or may not be the debit or credit party</w:t>
            </w:r>
          </w:p>
        </w:tc>
      </w:tr>
      <w:tr w:rsidR="001D24B2" w14:paraId="1B97A3FC" w14:textId="77777777" w:rsidTr="002F254C">
        <w:trPr>
          <w:cantSplit/>
        </w:trPr>
        <w:tc>
          <w:tcPr>
            <w:tcW w:w="1929" w:type="dxa"/>
            <w:vAlign w:val="center"/>
          </w:tcPr>
          <w:p w14:paraId="0D231B98" w14:textId="77777777" w:rsidR="001D24B2" w:rsidRPr="002F254C" w:rsidRDefault="001D24B2" w:rsidP="002F254C">
            <w:pPr>
              <w:jc w:val="left"/>
              <w:rPr>
                <w:sz w:val="20"/>
              </w:rPr>
            </w:pPr>
            <w:r w:rsidRPr="002F254C">
              <w:rPr>
                <w:sz w:val="20"/>
              </w:rPr>
              <w:t>GUID</w:t>
            </w:r>
          </w:p>
        </w:tc>
        <w:tc>
          <w:tcPr>
            <w:tcW w:w="6684" w:type="dxa"/>
            <w:vAlign w:val="bottom"/>
          </w:tcPr>
          <w:p w14:paraId="16E64953" w14:textId="77777777" w:rsidR="001D24B2" w:rsidRPr="002F254C" w:rsidRDefault="001D24B2" w:rsidP="001D24B2">
            <w:pPr>
              <w:rPr>
                <w:sz w:val="20"/>
              </w:rPr>
            </w:pPr>
            <w:r w:rsidRPr="002F254C">
              <w:rPr>
                <w:sz w:val="20"/>
              </w:rPr>
              <w:t xml:space="preserve">Globally Unique Identifier. </w:t>
            </w:r>
            <w:r w:rsidRPr="002F254C">
              <w:rPr>
                <w:sz w:val="20"/>
                <w:lang w:val="en"/>
              </w:rPr>
              <w:t>GUIDs are usually stored as 128-bit values and are used for as the datatype for correlation IDs in the mobile money API.</w:t>
            </w:r>
          </w:p>
        </w:tc>
      </w:tr>
      <w:tr w:rsidR="001D24B2" w14:paraId="1818E22D" w14:textId="77777777" w:rsidTr="002F254C">
        <w:trPr>
          <w:cantSplit/>
        </w:trPr>
        <w:tc>
          <w:tcPr>
            <w:tcW w:w="1929" w:type="dxa"/>
            <w:vAlign w:val="center"/>
          </w:tcPr>
          <w:p w14:paraId="237AC22E" w14:textId="77777777" w:rsidR="001D24B2" w:rsidRPr="002F254C" w:rsidRDefault="001D24B2" w:rsidP="002F254C">
            <w:pPr>
              <w:jc w:val="left"/>
              <w:rPr>
                <w:sz w:val="20"/>
              </w:rPr>
            </w:pPr>
            <w:r w:rsidRPr="002F254C">
              <w:rPr>
                <w:sz w:val="20"/>
              </w:rPr>
              <w:t>HTTP</w:t>
            </w:r>
          </w:p>
        </w:tc>
        <w:tc>
          <w:tcPr>
            <w:tcW w:w="6684" w:type="dxa"/>
            <w:vAlign w:val="bottom"/>
          </w:tcPr>
          <w:p w14:paraId="37782B10" w14:textId="77777777" w:rsidR="001D24B2" w:rsidRPr="002F254C" w:rsidRDefault="001D24B2" w:rsidP="001D24B2">
            <w:pPr>
              <w:rPr>
                <w:sz w:val="20"/>
              </w:rPr>
            </w:pPr>
            <w:r w:rsidRPr="002F254C">
              <w:rPr>
                <w:sz w:val="20"/>
              </w:rPr>
              <w:t>Acronym for Hyper Text Transfer Protocol. HTTP is the foundation of data communication for the World Wide Web. HTTP is the protocol to exchange or transfer hypertext.</w:t>
            </w:r>
          </w:p>
        </w:tc>
      </w:tr>
      <w:tr w:rsidR="001D24B2" w14:paraId="2F43C665" w14:textId="77777777" w:rsidTr="002F254C">
        <w:trPr>
          <w:cantSplit/>
        </w:trPr>
        <w:tc>
          <w:tcPr>
            <w:tcW w:w="1929" w:type="dxa"/>
            <w:vAlign w:val="center"/>
          </w:tcPr>
          <w:p w14:paraId="0DA99844" w14:textId="77777777" w:rsidR="001D24B2" w:rsidRPr="002F254C" w:rsidRDefault="001D24B2" w:rsidP="002F254C">
            <w:pPr>
              <w:jc w:val="left"/>
              <w:rPr>
                <w:sz w:val="20"/>
              </w:rPr>
            </w:pPr>
            <w:r w:rsidRPr="002F254C">
              <w:rPr>
                <w:sz w:val="20"/>
              </w:rPr>
              <w:t>ISO</w:t>
            </w:r>
          </w:p>
        </w:tc>
        <w:tc>
          <w:tcPr>
            <w:tcW w:w="6684" w:type="dxa"/>
            <w:vAlign w:val="bottom"/>
          </w:tcPr>
          <w:p w14:paraId="3E4319DB" w14:textId="77777777" w:rsidR="001D24B2" w:rsidRPr="002F254C" w:rsidRDefault="001D24B2" w:rsidP="001D24B2">
            <w:pPr>
              <w:rPr>
                <w:sz w:val="20"/>
              </w:rPr>
            </w:pPr>
            <w:r w:rsidRPr="002F254C">
              <w:rPr>
                <w:sz w:val="20"/>
              </w:rPr>
              <w:t>International Organisation for Standardisation. A number of ISO standards are used with the mobile money API.</w:t>
            </w:r>
          </w:p>
        </w:tc>
      </w:tr>
      <w:tr w:rsidR="001D24B2" w14:paraId="14BABDD1" w14:textId="77777777" w:rsidTr="002F254C">
        <w:trPr>
          <w:cantSplit/>
        </w:trPr>
        <w:tc>
          <w:tcPr>
            <w:tcW w:w="1929" w:type="dxa"/>
            <w:vAlign w:val="center"/>
          </w:tcPr>
          <w:p w14:paraId="561ED061" w14:textId="77777777" w:rsidR="001D24B2" w:rsidRPr="002F254C" w:rsidRDefault="001D24B2" w:rsidP="002F254C">
            <w:pPr>
              <w:jc w:val="left"/>
              <w:rPr>
                <w:sz w:val="20"/>
              </w:rPr>
            </w:pPr>
            <w:r w:rsidRPr="002F254C">
              <w:rPr>
                <w:sz w:val="20"/>
              </w:rPr>
              <w:t>ITU</w:t>
            </w:r>
          </w:p>
        </w:tc>
        <w:tc>
          <w:tcPr>
            <w:tcW w:w="6684" w:type="dxa"/>
            <w:vAlign w:val="bottom"/>
          </w:tcPr>
          <w:p w14:paraId="772D0236" w14:textId="77777777" w:rsidR="001D24B2" w:rsidRPr="002F254C" w:rsidRDefault="001D24B2" w:rsidP="001D24B2">
            <w:pPr>
              <w:rPr>
                <w:sz w:val="20"/>
              </w:rPr>
            </w:pPr>
            <w:r w:rsidRPr="002F254C">
              <w:rPr>
                <w:sz w:val="20"/>
              </w:rPr>
              <w:t>International Telecommunications Agency. ITU MSISDN format standards have been adopted for the mobile money API.</w:t>
            </w:r>
          </w:p>
        </w:tc>
      </w:tr>
      <w:tr w:rsidR="001D24B2" w14:paraId="093DBE91" w14:textId="77777777" w:rsidTr="002F254C">
        <w:trPr>
          <w:cantSplit/>
        </w:trPr>
        <w:tc>
          <w:tcPr>
            <w:tcW w:w="1929" w:type="dxa"/>
            <w:vAlign w:val="center"/>
          </w:tcPr>
          <w:p w14:paraId="5B10B97D" w14:textId="77777777" w:rsidR="001D24B2" w:rsidRPr="002F254C" w:rsidRDefault="001D24B2" w:rsidP="002F254C">
            <w:pPr>
              <w:jc w:val="left"/>
              <w:rPr>
                <w:sz w:val="20"/>
              </w:rPr>
            </w:pPr>
            <w:r w:rsidRPr="002F254C">
              <w:rPr>
                <w:sz w:val="20"/>
              </w:rPr>
              <w:t>JSON</w:t>
            </w:r>
          </w:p>
        </w:tc>
        <w:tc>
          <w:tcPr>
            <w:tcW w:w="6684" w:type="dxa"/>
            <w:vAlign w:val="bottom"/>
          </w:tcPr>
          <w:p w14:paraId="2BA8E3F3" w14:textId="77777777" w:rsidR="001D24B2" w:rsidRPr="002F254C" w:rsidRDefault="001D24B2" w:rsidP="001D24B2">
            <w:pPr>
              <w:rPr>
                <w:sz w:val="20"/>
              </w:rPr>
            </w:pPr>
            <w:r w:rsidRPr="002F254C">
              <w:rPr>
                <w:sz w:val="20"/>
              </w:rPr>
              <w:t>Acronym for JavaScript Object Notation. Used to transmit data objects containing attribute/value pairs. One of two protocols (the other being XML) considered as the basis for a Data Exchange format for mobile money API harmonisation</w:t>
            </w:r>
          </w:p>
        </w:tc>
      </w:tr>
      <w:tr w:rsidR="001D24B2" w14:paraId="7801BC83" w14:textId="77777777" w:rsidTr="002F254C">
        <w:trPr>
          <w:cantSplit/>
        </w:trPr>
        <w:tc>
          <w:tcPr>
            <w:tcW w:w="1929" w:type="dxa"/>
            <w:vAlign w:val="center"/>
          </w:tcPr>
          <w:p w14:paraId="20C479A0" w14:textId="77777777" w:rsidR="001D24B2" w:rsidRPr="002F254C" w:rsidRDefault="001D24B2" w:rsidP="002F254C">
            <w:pPr>
              <w:jc w:val="left"/>
              <w:rPr>
                <w:sz w:val="20"/>
              </w:rPr>
            </w:pPr>
            <w:r w:rsidRPr="002F254C">
              <w:rPr>
                <w:sz w:val="20"/>
              </w:rPr>
              <w:t>Merchant</w:t>
            </w:r>
          </w:p>
        </w:tc>
        <w:tc>
          <w:tcPr>
            <w:tcW w:w="6684" w:type="dxa"/>
            <w:vAlign w:val="bottom"/>
          </w:tcPr>
          <w:p w14:paraId="2C7AA467" w14:textId="77777777" w:rsidR="001D24B2" w:rsidRPr="002F254C" w:rsidRDefault="001D24B2" w:rsidP="001D24B2">
            <w:pPr>
              <w:rPr>
                <w:sz w:val="20"/>
              </w:rPr>
            </w:pPr>
            <w:r w:rsidRPr="002F254C">
              <w:rPr>
                <w:sz w:val="20"/>
              </w:rPr>
              <w:t>A retail merchant that accepts e-Money from mobile money customers in exchange for goods and/or services.</w:t>
            </w:r>
          </w:p>
        </w:tc>
      </w:tr>
      <w:tr w:rsidR="001D24B2" w14:paraId="77361539" w14:textId="77777777" w:rsidTr="002F254C">
        <w:trPr>
          <w:cantSplit/>
        </w:trPr>
        <w:tc>
          <w:tcPr>
            <w:tcW w:w="1929" w:type="dxa"/>
            <w:vAlign w:val="center"/>
          </w:tcPr>
          <w:p w14:paraId="75A9D729" w14:textId="77777777" w:rsidR="001D24B2" w:rsidRPr="002F254C" w:rsidRDefault="001D24B2" w:rsidP="002F254C">
            <w:pPr>
              <w:jc w:val="left"/>
              <w:rPr>
                <w:sz w:val="20"/>
              </w:rPr>
            </w:pPr>
            <w:r w:rsidRPr="002F254C">
              <w:rPr>
                <w:sz w:val="20"/>
              </w:rPr>
              <w:t>MSISDN</w:t>
            </w:r>
          </w:p>
        </w:tc>
        <w:tc>
          <w:tcPr>
            <w:tcW w:w="6684" w:type="dxa"/>
            <w:vAlign w:val="bottom"/>
          </w:tcPr>
          <w:p w14:paraId="0FB03D8D" w14:textId="77777777" w:rsidR="001D24B2" w:rsidRPr="002F254C" w:rsidRDefault="001D24B2" w:rsidP="001D24B2">
            <w:pPr>
              <w:rPr>
                <w:sz w:val="20"/>
              </w:rPr>
            </w:pPr>
            <w:r w:rsidRPr="002F254C">
              <w:rPr>
                <w:sz w:val="20"/>
              </w:rPr>
              <w:t>A number uniquely identifying a subscription in a GSM or a UMTS mobile network. Analogous with a mobile phone number.</w:t>
            </w:r>
          </w:p>
        </w:tc>
      </w:tr>
      <w:tr w:rsidR="001D24B2" w14:paraId="629267D7" w14:textId="77777777" w:rsidTr="002F254C">
        <w:trPr>
          <w:cantSplit/>
        </w:trPr>
        <w:tc>
          <w:tcPr>
            <w:tcW w:w="1929" w:type="dxa"/>
            <w:vAlign w:val="center"/>
          </w:tcPr>
          <w:p w14:paraId="70D92517" w14:textId="77777777" w:rsidR="001D24B2" w:rsidRPr="002F254C" w:rsidRDefault="001D24B2" w:rsidP="002F254C">
            <w:pPr>
              <w:jc w:val="left"/>
              <w:rPr>
                <w:sz w:val="20"/>
              </w:rPr>
            </w:pPr>
            <w:r w:rsidRPr="002F254C">
              <w:rPr>
                <w:sz w:val="20"/>
              </w:rPr>
              <w:t>Object</w:t>
            </w:r>
          </w:p>
        </w:tc>
        <w:tc>
          <w:tcPr>
            <w:tcW w:w="6684" w:type="dxa"/>
            <w:vAlign w:val="bottom"/>
          </w:tcPr>
          <w:p w14:paraId="5570C716" w14:textId="77777777" w:rsidR="001D24B2" w:rsidRPr="002F254C" w:rsidRDefault="001D24B2" w:rsidP="001D24B2">
            <w:pPr>
              <w:rPr>
                <w:sz w:val="20"/>
              </w:rPr>
            </w:pPr>
            <w:r w:rsidRPr="002F254C">
              <w:rPr>
                <w:sz w:val="20"/>
              </w:rPr>
              <w:t>An object holds a set of properties. Objects can be combined or used in isolation to provide a representation of a resource.</w:t>
            </w:r>
          </w:p>
        </w:tc>
      </w:tr>
      <w:tr w:rsidR="001D24B2" w14:paraId="1AF93F6E" w14:textId="77777777" w:rsidTr="002F254C">
        <w:trPr>
          <w:cantSplit/>
        </w:trPr>
        <w:tc>
          <w:tcPr>
            <w:tcW w:w="1929" w:type="dxa"/>
            <w:vAlign w:val="center"/>
          </w:tcPr>
          <w:p w14:paraId="25A67C92" w14:textId="77777777" w:rsidR="001D24B2" w:rsidRPr="002F254C" w:rsidRDefault="001D24B2" w:rsidP="002F254C">
            <w:pPr>
              <w:jc w:val="left"/>
              <w:rPr>
                <w:sz w:val="20"/>
              </w:rPr>
            </w:pPr>
            <w:r w:rsidRPr="002F254C">
              <w:rPr>
                <w:sz w:val="20"/>
              </w:rPr>
              <w:t>Organisation</w:t>
            </w:r>
          </w:p>
        </w:tc>
        <w:tc>
          <w:tcPr>
            <w:tcW w:w="6684" w:type="dxa"/>
            <w:vAlign w:val="bottom"/>
          </w:tcPr>
          <w:p w14:paraId="7F05C23B" w14:textId="77777777" w:rsidR="001D24B2" w:rsidRPr="002F254C" w:rsidRDefault="001D24B2" w:rsidP="001D24B2">
            <w:pPr>
              <w:rPr>
                <w:sz w:val="20"/>
              </w:rPr>
            </w:pPr>
            <w:r w:rsidRPr="002F254C">
              <w:rPr>
                <w:sz w:val="20"/>
              </w:rPr>
              <w:t>Describes a non-business entity such as a charity or government department that uses mobile money as a service. This includes taking bill payments, making bill payments and disbursing salaries</w:t>
            </w:r>
          </w:p>
        </w:tc>
      </w:tr>
      <w:tr w:rsidR="001D24B2" w14:paraId="70BC0A82" w14:textId="77777777" w:rsidTr="002F254C">
        <w:trPr>
          <w:cantSplit/>
        </w:trPr>
        <w:tc>
          <w:tcPr>
            <w:tcW w:w="1929" w:type="dxa"/>
            <w:vAlign w:val="center"/>
          </w:tcPr>
          <w:p w14:paraId="67032B50" w14:textId="77777777" w:rsidR="001D24B2" w:rsidRPr="002F254C" w:rsidRDefault="001D24B2" w:rsidP="002F254C">
            <w:pPr>
              <w:jc w:val="left"/>
              <w:rPr>
                <w:sz w:val="20"/>
              </w:rPr>
            </w:pPr>
            <w:r w:rsidRPr="002F254C">
              <w:rPr>
                <w:sz w:val="20"/>
              </w:rPr>
              <w:t>Provider</w:t>
            </w:r>
          </w:p>
        </w:tc>
        <w:tc>
          <w:tcPr>
            <w:tcW w:w="6684" w:type="dxa"/>
            <w:vAlign w:val="bottom"/>
          </w:tcPr>
          <w:p w14:paraId="7FA1796B" w14:textId="77777777" w:rsidR="001D24B2" w:rsidRPr="002F254C" w:rsidRDefault="001D24B2" w:rsidP="001D24B2">
            <w:pPr>
              <w:rPr>
                <w:sz w:val="20"/>
              </w:rPr>
            </w:pPr>
            <w:r w:rsidRPr="002F254C">
              <w:rPr>
                <w:sz w:val="20"/>
              </w:rPr>
              <w:t xml:space="preserve">Hosts the Mobile Money API services (or subset of). </w:t>
            </w:r>
          </w:p>
        </w:tc>
      </w:tr>
      <w:tr w:rsidR="001D24B2" w14:paraId="47C65577" w14:textId="77777777" w:rsidTr="002F254C">
        <w:trPr>
          <w:cantSplit/>
        </w:trPr>
        <w:tc>
          <w:tcPr>
            <w:tcW w:w="1929" w:type="dxa"/>
            <w:vAlign w:val="center"/>
          </w:tcPr>
          <w:p w14:paraId="78EC1B2E" w14:textId="77777777" w:rsidR="001D24B2" w:rsidRPr="002F254C" w:rsidRDefault="001D24B2" w:rsidP="002F254C">
            <w:pPr>
              <w:jc w:val="left"/>
              <w:rPr>
                <w:sz w:val="20"/>
              </w:rPr>
            </w:pPr>
            <w:r w:rsidRPr="002F254C">
              <w:rPr>
                <w:sz w:val="20"/>
              </w:rPr>
              <w:t>Resource</w:t>
            </w:r>
          </w:p>
        </w:tc>
        <w:tc>
          <w:tcPr>
            <w:tcW w:w="6684" w:type="dxa"/>
            <w:vAlign w:val="bottom"/>
          </w:tcPr>
          <w:p w14:paraId="14DB9A97" w14:textId="77777777" w:rsidR="001D24B2" w:rsidRPr="002F254C" w:rsidRDefault="001D24B2" w:rsidP="001D24B2">
            <w:pPr>
              <w:rPr>
                <w:sz w:val="20"/>
              </w:rPr>
            </w:pPr>
            <w:r w:rsidRPr="002F254C">
              <w:rPr>
                <w:sz w:val="20"/>
              </w:rPr>
              <w:t>A resource is the target for an API operation as identified in the API request. Resources are conceptually different from the representations that are returned to the client.</w:t>
            </w:r>
          </w:p>
        </w:tc>
      </w:tr>
      <w:tr w:rsidR="001D24B2" w14:paraId="54F1EAEA" w14:textId="77777777" w:rsidTr="002F254C">
        <w:trPr>
          <w:cantSplit/>
        </w:trPr>
        <w:tc>
          <w:tcPr>
            <w:tcW w:w="1929" w:type="dxa"/>
            <w:vAlign w:val="center"/>
          </w:tcPr>
          <w:p w14:paraId="1EC9A26E" w14:textId="77777777" w:rsidR="001D24B2" w:rsidRPr="002F254C" w:rsidRDefault="001D24B2" w:rsidP="002F254C">
            <w:pPr>
              <w:jc w:val="left"/>
              <w:rPr>
                <w:sz w:val="20"/>
              </w:rPr>
            </w:pPr>
            <w:r w:rsidRPr="002F254C">
              <w:rPr>
                <w:sz w:val="20"/>
              </w:rPr>
              <w:lastRenderedPageBreak/>
              <w:t>REST-based API</w:t>
            </w:r>
          </w:p>
        </w:tc>
        <w:tc>
          <w:tcPr>
            <w:tcW w:w="6684" w:type="dxa"/>
            <w:vAlign w:val="bottom"/>
          </w:tcPr>
          <w:p w14:paraId="38691487" w14:textId="77777777" w:rsidR="001D24B2" w:rsidRPr="002F254C" w:rsidRDefault="001D24B2" w:rsidP="001D24B2">
            <w:pPr>
              <w:rPr>
                <w:sz w:val="20"/>
              </w:rPr>
            </w:pPr>
            <w:r w:rsidRPr="002F254C">
              <w:rPr>
                <w:sz w:val="20"/>
              </w:rPr>
              <w:t>In computing, Representational State Transfer (REST) is the software architectural style adopted by many organisations that offer APIs. REST stipulates that interacting systems exhibit the following characteristics:</w:t>
            </w:r>
          </w:p>
          <w:p w14:paraId="32454C38" w14:textId="77777777" w:rsidR="001D24B2" w:rsidRPr="002F254C" w:rsidRDefault="001D24B2" w:rsidP="002F254C">
            <w:pPr>
              <w:pStyle w:val="TableBulletText"/>
            </w:pPr>
            <w:r w:rsidRPr="002F254C">
              <w:rPr>
                <w:b/>
              </w:rPr>
              <w:t>Client-Server</w:t>
            </w:r>
            <w:r w:rsidRPr="002F254C">
              <w:t>. Responsibilities between clients and servers are explicitly defined.</w:t>
            </w:r>
          </w:p>
          <w:p w14:paraId="2789DDA2" w14:textId="77777777" w:rsidR="001D24B2" w:rsidRPr="002F254C" w:rsidRDefault="001D24B2" w:rsidP="002F254C">
            <w:pPr>
              <w:pStyle w:val="TableBulletText"/>
            </w:pPr>
            <w:r w:rsidRPr="002F254C">
              <w:rPr>
                <w:b/>
              </w:rPr>
              <w:t>Stateless</w:t>
            </w:r>
            <w:r w:rsidRPr="002F254C">
              <w:t>. No context is stored between client and server during communication.</w:t>
            </w:r>
          </w:p>
          <w:p w14:paraId="6F0848CB" w14:textId="77777777" w:rsidR="001D24B2" w:rsidRPr="002F254C" w:rsidRDefault="001D24B2" w:rsidP="002F254C">
            <w:pPr>
              <w:pStyle w:val="TableBulletText"/>
            </w:pPr>
            <w:r w:rsidRPr="002F254C">
              <w:rPr>
                <w:b/>
              </w:rPr>
              <w:t>Cacheable</w:t>
            </w:r>
            <w:r w:rsidRPr="002F254C">
              <w:t>. As on the World Wide Web, clients and intermediaries can cache responses</w:t>
            </w:r>
          </w:p>
          <w:p w14:paraId="2BDD95C0" w14:textId="77777777" w:rsidR="001D24B2" w:rsidRPr="002F254C" w:rsidRDefault="001D24B2" w:rsidP="002F254C">
            <w:pPr>
              <w:pStyle w:val="TableBulletText"/>
            </w:pPr>
            <w:r w:rsidRPr="002F254C">
              <w:rPr>
                <w:b/>
              </w:rPr>
              <w:t>Layered System</w:t>
            </w:r>
            <w:r w:rsidRPr="002F254C">
              <w:t>. A client cannot ordinarily tell whether it is connected directly to the end server, or to an intermediary along the way.</w:t>
            </w:r>
          </w:p>
          <w:p w14:paraId="6EC69FEB" w14:textId="77777777" w:rsidR="001D24B2" w:rsidRPr="002F254C" w:rsidRDefault="001D24B2" w:rsidP="001D24B2">
            <w:pPr>
              <w:rPr>
                <w:sz w:val="20"/>
              </w:rPr>
            </w:pPr>
            <w:r w:rsidRPr="002F254C">
              <w:rPr>
                <w:b/>
                <w:sz w:val="20"/>
              </w:rPr>
              <w:t>Uniform Interface</w:t>
            </w:r>
            <w:r w:rsidRPr="002F254C">
              <w:rPr>
                <w:sz w:val="20"/>
              </w:rPr>
              <w:t xml:space="preserve">.  A </w:t>
            </w:r>
            <w:r w:rsidRPr="002F254C">
              <w:rPr>
                <w:sz w:val="20"/>
                <w:lang w:val="en"/>
              </w:rPr>
              <w:t>uniform interface simplifies and decouples the architecture, which enables each part to evolve independently.</w:t>
            </w:r>
          </w:p>
        </w:tc>
      </w:tr>
      <w:tr w:rsidR="001D24B2" w14:paraId="211251E0" w14:textId="77777777" w:rsidTr="002F254C">
        <w:trPr>
          <w:cantSplit/>
        </w:trPr>
        <w:tc>
          <w:tcPr>
            <w:tcW w:w="1929" w:type="dxa"/>
            <w:vAlign w:val="center"/>
          </w:tcPr>
          <w:p w14:paraId="5FCDE640" w14:textId="77777777" w:rsidR="001D24B2" w:rsidRPr="002F254C" w:rsidRDefault="001D24B2" w:rsidP="002F254C">
            <w:pPr>
              <w:jc w:val="left"/>
              <w:rPr>
                <w:sz w:val="20"/>
              </w:rPr>
            </w:pPr>
            <w:r w:rsidRPr="002F254C">
              <w:rPr>
                <w:sz w:val="20"/>
              </w:rPr>
              <w:t>URI</w:t>
            </w:r>
          </w:p>
        </w:tc>
        <w:tc>
          <w:tcPr>
            <w:tcW w:w="6684" w:type="dxa"/>
            <w:vAlign w:val="bottom"/>
          </w:tcPr>
          <w:p w14:paraId="79071DE2" w14:textId="77777777" w:rsidR="001D24B2" w:rsidRPr="002F254C" w:rsidRDefault="001D24B2" w:rsidP="001D24B2">
            <w:pPr>
              <w:rPr>
                <w:sz w:val="20"/>
              </w:rPr>
            </w:pPr>
            <w:r w:rsidRPr="002F254C">
              <w:rPr>
                <w:sz w:val="20"/>
              </w:rPr>
              <w:t>Acronym for Uniform Resource Identifier. The URI is a string of characters used to identify a resource (such as an account, for example). In APIs a URI is represented in the form of a URL which is generally used to identify the service to invoke.</w:t>
            </w:r>
          </w:p>
        </w:tc>
      </w:tr>
      <w:tr w:rsidR="001D24B2" w14:paraId="688D0005" w14:textId="77777777" w:rsidTr="002F254C">
        <w:trPr>
          <w:cantSplit/>
        </w:trPr>
        <w:tc>
          <w:tcPr>
            <w:tcW w:w="1929" w:type="dxa"/>
            <w:vAlign w:val="center"/>
          </w:tcPr>
          <w:p w14:paraId="56DBD212" w14:textId="77777777" w:rsidR="001D24B2" w:rsidRPr="002F254C" w:rsidRDefault="001D24B2" w:rsidP="002F254C">
            <w:pPr>
              <w:jc w:val="left"/>
              <w:rPr>
                <w:sz w:val="20"/>
              </w:rPr>
            </w:pPr>
            <w:r w:rsidRPr="002F254C">
              <w:rPr>
                <w:sz w:val="20"/>
              </w:rPr>
              <w:t>Wallet</w:t>
            </w:r>
          </w:p>
        </w:tc>
        <w:tc>
          <w:tcPr>
            <w:tcW w:w="6684" w:type="dxa"/>
            <w:vAlign w:val="bottom"/>
          </w:tcPr>
          <w:p w14:paraId="4A16D242" w14:textId="77777777" w:rsidR="001D24B2" w:rsidRPr="002F254C" w:rsidRDefault="001D24B2" w:rsidP="001D24B2">
            <w:pPr>
              <w:rPr>
                <w:sz w:val="20"/>
              </w:rPr>
            </w:pPr>
            <w:r w:rsidRPr="002F254C">
              <w:rPr>
                <w:sz w:val="20"/>
              </w:rPr>
              <w:t>Term used in this document to describe the store of value that identities (customers, agents, merchants and businesses) use to store e-Money. In general, the document uses the term Account in place of Wallet.</w:t>
            </w:r>
          </w:p>
        </w:tc>
      </w:tr>
    </w:tbl>
    <w:p w14:paraId="27B731A9" w14:textId="46888583" w:rsidR="00BA2AB8" w:rsidRDefault="00BA2AB8" w:rsidP="00BA2AB8">
      <w:pPr>
        <w:rPr>
          <w:ins w:id="970" w:author="Gareth Pateman [2]" w:date="2017-09-18T09:25:00Z"/>
        </w:rPr>
      </w:pPr>
      <w:bookmarkStart w:id="971" w:name="_Toc459720486"/>
      <w:bookmarkStart w:id="972" w:name="_Toc459720606"/>
      <w:bookmarkStart w:id="973" w:name="_Toc459720723"/>
      <w:bookmarkStart w:id="974" w:name="_Toc459720840"/>
      <w:bookmarkStart w:id="975" w:name="_Toc459720958"/>
      <w:bookmarkStart w:id="976" w:name="_Toc459720487"/>
      <w:bookmarkStart w:id="977" w:name="_Toc459720607"/>
      <w:bookmarkStart w:id="978" w:name="_Toc459720724"/>
      <w:bookmarkStart w:id="979" w:name="_Toc459720841"/>
      <w:bookmarkStart w:id="980" w:name="_Toc459720959"/>
      <w:bookmarkStart w:id="981" w:name="_Toc459720488"/>
      <w:bookmarkStart w:id="982" w:name="_Toc459720608"/>
      <w:bookmarkStart w:id="983" w:name="_Toc459720725"/>
      <w:bookmarkStart w:id="984" w:name="_Toc459720842"/>
      <w:bookmarkStart w:id="985" w:name="_Toc459720960"/>
      <w:bookmarkStart w:id="986" w:name="_Toc459720489"/>
      <w:bookmarkStart w:id="987" w:name="_Toc459720609"/>
      <w:bookmarkStart w:id="988" w:name="_Toc459720726"/>
      <w:bookmarkStart w:id="989" w:name="_Toc459720843"/>
      <w:bookmarkStart w:id="990" w:name="_Toc459720961"/>
      <w:bookmarkStart w:id="991" w:name="_Toc459720490"/>
      <w:bookmarkStart w:id="992" w:name="_Toc459720610"/>
      <w:bookmarkStart w:id="993" w:name="_Toc459720727"/>
      <w:bookmarkStart w:id="994" w:name="_Toc459720844"/>
      <w:bookmarkStart w:id="995" w:name="_Toc459720962"/>
      <w:bookmarkStart w:id="996" w:name="_Toc459720491"/>
      <w:bookmarkStart w:id="997" w:name="_Toc459720611"/>
      <w:bookmarkStart w:id="998" w:name="_Toc459720728"/>
      <w:bookmarkStart w:id="999" w:name="_Toc459720845"/>
      <w:bookmarkStart w:id="1000" w:name="_Toc459720963"/>
      <w:bookmarkStart w:id="1001" w:name="_Toc459720492"/>
      <w:bookmarkStart w:id="1002" w:name="_Toc459720612"/>
      <w:bookmarkStart w:id="1003" w:name="_Toc459720729"/>
      <w:bookmarkStart w:id="1004" w:name="_Toc459720846"/>
      <w:bookmarkStart w:id="1005" w:name="_Toc459720964"/>
      <w:bookmarkStart w:id="1006" w:name="_Toc459720493"/>
      <w:bookmarkStart w:id="1007" w:name="_Toc459720613"/>
      <w:bookmarkStart w:id="1008" w:name="_Toc459720730"/>
      <w:bookmarkStart w:id="1009" w:name="_Toc459720847"/>
      <w:bookmarkStart w:id="1010" w:name="_Toc459720965"/>
      <w:bookmarkStart w:id="1011" w:name="_Toc459720494"/>
      <w:bookmarkStart w:id="1012" w:name="_Toc459720614"/>
      <w:bookmarkStart w:id="1013" w:name="_Toc459720731"/>
      <w:bookmarkStart w:id="1014" w:name="_Toc459720848"/>
      <w:bookmarkStart w:id="1015" w:name="_Toc459720966"/>
      <w:bookmarkStart w:id="1016" w:name="_Toc459720495"/>
      <w:bookmarkStart w:id="1017" w:name="_Toc459720615"/>
      <w:bookmarkStart w:id="1018" w:name="_Toc459720732"/>
      <w:bookmarkStart w:id="1019" w:name="_Toc459720849"/>
      <w:bookmarkStart w:id="1020" w:name="_Toc459720967"/>
      <w:bookmarkStart w:id="1021" w:name="_Toc459720496"/>
      <w:bookmarkStart w:id="1022" w:name="_Toc459720616"/>
      <w:bookmarkStart w:id="1023" w:name="_Toc459720733"/>
      <w:bookmarkStart w:id="1024" w:name="_Toc459720850"/>
      <w:bookmarkStart w:id="1025" w:name="_Toc459720968"/>
      <w:bookmarkStart w:id="1026" w:name="_Toc459720497"/>
      <w:bookmarkStart w:id="1027" w:name="_Toc459720617"/>
      <w:bookmarkStart w:id="1028" w:name="_Toc459720734"/>
      <w:bookmarkStart w:id="1029" w:name="_Toc459720851"/>
      <w:bookmarkStart w:id="1030" w:name="_Toc459720969"/>
      <w:bookmarkStart w:id="1031" w:name="_Toc459720498"/>
      <w:bookmarkStart w:id="1032" w:name="_Toc459720618"/>
      <w:bookmarkStart w:id="1033" w:name="_Toc459720735"/>
      <w:bookmarkStart w:id="1034" w:name="_Toc459720852"/>
      <w:bookmarkStart w:id="1035" w:name="_Toc459720970"/>
      <w:bookmarkStart w:id="1036" w:name="_Toc459720499"/>
      <w:bookmarkStart w:id="1037" w:name="_Toc459720619"/>
      <w:bookmarkStart w:id="1038" w:name="_Toc459720736"/>
      <w:bookmarkStart w:id="1039" w:name="_Toc459720853"/>
      <w:bookmarkStart w:id="1040" w:name="_Toc459720971"/>
      <w:bookmarkStart w:id="1041" w:name="_Toc459720500"/>
      <w:bookmarkStart w:id="1042" w:name="_Toc459720620"/>
      <w:bookmarkStart w:id="1043" w:name="_Toc459720737"/>
      <w:bookmarkStart w:id="1044" w:name="_Toc459720854"/>
      <w:bookmarkStart w:id="1045" w:name="_Toc459720972"/>
      <w:bookmarkStart w:id="1046" w:name="_Toc459720501"/>
      <w:bookmarkStart w:id="1047" w:name="_Toc459720621"/>
      <w:bookmarkStart w:id="1048" w:name="_Toc459720738"/>
      <w:bookmarkStart w:id="1049" w:name="_Toc459720855"/>
      <w:bookmarkStart w:id="1050" w:name="_Toc459720973"/>
      <w:bookmarkStart w:id="1051" w:name="_Toc459720502"/>
      <w:bookmarkStart w:id="1052" w:name="_Toc459720622"/>
      <w:bookmarkStart w:id="1053" w:name="_Toc459720739"/>
      <w:bookmarkStart w:id="1054" w:name="_Toc459720856"/>
      <w:bookmarkStart w:id="1055" w:name="_Toc459720974"/>
      <w:bookmarkStart w:id="1056" w:name="_Toc459720503"/>
      <w:bookmarkStart w:id="1057" w:name="_Toc459720623"/>
      <w:bookmarkStart w:id="1058" w:name="_Toc459720740"/>
      <w:bookmarkStart w:id="1059" w:name="_Toc459720857"/>
      <w:bookmarkStart w:id="1060" w:name="_Toc459720975"/>
      <w:bookmarkStart w:id="1061" w:name="_Toc459720504"/>
      <w:bookmarkStart w:id="1062" w:name="_Toc459720624"/>
      <w:bookmarkStart w:id="1063" w:name="_Toc459720741"/>
      <w:bookmarkStart w:id="1064" w:name="_Toc459720858"/>
      <w:bookmarkStart w:id="1065" w:name="_Toc459720976"/>
      <w:bookmarkStart w:id="1066" w:name="_Toc459720505"/>
      <w:bookmarkStart w:id="1067" w:name="_Toc459720625"/>
      <w:bookmarkStart w:id="1068" w:name="_Toc459720742"/>
      <w:bookmarkStart w:id="1069" w:name="_Toc459720859"/>
      <w:bookmarkStart w:id="1070" w:name="_Toc459720977"/>
      <w:bookmarkStart w:id="1071" w:name="_Toc459720506"/>
      <w:bookmarkStart w:id="1072" w:name="_Toc459720626"/>
      <w:bookmarkStart w:id="1073" w:name="_Toc459720743"/>
      <w:bookmarkStart w:id="1074" w:name="_Toc459720860"/>
      <w:bookmarkStart w:id="1075" w:name="_Toc459720978"/>
      <w:bookmarkStart w:id="1076" w:name="_Toc459720507"/>
      <w:bookmarkStart w:id="1077" w:name="_Toc459720627"/>
      <w:bookmarkStart w:id="1078" w:name="_Toc459720744"/>
      <w:bookmarkStart w:id="1079" w:name="_Toc459720861"/>
      <w:bookmarkStart w:id="1080" w:name="_Toc459720979"/>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p>
    <w:p w14:paraId="7E76DB30" w14:textId="77777777" w:rsidR="00BA2AB8" w:rsidRDefault="00BA2AB8">
      <w:pPr>
        <w:spacing w:before="0"/>
        <w:jc w:val="left"/>
        <w:rPr>
          <w:ins w:id="1081" w:author="Gareth Pateman [2]" w:date="2017-09-18T09:25:00Z"/>
        </w:rPr>
      </w:pPr>
      <w:ins w:id="1082" w:author="Gareth Pateman [2]" w:date="2017-09-18T09:25:00Z">
        <w:r>
          <w:br w:type="page"/>
        </w:r>
      </w:ins>
    </w:p>
    <w:p w14:paraId="0EDCC544" w14:textId="77777777" w:rsidR="00BA2AB8" w:rsidRDefault="00BA2AB8">
      <w:pPr>
        <w:rPr>
          <w:ins w:id="1083" w:author="Gareth Pateman [2]" w:date="2017-09-18T09:25:00Z"/>
        </w:rPr>
        <w:pPrChange w:id="1084" w:author="Gareth Pateman [2]" w:date="2017-09-18T09:25:00Z">
          <w:pPr>
            <w:pStyle w:val="Heading1"/>
          </w:pPr>
        </w:pPrChange>
      </w:pPr>
    </w:p>
    <w:p w14:paraId="4EC0C5D6" w14:textId="3B723710" w:rsidR="00F14C66" w:rsidRPr="00F14C66" w:rsidRDefault="005606D7">
      <w:pPr>
        <w:pStyle w:val="Heading1"/>
      </w:pPr>
      <w:bookmarkStart w:id="1085" w:name="_Toc513209420"/>
      <w:r>
        <w:t>API Quick Start Guide</w:t>
      </w:r>
      <w:bookmarkStart w:id="1086" w:name="_Toc459720509"/>
      <w:bookmarkStart w:id="1087" w:name="_Toc459720629"/>
      <w:bookmarkStart w:id="1088" w:name="_Toc459720746"/>
      <w:bookmarkStart w:id="1089" w:name="_Toc459720863"/>
      <w:bookmarkStart w:id="1090" w:name="_Toc459720981"/>
      <w:bookmarkEnd w:id="1085"/>
      <w:bookmarkEnd w:id="1086"/>
      <w:bookmarkEnd w:id="1087"/>
      <w:bookmarkEnd w:id="1088"/>
      <w:bookmarkEnd w:id="1089"/>
      <w:bookmarkEnd w:id="1090"/>
    </w:p>
    <w:p w14:paraId="5FE7FE89" w14:textId="77777777" w:rsidR="00A22871" w:rsidRDefault="00A22871" w:rsidP="00A22871">
      <w:bookmarkStart w:id="1091" w:name="_API_Quick_Start"/>
      <w:bookmarkEnd w:id="1091"/>
    </w:p>
    <w:tbl>
      <w:tblPr>
        <w:tblStyle w:val="TableGrid"/>
        <w:tblW w:w="0" w:type="auto"/>
        <w:tblLayout w:type="fixed"/>
        <w:tblLook w:val="04A0" w:firstRow="1" w:lastRow="0" w:firstColumn="1" w:lastColumn="0" w:noHBand="0" w:noVBand="1"/>
      </w:tblPr>
      <w:tblGrid>
        <w:gridCol w:w="3681"/>
        <w:gridCol w:w="2693"/>
        <w:gridCol w:w="2574"/>
      </w:tblGrid>
      <w:tr w:rsidR="00A22871" w14:paraId="4A1ADCC8" w14:textId="77777777" w:rsidTr="002F254C">
        <w:tc>
          <w:tcPr>
            <w:tcW w:w="3681" w:type="dxa"/>
            <w:shd w:val="clear" w:color="auto" w:fill="EEECE1" w:themeFill="background2"/>
          </w:tcPr>
          <w:p w14:paraId="621CA5CF" w14:textId="77777777" w:rsidR="00A22871" w:rsidRPr="00976CB5" w:rsidRDefault="00A22871" w:rsidP="00A22871">
            <w:pPr>
              <w:rPr>
                <w:b/>
              </w:rPr>
            </w:pPr>
            <w:r w:rsidRPr="00976CB5">
              <w:rPr>
                <w:b/>
              </w:rPr>
              <w:t>I want to</w:t>
            </w:r>
            <w:r>
              <w:rPr>
                <w:b/>
              </w:rPr>
              <w:t xml:space="preserve"> </w:t>
            </w:r>
          </w:p>
        </w:tc>
        <w:tc>
          <w:tcPr>
            <w:tcW w:w="2693" w:type="dxa"/>
            <w:shd w:val="clear" w:color="auto" w:fill="EEECE1" w:themeFill="background2"/>
          </w:tcPr>
          <w:p w14:paraId="0011E074" w14:textId="77777777" w:rsidR="00A22871" w:rsidRPr="00976CB5" w:rsidRDefault="00A22871" w:rsidP="00A22871">
            <w:pPr>
              <w:rPr>
                <w:b/>
              </w:rPr>
            </w:pPr>
            <w:r>
              <w:rPr>
                <w:b/>
              </w:rPr>
              <w:t>URI Format</w:t>
            </w:r>
          </w:p>
        </w:tc>
        <w:tc>
          <w:tcPr>
            <w:tcW w:w="2574" w:type="dxa"/>
            <w:shd w:val="clear" w:color="auto" w:fill="EEECE1" w:themeFill="background2"/>
          </w:tcPr>
          <w:p w14:paraId="48DC64FB" w14:textId="77777777" w:rsidR="00A22871" w:rsidRPr="00976CB5" w:rsidRDefault="00A22871" w:rsidP="00A22871">
            <w:pPr>
              <w:rPr>
                <w:b/>
              </w:rPr>
            </w:pPr>
            <w:r>
              <w:rPr>
                <w:b/>
              </w:rPr>
              <w:t>Refer to these sections</w:t>
            </w:r>
          </w:p>
        </w:tc>
      </w:tr>
      <w:tr w:rsidR="00DB400E" w14:paraId="56CBE007" w14:textId="77777777" w:rsidTr="002F254C">
        <w:tc>
          <w:tcPr>
            <w:tcW w:w="3681" w:type="dxa"/>
          </w:tcPr>
          <w:p w14:paraId="0394C5D8" w14:textId="77777777" w:rsidR="00DB400E" w:rsidRPr="002F254C" w:rsidRDefault="00DB400E" w:rsidP="00DB400E">
            <w:pPr>
              <w:rPr>
                <w:sz w:val="20"/>
              </w:rPr>
            </w:pPr>
            <w:r w:rsidRPr="002F254C">
              <w:rPr>
                <w:sz w:val="20"/>
              </w:rPr>
              <w:t>Make a Bill Payment</w:t>
            </w:r>
          </w:p>
        </w:tc>
        <w:tc>
          <w:tcPr>
            <w:tcW w:w="2693" w:type="dxa"/>
          </w:tcPr>
          <w:p w14:paraId="7D769322" w14:textId="77777777" w:rsidR="00DB400E" w:rsidRPr="002F254C" w:rsidRDefault="00DB400E" w:rsidP="00DB400E">
            <w:pPr>
              <w:rPr>
                <w:sz w:val="20"/>
              </w:rPr>
            </w:pPr>
            <w:r w:rsidRPr="002F254C">
              <w:rPr>
                <w:sz w:val="20"/>
              </w:rPr>
              <w:t>/accounts/bills/payments</w:t>
            </w:r>
          </w:p>
        </w:tc>
        <w:tc>
          <w:tcPr>
            <w:tcW w:w="2574" w:type="dxa"/>
          </w:tcPr>
          <w:p w14:paraId="48F76AE0" w14:textId="6D72AA82" w:rsidR="00DB400E" w:rsidRPr="002F254C" w:rsidRDefault="00901346" w:rsidP="00DB400E">
            <w:pPr>
              <w:rPr>
                <w:sz w:val="20"/>
              </w:rPr>
            </w:pPr>
            <w:hyperlink w:anchor="_Bills_Payments_API" w:history="1">
              <w:r w:rsidR="00DB400E" w:rsidRPr="002F254C">
                <w:rPr>
                  <w:rStyle w:val="Hyperlink"/>
                  <w:sz w:val="20"/>
                </w:rPr>
                <w:t>Bill Payments API</w:t>
              </w:r>
            </w:hyperlink>
          </w:p>
        </w:tc>
      </w:tr>
      <w:tr w:rsidR="00DB400E" w14:paraId="650E08A8" w14:textId="77777777" w:rsidTr="002F254C">
        <w:tc>
          <w:tcPr>
            <w:tcW w:w="3681" w:type="dxa"/>
          </w:tcPr>
          <w:p w14:paraId="665E3F69" w14:textId="77777777" w:rsidR="00DB400E" w:rsidRPr="002F254C" w:rsidRDefault="00DB400E" w:rsidP="00DB400E">
            <w:pPr>
              <w:rPr>
                <w:sz w:val="20"/>
              </w:rPr>
            </w:pPr>
            <w:r w:rsidRPr="002F254C">
              <w:rPr>
                <w:sz w:val="20"/>
              </w:rPr>
              <w:t>Create or view a Disbursement</w:t>
            </w:r>
          </w:p>
        </w:tc>
        <w:tc>
          <w:tcPr>
            <w:tcW w:w="2693" w:type="dxa"/>
          </w:tcPr>
          <w:p w14:paraId="48B39B4D" w14:textId="77777777" w:rsidR="00DB400E" w:rsidRPr="002F254C" w:rsidRDefault="00DB400E" w:rsidP="00DB400E">
            <w:pPr>
              <w:rPr>
                <w:sz w:val="20"/>
              </w:rPr>
            </w:pPr>
            <w:r w:rsidRPr="002F254C">
              <w:rPr>
                <w:sz w:val="20"/>
              </w:rPr>
              <w:t>/transactions</w:t>
            </w:r>
          </w:p>
        </w:tc>
        <w:tc>
          <w:tcPr>
            <w:tcW w:w="2574" w:type="dxa"/>
          </w:tcPr>
          <w:p w14:paraId="2D59B1FD" w14:textId="63041FD5" w:rsidR="00DB400E" w:rsidRPr="002F254C" w:rsidRDefault="00901346" w:rsidP="00DB400E">
            <w:pPr>
              <w:rPr>
                <w:sz w:val="20"/>
              </w:rPr>
            </w:pPr>
            <w:hyperlink w:anchor="_Transactions_APIs" w:history="1">
              <w:r w:rsidR="00DB400E" w:rsidRPr="002F254C">
                <w:rPr>
                  <w:rStyle w:val="Hyperlink"/>
                  <w:sz w:val="20"/>
                </w:rPr>
                <w:t>Transactions APIs</w:t>
              </w:r>
            </w:hyperlink>
          </w:p>
        </w:tc>
      </w:tr>
      <w:tr w:rsidR="00DB400E" w14:paraId="75B25F98" w14:textId="77777777" w:rsidTr="002F254C">
        <w:tc>
          <w:tcPr>
            <w:tcW w:w="3681" w:type="dxa"/>
          </w:tcPr>
          <w:p w14:paraId="666EF563" w14:textId="77777777" w:rsidR="00DB400E" w:rsidRPr="002F254C" w:rsidRDefault="00DB400E" w:rsidP="00DB400E">
            <w:pPr>
              <w:rPr>
                <w:sz w:val="20"/>
              </w:rPr>
            </w:pPr>
            <w:r w:rsidRPr="002F254C">
              <w:rPr>
                <w:sz w:val="20"/>
              </w:rPr>
              <w:t>Create or view a Deposit</w:t>
            </w:r>
          </w:p>
        </w:tc>
        <w:tc>
          <w:tcPr>
            <w:tcW w:w="2693" w:type="dxa"/>
          </w:tcPr>
          <w:p w14:paraId="49C8C76F" w14:textId="77777777" w:rsidR="00DB400E" w:rsidRPr="002F254C" w:rsidRDefault="00DB400E" w:rsidP="00DB400E">
            <w:pPr>
              <w:rPr>
                <w:sz w:val="20"/>
              </w:rPr>
            </w:pPr>
            <w:r w:rsidRPr="002F254C">
              <w:rPr>
                <w:sz w:val="20"/>
              </w:rPr>
              <w:t>/transactions</w:t>
            </w:r>
          </w:p>
        </w:tc>
        <w:tc>
          <w:tcPr>
            <w:tcW w:w="2574" w:type="dxa"/>
          </w:tcPr>
          <w:p w14:paraId="3697B974" w14:textId="304609B8" w:rsidR="00DB400E" w:rsidRPr="002F254C" w:rsidRDefault="00901346" w:rsidP="00DB400E">
            <w:pPr>
              <w:rPr>
                <w:sz w:val="20"/>
              </w:rPr>
            </w:pPr>
            <w:hyperlink w:anchor="_Transactions_APIs" w:history="1">
              <w:r w:rsidR="00DB400E" w:rsidRPr="002F254C">
                <w:rPr>
                  <w:rStyle w:val="Hyperlink"/>
                  <w:sz w:val="20"/>
                </w:rPr>
                <w:t>Transactions APIs</w:t>
              </w:r>
            </w:hyperlink>
          </w:p>
        </w:tc>
      </w:tr>
      <w:tr w:rsidR="00DB400E" w14:paraId="02212ECB" w14:textId="77777777" w:rsidTr="002F254C">
        <w:tc>
          <w:tcPr>
            <w:tcW w:w="3681" w:type="dxa"/>
          </w:tcPr>
          <w:p w14:paraId="570A3CDC" w14:textId="77777777" w:rsidR="00DB400E" w:rsidRPr="002F254C" w:rsidRDefault="00DB400E" w:rsidP="00DB400E">
            <w:pPr>
              <w:rPr>
                <w:sz w:val="20"/>
              </w:rPr>
            </w:pPr>
            <w:r w:rsidRPr="002F254C">
              <w:rPr>
                <w:sz w:val="20"/>
              </w:rPr>
              <w:t>Create or view an International transfer</w:t>
            </w:r>
          </w:p>
        </w:tc>
        <w:tc>
          <w:tcPr>
            <w:tcW w:w="2693" w:type="dxa"/>
          </w:tcPr>
          <w:p w14:paraId="3ECD9A77" w14:textId="77777777" w:rsidR="00DB400E" w:rsidRPr="002F254C" w:rsidRDefault="00DB400E" w:rsidP="00DB400E">
            <w:pPr>
              <w:rPr>
                <w:sz w:val="20"/>
              </w:rPr>
            </w:pPr>
            <w:r w:rsidRPr="002F254C">
              <w:rPr>
                <w:sz w:val="20"/>
              </w:rPr>
              <w:t>/transactions</w:t>
            </w:r>
          </w:p>
        </w:tc>
        <w:tc>
          <w:tcPr>
            <w:tcW w:w="2574" w:type="dxa"/>
          </w:tcPr>
          <w:p w14:paraId="70AB9933" w14:textId="09EF9B6F" w:rsidR="00DB400E" w:rsidRPr="002F254C" w:rsidRDefault="00901346" w:rsidP="00DB400E">
            <w:pPr>
              <w:rPr>
                <w:sz w:val="20"/>
              </w:rPr>
            </w:pPr>
            <w:hyperlink w:anchor="_Transactions_APIs" w:history="1">
              <w:r w:rsidR="00DB400E" w:rsidRPr="002F254C">
                <w:rPr>
                  <w:rStyle w:val="Hyperlink"/>
                  <w:sz w:val="20"/>
                </w:rPr>
                <w:t>Transactions APIs</w:t>
              </w:r>
            </w:hyperlink>
          </w:p>
        </w:tc>
      </w:tr>
      <w:tr w:rsidR="00DB400E" w14:paraId="1792A1FF" w14:textId="77777777" w:rsidTr="002F254C">
        <w:tc>
          <w:tcPr>
            <w:tcW w:w="3681" w:type="dxa"/>
          </w:tcPr>
          <w:p w14:paraId="4E0CDF90" w14:textId="77777777" w:rsidR="00DB400E" w:rsidRPr="002F254C" w:rsidRDefault="00DB400E" w:rsidP="00DB400E">
            <w:pPr>
              <w:rPr>
                <w:sz w:val="20"/>
              </w:rPr>
            </w:pPr>
            <w:r w:rsidRPr="002F254C">
              <w:rPr>
                <w:sz w:val="20"/>
              </w:rPr>
              <w:t>Create or view a Merchant Payment</w:t>
            </w:r>
          </w:p>
        </w:tc>
        <w:tc>
          <w:tcPr>
            <w:tcW w:w="2693" w:type="dxa"/>
          </w:tcPr>
          <w:p w14:paraId="5EE96B88" w14:textId="77777777" w:rsidR="00DB400E" w:rsidRPr="002F254C" w:rsidRDefault="00DB400E" w:rsidP="00DB400E">
            <w:pPr>
              <w:rPr>
                <w:sz w:val="20"/>
              </w:rPr>
            </w:pPr>
            <w:r w:rsidRPr="002F254C">
              <w:rPr>
                <w:sz w:val="20"/>
              </w:rPr>
              <w:t>/transactions</w:t>
            </w:r>
          </w:p>
        </w:tc>
        <w:tc>
          <w:tcPr>
            <w:tcW w:w="2574" w:type="dxa"/>
          </w:tcPr>
          <w:p w14:paraId="3BCF378B" w14:textId="482A9EA8" w:rsidR="00DB400E" w:rsidRPr="002F254C" w:rsidRDefault="00901346" w:rsidP="00DB400E">
            <w:pPr>
              <w:rPr>
                <w:sz w:val="20"/>
              </w:rPr>
            </w:pPr>
            <w:hyperlink w:anchor="_Transactions_APIs" w:history="1">
              <w:r w:rsidR="00DB400E" w:rsidRPr="002F254C">
                <w:rPr>
                  <w:rStyle w:val="Hyperlink"/>
                  <w:sz w:val="20"/>
                </w:rPr>
                <w:t>Transactions APIs</w:t>
              </w:r>
            </w:hyperlink>
          </w:p>
        </w:tc>
      </w:tr>
      <w:tr w:rsidR="00DB400E" w14:paraId="3D6295B1" w14:textId="77777777" w:rsidTr="002F254C">
        <w:tc>
          <w:tcPr>
            <w:tcW w:w="3681" w:type="dxa"/>
          </w:tcPr>
          <w:p w14:paraId="6F5D6696" w14:textId="77777777" w:rsidR="00DB400E" w:rsidRPr="002F254C" w:rsidRDefault="00DB400E" w:rsidP="00DB400E">
            <w:pPr>
              <w:rPr>
                <w:sz w:val="20"/>
              </w:rPr>
            </w:pPr>
            <w:r w:rsidRPr="002F254C">
              <w:rPr>
                <w:sz w:val="20"/>
              </w:rPr>
              <w:t>Create or view an Adjustment (including refunds)</w:t>
            </w:r>
          </w:p>
        </w:tc>
        <w:tc>
          <w:tcPr>
            <w:tcW w:w="2693" w:type="dxa"/>
          </w:tcPr>
          <w:p w14:paraId="6D35761C" w14:textId="77777777" w:rsidR="00DB400E" w:rsidRPr="002F254C" w:rsidRDefault="00DB400E" w:rsidP="00DB400E">
            <w:pPr>
              <w:rPr>
                <w:sz w:val="20"/>
              </w:rPr>
            </w:pPr>
            <w:r w:rsidRPr="002F254C">
              <w:rPr>
                <w:sz w:val="20"/>
              </w:rPr>
              <w:t>/transactions</w:t>
            </w:r>
          </w:p>
        </w:tc>
        <w:tc>
          <w:tcPr>
            <w:tcW w:w="2574" w:type="dxa"/>
          </w:tcPr>
          <w:p w14:paraId="3701067C" w14:textId="261568C0" w:rsidR="00DB400E" w:rsidRPr="002F254C" w:rsidRDefault="00901346" w:rsidP="00DB400E">
            <w:pPr>
              <w:rPr>
                <w:sz w:val="20"/>
              </w:rPr>
            </w:pPr>
            <w:hyperlink w:anchor="_Reversals_API_1" w:history="1">
              <w:r w:rsidR="00DB400E" w:rsidRPr="002F254C">
                <w:rPr>
                  <w:rStyle w:val="Hyperlink"/>
                  <w:sz w:val="20"/>
                </w:rPr>
                <w:t>Reversals API</w:t>
              </w:r>
            </w:hyperlink>
          </w:p>
        </w:tc>
      </w:tr>
      <w:tr w:rsidR="00DB400E" w14:paraId="4484F599" w14:textId="77777777" w:rsidTr="002F254C">
        <w:tc>
          <w:tcPr>
            <w:tcW w:w="3681" w:type="dxa"/>
          </w:tcPr>
          <w:p w14:paraId="0A158E8E" w14:textId="77777777" w:rsidR="00DB400E" w:rsidRPr="002F254C" w:rsidRDefault="00DB400E" w:rsidP="00DB400E">
            <w:pPr>
              <w:rPr>
                <w:sz w:val="20"/>
              </w:rPr>
            </w:pPr>
            <w:r w:rsidRPr="002F254C">
              <w:rPr>
                <w:sz w:val="20"/>
              </w:rPr>
              <w:t>Create or view a Reversal</w:t>
            </w:r>
          </w:p>
        </w:tc>
        <w:tc>
          <w:tcPr>
            <w:tcW w:w="2693" w:type="dxa"/>
          </w:tcPr>
          <w:p w14:paraId="780A9C99" w14:textId="77777777" w:rsidR="00DB400E" w:rsidRPr="002F254C" w:rsidRDefault="00DB400E" w:rsidP="00DB400E">
            <w:pPr>
              <w:rPr>
                <w:sz w:val="20"/>
              </w:rPr>
            </w:pPr>
            <w:r w:rsidRPr="002F254C">
              <w:rPr>
                <w:sz w:val="20"/>
              </w:rPr>
              <w:t>/transactions</w:t>
            </w:r>
          </w:p>
        </w:tc>
        <w:tc>
          <w:tcPr>
            <w:tcW w:w="2574" w:type="dxa"/>
          </w:tcPr>
          <w:p w14:paraId="4A269091" w14:textId="1E605FCD" w:rsidR="00DB400E" w:rsidRPr="002F254C" w:rsidRDefault="00901346" w:rsidP="00DB400E">
            <w:pPr>
              <w:rPr>
                <w:sz w:val="20"/>
              </w:rPr>
            </w:pPr>
            <w:hyperlink w:anchor="_Reversals_API_1" w:history="1">
              <w:r w:rsidR="00DB400E" w:rsidRPr="002F254C">
                <w:rPr>
                  <w:rStyle w:val="Hyperlink"/>
                  <w:sz w:val="20"/>
                </w:rPr>
                <w:t>Reversals API</w:t>
              </w:r>
            </w:hyperlink>
          </w:p>
        </w:tc>
      </w:tr>
      <w:tr w:rsidR="00DB400E" w14:paraId="2283CA99" w14:textId="77777777" w:rsidTr="002F254C">
        <w:tc>
          <w:tcPr>
            <w:tcW w:w="3681" w:type="dxa"/>
          </w:tcPr>
          <w:p w14:paraId="3BCED024" w14:textId="77777777" w:rsidR="00DB400E" w:rsidRPr="002F254C" w:rsidRDefault="00DB400E" w:rsidP="00DB400E">
            <w:pPr>
              <w:rPr>
                <w:sz w:val="20"/>
              </w:rPr>
            </w:pPr>
            <w:r w:rsidRPr="002F254C">
              <w:rPr>
                <w:sz w:val="20"/>
              </w:rPr>
              <w:t>Create or view a Domestic Transfer</w:t>
            </w:r>
          </w:p>
        </w:tc>
        <w:tc>
          <w:tcPr>
            <w:tcW w:w="2693" w:type="dxa"/>
          </w:tcPr>
          <w:p w14:paraId="0813BB97" w14:textId="77777777" w:rsidR="00DB400E" w:rsidRPr="002F254C" w:rsidRDefault="00DB400E" w:rsidP="00DB400E">
            <w:pPr>
              <w:rPr>
                <w:sz w:val="20"/>
              </w:rPr>
            </w:pPr>
            <w:r w:rsidRPr="002F254C">
              <w:rPr>
                <w:sz w:val="20"/>
              </w:rPr>
              <w:t>/transactions</w:t>
            </w:r>
          </w:p>
        </w:tc>
        <w:tc>
          <w:tcPr>
            <w:tcW w:w="2574" w:type="dxa"/>
          </w:tcPr>
          <w:p w14:paraId="78104068" w14:textId="7247EAF9" w:rsidR="00DB400E" w:rsidRPr="002F254C" w:rsidRDefault="00901346" w:rsidP="00DB400E">
            <w:pPr>
              <w:rPr>
                <w:sz w:val="20"/>
              </w:rPr>
            </w:pPr>
            <w:hyperlink w:anchor="_Transactions_APIs" w:history="1">
              <w:r w:rsidR="00DB400E" w:rsidRPr="002F254C">
                <w:rPr>
                  <w:rStyle w:val="Hyperlink"/>
                  <w:sz w:val="20"/>
                </w:rPr>
                <w:t>Transactions APIs</w:t>
              </w:r>
            </w:hyperlink>
          </w:p>
        </w:tc>
      </w:tr>
      <w:tr w:rsidR="00DB400E" w14:paraId="4A5AD58C" w14:textId="77777777" w:rsidTr="002F254C">
        <w:tc>
          <w:tcPr>
            <w:tcW w:w="3681" w:type="dxa"/>
          </w:tcPr>
          <w:p w14:paraId="350009F4" w14:textId="77777777" w:rsidR="00DB400E" w:rsidRPr="002F254C" w:rsidRDefault="00DB400E" w:rsidP="00DB400E">
            <w:pPr>
              <w:rPr>
                <w:sz w:val="20"/>
              </w:rPr>
            </w:pPr>
            <w:r w:rsidRPr="002F254C">
              <w:rPr>
                <w:sz w:val="20"/>
              </w:rPr>
              <w:t>Create or view a Withdrawal</w:t>
            </w:r>
          </w:p>
        </w:tc>
        <w:tc>
          <w:tcPr>
            <w:tcW w:w="2693" w:type="dxa"/>
          </w:tcPr>
          <w:p w14:paraId="5D8A9C39" w14:textId="77777777" w:rsidR="00DB400E" w:rsidRPr="002F254C" w:rsidRDefault="00DB400E" w:rsidP="00DB400E">
            <w:pPr>
              <w:rPr>
                <w:sz w:val="20"/>
              </w:rPr>
            </w:pPr>
            <w:r w:rsidRPr="002F254C">
              <w:rPr>
                <w:sz w:val="20"/>
              </w:rPr>
              <w:t>/transactions</w:t>
            </w:r>
          </w:p>
        </w:tc>
        <w:tc>
          <w:tcPr>
            <w:tcW w:w="2574" w:type="dxa"/>
          </w:tcPr>
          <w:p w14:paraId="29981498" w14:textId="4C0E58CE" w:rsidR="00DB400E" w:rsidRPr="002F254C" w:rsidRDefault="00901346" w:rsidP="00DB400E">
            <w:pPr>
              <w:rPr>
                <w:sz w:val="20"/>
              </w:rPr>
            </w:pPr>
            <w:hyperlink w:anchor="_Transactions_APIs" w:history="1">
              <w:r w:rsidR="00DB400E" w:rsidRPr="002F254C">
                <w:rPr>
                  <w:rStyle w:val="Hyperlink"/>
                  <w:sz w:val="20"/>
                </w:rPr>
                <w:t>Transactions APIs</w:t>
              </w:r>
            </w:hyperlink>
          </w:p>
        </w:tc>
      </w:tr>
      <w:tr w:rsidR="00DB400E" w14:paraId="683AEE42" w14:textId="77777777" w:rsidTr="002F254C">
        <w:tc>
          <w:tcPr>
            <w:tcW w:w="3681" w:type="dxa"/>
          </w:tcPr>
          <w:p w14:paraId="19BF3CE5" w14:textId="77777777" w:rsidR="00DB400E" w:rsidRPr="002F254C" w:rsidRDefault="00DB400E" w:rsidP="00DB400E">
            <w:pPr>
              <w:rPr>
                <w:sz w:val="20"/>
              </w:rPr>
            </w:pPr>
            <w:r w:rsidRPr="002F254C">
              <w:rPr>
                <w:sz w:val="20"/>
              </w:rPr>
              <w:t>View an Account Status</w:t>
            </w:r>
          </w:p>
        </w:tc>
        <w:tc>
          <w:tcPr>
            <w:tcW w:w="2693" w:type="dxa"/>
          </w:tcPr>
          <w:p w14:paraId="588FD948" w14:textId="77777777" w:rsidR="00DB400E" w:rsidRPr="002F254C" w:rsidRDefault="00DB400E" w:rsidP="00DB400E">
            <w:pPr>
              <w:rPr>
                <w:sz w:val="20"/>
              </w:rPr>
            </w:pPr>
            <w:r w:rsidRPr="002F254C">
              <w:rPr>
                <w:sz w:val="20"/>
              </w:rPr>
              <w:t>/accounts/status</w:t>
            </w:r>
          </w:p>
        </w:tc>
        <w:tc>
          <w:tcPr>
            <w:tcW w:w="2574" w:type="dxa"/>
          </w:tcPr>
          <w:p w14:paraId="1ED3BFF4" w14:textId="77777777" w:rsidR="00DB400E" w:rsidRPr="002F254C" w:rsidRDefault="00901346" w:rsidP="00DB400E">
            <w:pPr>
              <w:rPr>
                <w:sz w:val="20"/>
              </w:rPr>
            </w:pPr>
            <w:hyperlink w:anchor="_Accounts_APIs" w:history="1">
              <w:r w:rsidR="00DB400E" w:rsidRPr="002F254C">
                <w:rPr>
                  <w:rStyle w:val="Hyperlink"/>
                  <w:sz w:val="20"/>
                </w:rPr>
                <w:t>Accounts APIs</w:t>
              </w:r>
            </w:hyperlink>
          </w:p>
          <w:p w14:paraId="1C043390" w14:textId="1A95BD08" w:rsidR="00DB400E" w:rsidRPr="002F254C" w:rsidRDefault="00901346" w:rsidP="00DB400E">
            <w:pPr>
              <w:rPr>
                <w:sz w:val="20"/>
              </w:rPr>
            </w:pPr>
            <w:hyperlink w:anchor="_Accounts_Status_API" w:history="1">
              <w:r w:rsidR="00DB400E" w:rsidRPr="002F254C">
                <w:rPr>
                  <w:rStyle w:val="Hyperlink"/>
                  <w:sz w:val="20"/>
                </w:rPr>
                <w:t>Accounts Status API</w:t>
              </w:r>
            </w:hyperlink>
          </w:p>
        </w:tc>
      </w:tr>
      <w:tr w:rsidR="00DB400E" w14:paraId="2ABB82B8" w14:textId="77777777" w:rsidTr="002F254C">
        <w:tc>
          <w:tcPr>
            <w:tcW w:w="3681" w:type="dxa"/>
          </w:tcPr>
          <w:p w14:paraId="37D336BD" w14:textId="77777777" w:rsidR="00DB400E" w:rsidRPr="002F254C" w:rsidRDefault="00DB400E" w:rsidP="00DB400E">
            <w:pPr>
              <w:rPr>
                <w:sz w:val="20"/>
              </w:rPr>
            </w:pPr>
            <w:r w:rsidRPr="002F254C">
              <w:rPr>
                <w:sz w:val="20"/>
              </w:rPr>
              <w:t>View Balance(s) for an account</w:t>
            </w:r>
          </w:p>
        </w:tc>
        <w:tc>
          <w:tcPr>
            <w:tcW w:w="2693" w:type="dxa"/>
          </w:tcPr>
          <w:p w14:paraId="3CE7C58E" w14:textId="77777777" w:rsidR="00DB400E" w:rsidRPr="002F254C" w:rsidRDefault="00DB400E" w:rsidP="00DB400E">
            <w:pPr>
              <w:rPr>
                <w:sz w:val="20"/>
              </w:rPr>
            </w:pPr>
            <w:r w:rsidRPr="002F254C">
              <w:rPr>
                <w:sz w:val="20"/>
              </w:rPr>
              <w:t>/accounts/balance</w:t>
            </w:r>
          </w:p>
        </w:tc>
        <w:tc>
          <w:tcPr>
            <w:tcW w:w="2574" w:type="dxa"/>
          </w:tcPr>
          <w:p w14:paraId="1EA95CFB" w14:textId="77777777" w:rsidR="00DB400E" w:rsidRPr="002F254C" w:rsidRDefault="00901346" w:rsidP="00DB400E">
            <w:pPr>
              <w:rPr>
                <w:sz w:val="20"/>
              </w:rPr>
            </w:pPr>
            <w:hyperlink w:anchor="_Accounts_APIs" w:history="1">
              <w:r w:rsidR="00DB400E" w:rsidRPr="002F254C">
                <w:rPr>
                  <w:rStyle w:val="Hyperlink"/>
                  <w:sz w:val="20"/>
                </w:rPr>
                <w:t>Accounts APIs</w:t>
              </w:r>
            </w:hyperlink>
          </w:p>
          <w:p w14:paraId="6FABBE96" w14:textId="37B78C28" w:rsidR="00DB400E" w:rsidRPr="002F254C" w:rsidRDefault="00901346" w:rsidP="00DB400E">
            <w:pPr>
              <w:rPr>
                <w:sz w:val="20"/>
              </w:rPr>
            </w:pPr>
            <w:hyperlink w:anchor="_Balance_API" w:history="1">
              <w:r w:rsidR="00DB400E" w:rsidRPr="002F254C">
                <w:rPr>
                  <w:rStyle w:val="Hyperlink"/>
                  <w:sz w:val="20"/>
                </w:rPr>
                <w:t>Balance API</w:t>
              </w:r>
            </w:hyperlink>
          </w:p>
        </w:tc>
      </w:tr>
      <w:tr w:rsidR="00DB400E" w14:paraId="570B42A8" w14:textId="77777777" w:rsidTr="002F254C">
        <w:tc>
          <w:tcPr>
            <w:tcW w:w="3681" w:type="dxa"/>
          </w:tcPr>
          <w:p w14:paraId="76929AFE" w14:textId="77777777" w:rsidR="00DB400E" w:rsidRPr="002F254C" w:rsidRDefault="00DB400E" w:rsidP="00DB400E">
            <w:pPr>
              <w:rPr>
                <w:sz w:val="20"/>
              </w:rPr>
            </w:pPr>
            <w:r w:rsidRPr="002F254C">
              <w:rPr>
                <w:sz w:val="20"/>
              </w:rPr>
              <w:t>View an Account Holders Name (Name Lookup)</w:t>
            </w:r>
          </w:p>
        </w:tc>
        <w:tc>
          <w:tcPr>
            <w:tcW w:w="2693" w:type="dxa"/>
          </w:tcPr>
          <w:p w14:paraId="7150ED6B" w14:textId="77777777" w:rsidR="00DB400E" w:rsidRPr="002F254C" w:rsidRDefault="00DB400E" w:rsidP="00DB400E">
            <w:pPr>
              <w:rPr>
                <w:sz w:val="20"/>
              </w:rPr>
            </w:pPr>
            <w:r w:rsidRPr="002F254C">
              <w:rPr>
                <w:sz w:val="20"/>
              </w:rPr>
              <w:t>/accounts/accountname</w:t>
            </w:r>
          </w:p>
        </w:tc>
        <w:tc>
          <w:tcPr>
            <w:tcW w:w="2574" w:type="dxa"/>
          </w:tcPr>
          <w:p w14:paraId="469FD93A" w14:textId="77777777" w:rsidR="00DB400E" w:rsidRPr="002F254C" w:rsidRDefault="00901346" w:rsidP="00DB400E">
            <w:pPr>
              <w:rPr>
                <w:sz w:val="20"/>
              </w:rPr>
            </w:pPr>
            <w:hyperlink w:anchor="_Accounts_APIs" w:history="1">
              <w:r w:rsidR="00DB400E" w:rsidRPr="002F254C">
                <w:rPr>
                  <w:rStyle w:val="Hyperlink"/>
                  <w:sz w:val="20"/>
                </w:rPr>
                <w:t>Accounts APIs</w:t>
              </w:r>
            </w:hyperlink>
          </w:p>
          <w:p w14:paraId="4D051534" w14:textId="540133B7" w:rsidR="00DB400E" w:rsidRPr="002F254C" w:rsidRDefault="00901346" w:rsidP="00DB400E">
            <w:pPr>
              <w:rPr>
                <w:sz w:val="20"/>
              </w:rPr>
            </w:pPr>
            <w:hyperlink w:anchor="_Holder_Name_API" w:history="1">
              <w:r w:rsidR="00DB400E" w:rsidRPr="002F254C">
                <w:rPr>
                  <w:rStyle w:val="Hyperlink"/>
                  <w:sz w:val="20"/>
                </w:rPr>
                <w:t>Account Name API</w:t>
              </w:r>
            </w:hyperlink>
          </w:p>
        </w:tc>
      </w:tr>
      <w:tr w:rsidR="00DB400E" w14:paraId="46B3FB3D" w14:textId="77777777" w:rsidTr="002F254C">
        <w:tc>
          <w:tcPr>
            <w:tcW w:w="3681" w:type="dxa"/>
          </w:tcPr>
          <w:p w14:paraId="66090DE8" w14:textId="77777777" w:rsidR="00DB400E" w:rsidRPr="002F254C" w:rsidRDefault="00DB400E" w:rsidP="00DB400E">
            <w:pPr>
              <w:rPr>
                <w:sz w:val="20"/>
              </w:rPr>
            </w:pPr>
            <w:r w:rsidRPr="002F254C">
              <w:rPr>
                <w:sz w:val="20"/>
              </w:rPr>
              <w:t>View Account Statement Entries for an account</w:t>
            </w:r>
          </w:p>
        </w:tc>
        <w:tc>
          <w:tcPr>
            <w:tcW w:w="2693" w:type="dxa"/>
          </w:tcPr>
          <w:p w14:paraId="0467662F" w14:textId="77777777" w:rsidR="00DB400E" w:rsidRPr="002F254C" w:rsidRDefault="00DB400E" w:rsidP="00DB400E">
            <w:pPr>
              <w:rPr>
                <w:sz w:val="20"/>
              </w:rPr>
            </w:pPr>
            <w:r w:rsidRPr="002F254C">
              <w:rPr>
                <w:sz w:val="20"/>
              </w:rPr>
              <w:t xml:space="preserve">/accounts/statemententries </w:t>
            </w:r>
          </w:p>
        </w:tc>
        <w:tc>
          <w:tcPr>
            <w:tcW w:w="2574" w:type="dxa"/>
          </w:tcPr>
          <w:p w14:paraId="0DC7D7F1" w14:textId="4D29DE8D" w:rsidR="00DB400E" w:rsidRPr="002F254C" w:rsidRDefault="00901346" w:rsidP="00DB400E">
            <w:pPr>
              <w:rPr>
                <w:sz w:val="20"/>
              </w:rPr>
            </w:pPr>
            <w:hyperlink w:anchor="_Statement_Entries_API" w:history="1">
              <w:r w:rsidR="00DB400E" w:rsidRPr="002F254C">
                <w:rPr>
                  <w:rStyle w:val="Hyperlink"/>
                  <w:sz w:val="20"/>
                </w:rPr>
                <w:t>Statement Entries API</w:t>
              </w:r>
            </w:hyperlink>
          </w:p>
        </w:tc>
      </w:tr>
      <w:tr w:rsidR="00DB400E" w14:paraId="2B19B053" w14:textId="77777777" w:rsidTr="002F254C">
        <w:tc>
          <w:tcPr>
            <w:tcW w:w="3681" w:type="dxa"/>
          </w:tcPr>
          <w:p w14:paraId="01BA1FF7" w14:textId="77777777" w:rsidR="00DB400E" w:rsidRPr="002F254C" w:rsidRDefault="00DB400E" w:rsidP="00DB400E">
            <w:pPr>
              <w:rPr>
                <w:sz w:val="20"/>
              </w:rPr>
            </w:pPr>
            <w:r w:rsidRPr="002F254C">
              <w:rPr>
                <w:sz w:val="20"/>
              </w:rPr>
              <w:t>View a specific statement Entry</w:t>
            </w:r>
          </w:p>
        </w:tc>
        <w:tc>
          <w:tcPr>
            <w:tcW w:w="2693" w:type="dxa"/>
          </w:tcPr>
          <w:p w14:paraId="5C69012C" w14:textId="77777777" w:rsidR="00DB400E" w:rsidRPr="002F254C" w:rsidRDefault="00DB400E" w:rsidP="00DB400E">
            <w:pPr>
              <w:rPr>
                <w:sz w:val="20"/>
              </w:rPr>
            </w:pPr>
            <w:r w:rsidRPr="002F254C">
              <w:rPr>
                <w:sz w:val="20"/>
              </w:rPr>
              <w:t>/statemententries</w:t>
            </w:r>
          </w:p>
        </w:tc>
        <w:tc>
          <w:tcPr>
            <w:tcW w:w="2574" w:type="dxa"/>
          </w:tcPr>
          <w:p w14:paraId="435EE8E7" w14:textId="5A4BB6B7" w:rsidR="00DB400E" w:rsidRPr="002F254C" w:rsidRDefault="00901346" w:rsidP="00DB400E">
            <w:pPr>
              <w:rPr>
                <w:sz w:val="20"/>
              </w:rPr>
            </w:pPr>
            <w:hyperlink w:anchor="_Statement_Entries_API" w:history="1">
              <w:r w:rsidR="00DB400E" w:rsidRPr="002F254C">
                <w:rPr>
                  <w:rStyle w:val="Hyperlink"/>
                  <w:sz w:val="20"/>
                </w:rPr>
                <w:t>Statement Entries API</w:t>
              </w:r>
            </w:hyperlink>
          </w:p>
        </w:tc>
      </w:tr>
      <w:tr w:rsidR="008624E7" w14:paraId="4C4424A7" w14:textId="77777777" w:rsidTr="002F254C">
        <w:trPr>
          <w:ins w:id="1092" w:author="Gareth Pateman [2]" w:date="2017-08-08T12:25:00Z"/>
        </w:trPr>
        <w:tc>
          <w:tcPr>
            <w:tcW w:w="3681" w:type="dxa"/>
          </w:tcPr>
          <w:p w14:paraId="128D576B" w14:textId="325BC51F" w:rsidR="008624E7" w:rsidRPr="002F254C" w:rsidRDefault="008624E7" w:rsidP="00DB400E">
            <w:pPr>
              <w:rPr>
                <w:ins w:id="1093" w:author="Gareth Pateman [2]" w:date="2017-08-08T12:25:00Z"/>
                <w:sz w:val="20"/>
              </w:rPr>
            </w:pPr>
            <w:ins w:id="1094" w:author="Gareth Pateman [2]" w:date="2017-08-08T12:25:00Z">
              <w:r>
                <w:rPr>
                  <w:sz w:val="20"/>
                </w:rPr>
                <w:t>View Bill Payment Service Provi</w:t>
              </w:r>
            </w:ins>
            <w:ins w:id="1095" w:author="Gareth Pateman [2]" w:date="2017-08-08T12:26:00Z">
              <w:r>
                <w:rPr>
                  <w:sz w:val="20"/>
                </w:rPr>
                <w:t>ders</w:t>
              </w:r>
            </w:ins>
          </w:p>
        </w:tc>
        <w:tc>
          <w:tcPr>
            <w:tcW w:w="2693" w:type="dxa"/>
          </w:tcPr>
          <w:p w14:paraId="535F6A9A" w14:textId="1358EFE8" w:rsidR="008624E7" w:rsidRPr="002F254C" w:rsidRDefault="008624E7" w:rsidP="00DB400E">
            <w:pPr>
              <w:rPr>
                <w:ins w:id="1096" w:author="Gareth Pateman [2]" w:date="2017-08-08T12:25:00Z"/>
                <w:sz w:val="20"/>
              </w:rPr>
            </w:pPr>
            <w:ins w:id="1097" w:author="Gareth Pateman [2]" w:date="2017-08-08T12:26:00Z">
              <w:r>
                <w:rPr>
                  <w:sz w:val="20"/>
                </w:rPr>
                <w:t>/accounts/billcompanies</w:t>
              </w:r>
            </w:ins>
          </w:p>
        </w:tc>
        <w:tc>
          <w:tcPr>
            <w:tcW w:w="2574" w:type="dxa"/>
          </w:tcPr>
          <w:p w14:paraId="0E8981C5" w14:textId="1CB9789A" w:rsidR="008624E7" w:rsidRDefault="008624E7" w:rsidP="00DB400E">
            <w:pPr>
              <w:rPr>
                <w:ins w:id="1098" w:author="Gareth Pateman [2]" w:date="2017-08-08T12:25:00Z"/>
              </w:rPr>
            </w:pPr>
            <w:ins w:id="1099" w:author="Gareth Pateman [2]" w:date="2017-08-08T12:27:00Z">
              <w:r>
                <w:rPr>
                  <w:sz w:val="20"/>
                </w:rPr>
                <w:fldChar w:fldCharType="begin"/>
              </w:r>
              <w:r>
                <w:rPr>
                  <w:sz w:val="20"/>
                </w:rPr>
                <w:instrText xml:space="preserve"> HYPERLINK  \l "_Bill_Companies_API" </w:instrText>
              </w:r>
              <w:r>
                <w:rPr>
                  <w:sz w:val="20"/>
                </w:rPr>
                <w:fldChar w:fldCharType="separate"/>
              </w:r>
              <w:r w:rsidRPr="008624E7">
                <w:rPr>
                  <w:rStyle w:val="Hyperlink"/>
                  <w:sz w:val="20"/>
                  <w:rPrChange w:id="1100" w:author="Gareth Pateman [2]" w:date="2017-08-08T12:26:00Z">
                    <w:rPr/>
                  </w:rPrChange>
                </w:rPr>
                <w:t>Bill Companies API</w:t>
              </w:r>
              <w:r>
                <w:rPr>
                  <w:sz w:val="20"/>
                </w:rPr>
                <w:fldChar w:fldCharType="end"/>
              </w:r>
            </w:ins>
          </w:p>
        </w:tc>
      </w:tr>
      <w:tr w:rsidR="00DB400E" w14:paraId="60539C11" w14:textId="77777777" w:rsidTr="002F254C">
        <w:tc>
          <w:tcPr>
            <w:tcW w:w="3681" w:type="dxa"/>
          </w:tcPr>
          <w:p w14:paraId="138E21CB" w14:textId="77777777" w:rsidR="00DB400E" w:rsidRPr="002F254C" w:rsidRDefault="00DB400E" w:rsidP="00DB400E">
            <w:pPr>
              <w:rPr>
                <w:sz w:val="20"/>
              </w:rPr>
            </w:pPr>
            <w:r w:rsidRPr="002F254C">
              <w:rPr>
                <w:sz w:val="20"/>
              </w:rPr>
              <w:t>View Bills for presentment</w:t>
            </w:r>
          </w:p>
        </w:tc>
        <w:tc>
          <w:tcPr>
            <w:tcW w:w="2693" w:type="dxa"/>
          </w:tcPr>
          <w:p w14:paraId="4EB320B8" w14:textId="77777777" w:rsidR="00DB400E" w:rsidRPr="002F254C" w:rsidRDefault="00DB400E" w:rsidP="00DB400E">
            <w:pPr>
              <w:rPr>
                <w:sz w:val="20"/>
              </w:rPr>
            </w:pPr>
            <w:r w:rsidRPr="002F254C">
              <w:rPr>
                <w:sz w:val="20"/>
              </w:rPr>
              <w:t>/accounts/bills</w:t>
            </w:r>
          </w:p>
        </w:tc>
        <w:tc>
          <w:tcPr>
            <w:tcW w:w="2574" w:type="dxa"/>
          </w:tcPr>
          <w:p w14:paraId="48FB009E" w14:textId="25AD6F1C" w:rsidR="00DB400E" w:rsidRPr="002F254C" w:rsidRDefault="00901346" w:rsidP="00DB400E">
            <w:pPr>
              <w:rPr>
                <w:sz w:val="20"/>
              </w:rPr>
            </w:pPr>
            <w:hyperlink w:anchor="_Bills_API" w:history="1">
              <w:r w:rsidR="00DB400E" w:rsidRPr="002F254C">
                <w:rPr>
                  <w:rStyle w:val="Hyperlink"/>
                  <w:sz w:val="20"/>
                </w:rPr>
                <w:t>Bills API</w:t>
              </w:r>
            </w:hyperlink>
          </w:p>
        </w:tc>
      </w:tr>
      <w:tr w:rsidR="00DB400E" w14:paraId="50B93A28" w14:textId="77777777" w:rsidTr="002F254C">
        <w:tc>
          <w:tcPr>
            <w:tcW w:w="3681" w:type="dxa"/>
          </w:tcPr>
          <w:p w14:paraId="02971CE2" w14:textId="77777777" w:rsidR="00DB400E" w:rsidRPr="002F254C" w:rsidRDefault="00DB400E" w:rsidP="00DB400E">
            <w:pPr>
              <w:rPr>
                <w:sz w:val="20"/>
              </w:rPr>
            </w:pPr>
            <w:r w:rsidRPr="002F254C">
              <w:rPr>
                <w:sz w:val="20"/>
              </w:rPr>
              <w:t>Create or update Debit Mandates</w:t>
            </w:r>
          </w:p>
        </w:tc>
        <w:tc>
          <w:tcPr>
            <w:tcW w:w="2693" w:type="dxa"/>
          </w:tcPr>
          <w:p w14:paraId="7A3BC25F" w14:textId="77777777" w:rsidR="00DB400E" w:rsidRPr="002F254C" w:rsidRDefault="00DB400E" w:rsidP="00DB400E">
            <w:pPr>
              <w:rPr>
                <w:sz w:val="20"/>
              </w:rPr>
            </w:pPr>
            <w:r w:rsidRPr="002F254C">
              <w:rPr>
                <w:sz w:val="20"/>
              </w:rPr>
              <w:t>/accounts/debitmandates</w:t>
            </w:r>
          </w:p>
        </w:tc>
        <w:tc>
          <w:tcPr>
            <w:tcW w:w="2574" w:type="dxa"/>
          </w:tcPr>
          <w:p w14:paraId="619CA029" w14:textId="098C5CD7" w:rsidR="00DB400E" w:rsidRPr="002F254C" w:rsidRDefault="00901346" w:rsidP="00DB400E">
            <w:pPr>
              <w:rPr>
                <w:sz w:val="20"/>
              </w:rPr>
            </w:pPr>
            <w:hyperlink w:anchor="_Debit_Mandates_API" w:history="1">
              <w:r w:rsidR="00DB400E" w:rsidRPr="002F254C">
                <w:rPr>
                  <w:rStyle w:val="Hyperlink"/>
                  <w:sz w:val="20"/>
                </w:rPr>
                <w:t>Debit Mandates API</w:t>
              </w:r>
            </w:hyperlink>
          </w:p>
        </w:tc>
      </w:tr>
      <w:tr w:rsidR="0035075C" w14:paraId="72A6A525" w14:textId="77777777" w:rsidTr="002F254C">
        <w:trPr>
          <w:ins w:id="1101" w:author="Gareth Pateman" w:date="2018-04-05T16:06:00Z"/>
        </w:trPr>
        <w:tc>
          <w:tcPr>
            <w:tcW w:w="3681" w:type="dxa"/>
          </w:tcPr>
          <w:p w14:paraId="70935AD7" w14:textId="63578408" w:rsidR="0035075C" w:rsidRPr="002F254C" w:rsidRDefault="0035075C" w:rsidP="00DB400E">
            <w:pPr>
              <w:rPr>
                <w:ins w:id="1102" w:author="Gareth Pateman" w:date="2018-04-05T16:06:00Z"/>
                <w:sz w:val="20"/>
              </w:rPr>
            </w:pPr>
            <w:ins w:id="1103" w:author="Gareth Pateman" w:date="2018-04-05T16:06:00Z">
              <w:r>
                <w:rPr>
                  <w:sz w:val="20"/>
                </w:rPr>
                <w:t xml:space="preserve">Create, view or Delete </w:t>
              </w:r>
              <w:r w:rsidR="001656C1">
                <w:rPr>
                  <w:sz w:val="20"/>
                </w:rPr>
                <w:t>Authorisatio</w:t>
              </w:r>
            </w:ins>
            <w:ins w:id="1104" w:author="Gareth Pateman" w:date="2018-04-05T16:07:00Z">
              <w:r w:rsidR="001656C1">
                <w:rPr>
                  <w:sz w:val="20"/>
                </w:rPr>
                <w:t>n Codes</w:t>
              </w:r>
            </w:ins>
          </w:p>
        </w:tc>
        <w:tc>
          <w:tcPr>
            <w:tcW w:w="2693" w:type="dxa"/>
          </w:tcPr>
          <w:p w14:paraId="6010EC1B" w14:textId="2D449E19" w:rsidR="0035075C" w:rsidRPr="002F254C" w:rsidRDefault="001656C1" w:rsidP="00DB400E">
            <w:pPr>
              <w:rPr>
                <w:ins w:id="1105" w:author="Gareth Pateman" w:date="2018-04-05T16:06:00Z"/>
                <w:sz w:val="20"/>
              </w:rPr>
            </w:pPr>
            <w:ins w:id="1106" w:author="Gareth Pateman" w:date="2018-04-05T16:07:00Z">
              <w:r>
                <w:rPr>
                  <w:sz w:val="20"/>
                </w:rPr>
                <w:t>/accounts/authorisationcodes</w:t>
              </w:r>
            </w:ins>
          </w:p>
        </w:tc>
        <w:tc>
          <w:tcPr>
            <w:tcW w:w="2574" w:type="dxa"/>
          </w:tcPr>
          <w:p w14:paraId="043EA759" w14:textId="69447049" w:rsidR="0035075C" w:rsidRDefault="001656C1" w:rsidP="00DB400E">
            <w:pPr>
              <w:rPr>
                <w:ins w:id="1107" w:author="Gareth Pateman" w:date="2018-04-05T16:06:00Z"/>
              </w:rPr>
            </w:pPr>
            <w:ins w:id="1108" w:author="Gareth Pateman" w:date="2018-04-05T16:07:00Z">
              <w:r>
                <w:rPr>
                  <w:sz w:val="20"/>
                </w:rPr>
                <w:fldChar w:fldCharType="begin"/>
              </w:r>
              <w:r>
                <w:rPr>
                  <w:sz w:val="20"/>
                </w:rPr>
                <w:instrText xml:space="preserve"> HYPERLINK  \l "_Authorisation_Codes_API" </w:instrText>
              </w:r>
              <w:r>
                <w:rPr>
                  <w:sz w:val="20"/>
                </w:rPr>
                <w:fldChar w:fldCharType="separate"/>
              </w:r>
              <w:r w:rsidRPr="001656C1">
                <w:rPr>
                  <w:rStyle w:val="Hyperlink"/>
                  <w:sz w:val="20"/>
                  <w:rPrChange w:id="1109" w:author="Gareth Pateman" w:date="2018-04-05T16:07:00Z">
                    <w:rPr/>
                  </w:rPrChange>
                </w:rPr>
                <w:t>Author</w:t>
              </w:r>
              <w:r w:rsidRPr="001656C1">
                <w:rPr>
                  <w:rStyle w:val="Hyperlink"/>
                  <w:sz w:val="20"/>
                </w:rPr>
                <w:t>isation Codes API</w:t>
              </w:r>
              <w:r>
                <w:rPr>
                  <w:sz w:val="20"/>
                </w:rPr>
                <w:fldChar w:fldCharType="end"/>
              </w:r>
            </w:ins>
          </w:p>
        </w:tc>
      </w:tr>
      <w:tr w:rsidR="00DB400E" w14:paraId="524AD31B" w14:textId="77777777" w:rsidTr="002F254C">
        <w:tc>
          <w:tcPr>
            <w:tcW w:w="3681" w:type="dxa"/>
          </w:tcPr>
          <w:p w14:paraId="6CF8F4A2" w14:textId="77777777" w:rsidR="00DB400E" w:rsidRPr="002F254C" w:rsidRDefault="00DB400E" w:rsidP="00DB400E">
            <w:pPr>
              <w:rPr>
                <w:sz w:val="20"/>
              </w:rPr>
            </w:pPr>
            <w:r w:rsidRPr="002F254C">
              <w:rPr>
                <w:sz w:val="20"/>
              </w:rPr>
              <w:t>Create or view an International Transfer Quotation</w:t>
            </w:r>
          </w:p>
        </w:tc>
        <w:tc>
          <w:tcPr>
            <w:tcW w:w="2693" w:type="dxa"/>
          </w:tcPr>
          <w:p w14:paraId="25CDDE78" w14:textId="77777777" w:rsidR="00DB400E" w:rsidRPr="002F254C" w:rsidRDefault="00DB400E" w:rsidP="00DB400E">
            <w:pPr>
              <w:rPr>
                <w:sz w:val="20"/>
              </w:rPr>
            </w:pPr>
            <w:r w:rsidRPr="002F254C">
              <w:rPr>
                <w:sz w:val="20"/>
              </w:rPr>
              <w:t>/quotations</w:t>
            </w:r>
          </w:p>
        </w:tc>
        <w:tc>
          <w:tcPr>
            <w:tcW w:w="2574" w:type="dxa"/>
          </w:tcPr>
          <w:p w14:paraId="65DC5F8F" w14:textId="68D26B83" w:rsidR="00DB400E" w:rsidRPr="002F254C" w:rsidRDefault="00901346" w:rsidP="00DB400E">
            <w:pPr>
              <w:rPr>
                <w:sz w:val="20"/>
              </w:rPr>
            </w:pPr>
            <w:hyperlink w:anchor="_Quotations_API" w:history="1">
              <w:r w:rsidR="00DB400E" w:rsidRPr="002F254C">
                <w:rPr>
                  <w:rStyle w:val="Hyperlink"/>
                  <w:sz w:val="20"/>
                </w:rPr>
                <w:t>Quotations API</w:t>
              </w:r>
            </w:hyperlink>
          </w:p>
        </w:tc>
      </w:tr>
      <w:tr w:rsidR="00DB400E" w14:paraId="74F88591" w14:textId="77777777" w:rsidTr="002F254C">
        <w:tc>
          <w:tcPr>
            <w:tcW w:w="3681" w:type="dxa"/>
          </w:tcPr>
          <w:p w14:paraId="1B918AB4" w14:textId="77777777" w:rsidR="00DB400E" w:rsidRPr="002F254C" w:rsidRDefault="00DB400E" w:rsidP="00DB400E">
            <w:pPr>
              <w:rPr>
                <w:sz w:val="20"/>
              </w:rPr>
            </w:pPr>
            <w:r w:rsidRPr="002F254C">
              <w:rPr>
                <w:sz w:val="20"/>
              </w:rPr>
              <w:t>Create, view or update an account to account Link</w:t>
            </w:r>
          </w:p>
        </w:tc>
        <w:tc>
          <w:tcPr>
            <w:tcW w:w="2693" w:type="dxa"/>
          </w:tcPr>
          <w:p w14:paraId="3982D157" w14:textId="77777777" w:rsidR="00DB400E" w:rsidRPr="002F254C" w:rsidRDefault="00DB400E" w:rsidP="00DB400E">
            <w:pPr>
              <w:rPr>
                <w:sz w:val="20"/>
              </w:rPr>
            </w:pPr>
            <w:r w:rsidRPr="002F254C">
              <w:rPr>
                <w:sz w:val="20"/>
              </w:rPr>
              <w:t xml:space="preserve">/accounts/links </w:t>
            </w:r>
          </w:p>
        </w:tc>
        <w:tc>
          <w:tcPr>
            <w:tcW w:w="2574" w:type="dxa"/>
          </w:tcPr>
          <w:p w14:paraId="6AA5C80D" w14:textId="6B735E66" w:rsidR="00DB400E" w:rsidRPr="002F254C" w:rsidRDefault="00901346" w:rsidP="00DB400E">
            <w:pPr>
              <w:rPr>
                <w:sz w:val="20"/>
              </w:rPr>
            </w:pPr>
            <w:hyperlink w:anchor="_Links_API" w:history="1">
              <w:r w:rsidR="00DB400E" w:rsidRPr="002F254C">
                <w:rPr>
                  <w:rStyle w:val="Hyperlink"/>
                  <w:sz w:val="20"/>
                </w:rPr>
                <w:t>Links API</w:t>
              </w:r>
            </w:hyperlink>
          </w:p>
        </w:tc>
      </w:tr>
      <w:tr w:rsidR="00DB400E" w14:paraId="3EF9AAC9" w14:textId="77777777" w:rsidTr="002F254C">
        <w:tc>
          <w:tcPr>
            <w:tcW w:w="3681" w:type="dxa"/>
          </w:tcPr>
          <w:p w14:paraId="7D290CA0" w14:textId="77777777" w:rsidR="00DB400E" w:rsidRPr="002F254C" w:rsidRDefault="00DB400E" w:rsidP="00DB400E">
            <w:pPr>
              <w:rPr>
                <w:sz w:val="20"/>
              </w:rPr>
            </w:pPr>
            <w:r w:rsidRPr="002F254C">
              <w:rPr>
                <w:sz w:val="20"/>
              </w:rPr>
              <w:t>Create a batch of transactions</w:t>
            </w:r>
          </w:p>
        </w:tc>
        <w:tc>
          <w:tcPr>
            <w:tcW w:w="2693" w:type="dxa"/>
          </w:tcPr>
          <w:p w14:paraId="2AD64732" w14:textId="77777777" w:rsidR="00DB400E" w:rsidRPr="002F254C" w:rsidRDefault="00DB400E" w:rsidP="00DB400E">
            <w:pPr>
              <w:rPr>
                <w:sz w:val="20"/>
              </w:rPr>
            </w:pPr>
            <w:r w:rsidRPr="002F254C">
              <w:rPr>
                <w:sz w:val="20"/>
              </w:rPr>
              <w:t>/batchtransactions</w:t>
            </w:r>
          </w:p>
        </w:tc>
        <w:tc>
          <w:tcPr>
            <w:tcW w:w="2574" w:type="dxa"/>
          </w:tcPr>
          <w:p w14:paraId="79760062" w14:textId="43F958C7" w:rsidR="00DB400E" w:rsidRPr="002F254C" w:rsidRDefault="00901346" w:rsidP="00DB400E">
            <w:pPr>
              <w:rPr>
                <w:sz w:val="20"/>
              </w:rPr>
            </w:pPr>
            <w:hyperlink w:anchor="_Accounts_Batch_Transactions" w:history="1">
              <w:r w:rsidR="00DB400E" w:rsidRPr="002F254C">
                <w:rPr>
                  <w:rStyle w:val="Hyperlink"/>
                  <w:sz w:val="20"/>
                </w:rPr>
                <w:t>Batch Transactions API</w:t>
              </w:r>
            </w:hyperlink>
          </w:p>
        </w:tc>
      </w:tr>
      <w:tr w:rsidR="00DB400E" w14:paraId="74905A3A" w14:textId="77777777" w:rsidTr="002F254C">
        <w:tc>
          <w:tcPr>
            <w:tcW w:w="3681" w:type="dxa"/>
          </w:tcPr>
          <w:p w14:paraId="0B19AC2D" w14:textId="77777777" w:rsidR="00DB400E" w:rsidRPr="002F254C" w:rsidRDefault="00DB400E" w:rsidP="00DB400E">
            <w:pPr>
              <w:rPr>
                <w:sz w:val="20"/>
              </w:rPr>
            </w:pPr>
            <w:r w:rsidRPr="002F254C">
              <w:rPr>
                <w:sz w:val="20"/>
              </w:rPr>
              <w:t>Retrieve batch transaction errors</w:t>
            </w:r>
          </w:p>
        </w:tc>
        <w:tc>
          <w:tcPr>
            <w:tcW w:w="2693" w:type="dxa"/>
          </w:tcPr>
          <w:p w14:paraId="72EEF4F0" w14:textId="77777777" w:rsidR="00DB400E" w:rsidRPr="002F254C" w:rsidRDefault="00DB400E" w:rsidP="00DB400E">
            <w:pPr>
              <w:rPr>
                <w:sz w:val="20"/>
              </w:rPr>
            </w:pPr>
            <w:r w:rsidRPr="002F254C">
              <w:rPr>
                <w:sz w:val="20"/>
              </w:rPr>
              <w:t>/batchtransactions/rejections</w:t>
            </w:r>
          </w:p>
        </w:tc>
        <w:tc>
          <w:tcPr>
            <w:tcW w:w="2574" w:type="dxa"/>
          </w:tcPr>
          <w:p w14:paraId="54379D0A" w14:textId="4FCFAF85" w:rsidR="00DB400E" w:rsidRPr="002F254C" w:rsidRDefault="00901346" w:rsidP="00DB400E">
            <w:pPr>
              <w:rPr>
                <w:sz w:val="20"/>
              </w:rPr>
            </w:pPr>
            <w:hyperlink w:anchor="_Accounts_APIs" w:history="1">
              <w:r w:rsidR="00DB400E" w:rsidRPr="002F254C">
                <w:rPr>
                  <w:rStyle w:val="Hyperlink"/>
                  <w:sz w:val="20"/>
                </w:rPr>
                <w:t>Batch Transactions API</w:t>
              </w:r>
            </w:hyperlink>
          </w:p>
        </w:tc>
      </w:tr>
      <w:tr w:rsidR="00DB400E" w14:paraId="6C56D7E4" w14:textId="77777777" w:rsidTr="002F254C">
        <w:tc>
          <w:tcPr>
            <w:tcW w:w="3681" w:type="dxa"/>
          </w:tcPr>
          <w:p w14:paraId="60E25BDA" w14:textId="77777777" w:rsidR="00DB400E" w:rsidRPr="002F254C" w:rsidRDefault="00DB400E" w:rsidP="00DB400E">
            <w:pPr>
              <w:rPr>
                <w:sz w:val="20"/>
              </w:rPr>
            </w:pPr>
            <w:r w:rsidRPr="002F254C">
              <w:rPr>
                <w:sz w:val="20"/>
              </w:rPr>
              <w:t>Retrieve batch transaction completions</w:t>
            </w:r>
          </w:p>
        </w:tc>
        <w:tc>
          <w:tcPr>
            <w:tcW w:w="2693" w:type="dxa"/>
          </w:tcPr>
          <w:p w14:paraId="66EAB2E7" w14:textId="77777777" w:rsidR="00DB400E" w:rsidRPr="002F254C" w:rsidRDefault="00DB400E" w:rsidP="00DB400E">
            <w:pPr>
              <w:rPr>
                <w:sz w:val="20"/>
              </w:rPr>
            </w:pPr>
            <w:r w:rsidRPr="002F254C">
              <w:rPr>
                <w:sz w:val="20"/>
              </w:rPr>
              <w:t>/batchtransactions/completions</w:t>
            </w:r>
          </w:p>
        </w:tc>
        <w:tc>
          <w:tcPr>
            <w:tcW w:w="2574" w:type="dxa"/>
          </w:tcPr>
          <w:p w14:paraId="54DE39A8" w14:textId="6D8D6A5D" w:rsidR="00DB400E" w:rsidRPr="002F254C" w:rsidRDefault="00901346" w:rsidP="00DB400E">
            <w:pPr>
              <w:rPr>
                <w:sz w:val="20"/>
              </w:rPr>
            </w:pPr>
            <w:hyperlink w:anchor="_Accounts_APIs" w:history="1">
              <w:r w:rsidR="00DB400E" w:rsidRPr="002F254C">
                <w:rPr>
                  <w:rStyle w:val="Hyperlink"/>
                  <w:sz w:val="20"/>
                </w:rPr>
                <w:t>Batch Transactions API</w:t>
              </w:r>
            </w:hyperlink>
          </w:p>
        </w:tc>
      </w:tr>
    </w:tbl>
    <w:p w14:paraId="7B150CC2" w14:textId="77777777" w:rsidR="00A22871" w:rsidRPr="00C87387" w:rsidRDefault="00A22871" w:rsidP="002F254C">
      <w:pPr>
        <w:pStyle w:val="Heading1"/>
      </w:pPr>
      <w:bookmarkStart w:id="1110" w:name="_Toc459720510"/>
      <w:bookmarkStart w:id="1111" w:name="_Toc459720630"/>
      <w:bookmarkStart w:id="1112" w:name="_Toc459720747"/>
      <w:bookmarkStart w:id="1113" w:name="_Toc459720864"/>
      <w:bookmarkStart w:id="1114" w:name="_Toc459720982"/>
      <w:bookmarkStart w:id="1115" w:name="_Toc459720511"/>
      <w:bookmarkStart w:id="1116" w:name="_Toc459720631"/>
      <w:bookmarkStart w:id="1117" w:name="_Toc459720748"/>
      <w:bookmarkStart w:id="1118" w:name="_Toc459720865"/>
      <w:bookmarkStart w:id="1119" w:name="_Toc459720983"/>
      <w:bookmarkStart w:id="1120" w:name="_API_Fundamentals"/>
      <w:bookmarkStart w:id="1121" w:name="_Toc513209421"/>
      <w:bookmarkEnd w:id="1110"/>
      <w:bookmarkEnd w:id="1111"/>
      <w:bookmarkEnd w:id="1112"/>
      <w:bookmarkEnd w:id="1113"/>
      <w:bookmarkEnd w:id="1114"/>
      <w:bookmarkEnd w:id="1115"/>
      <w:bookmarkEnd w:id="1116"/>
      <w:bookmarkEnd w:id="1117"/>
      <w:bookmarkEnd w:id="1118"/>
      <w:bookmarkEnd w:id="1119"/>
      <w:bookmarkEnd w:id="1120"/>
      <w:r>
        <w:lastRenderedPageBreak/>
        <w:t>API Fundamentals</w:t>
      </w:r>
      <w:bookmarkEnd w:id="1121"/>
    </w:p>
    <w:p w14:paraId="71976576" w14:textId="77777777" w:rsidR="00A22871" w:rsidRDefault="00A22871" w:rsidP="002F254C">
      <w:pPr>
        <w:pStyle w:val="Heading2"/>
      </w:pPr>
      <w:bookmarkStart w:id="1122" w:name="_URI"/>
      <w:bookmarkStart w:id="1123" w:name="_Toc513209422"/>
      <w:bookmarkEnd w:id="1122"/>
      <w:r>
        <w:t>URI</w:t>
      </w:r>
      <w:bookmarkEnd w:id="1123"/>
    </w:p>
    <w:p w14:paraId="581C4ACA" w14:textId="77777777" w:rsidR="00A22871" w:rsidRDefault="00A22871" w:rsidP="002F254C">
      <w:pPr>
        <w:pStyle w:val="NormalParagraph"/>
      </w:pPr>
      <w:r>
        <w:t>All services exposed by the harmonised Mobile Money API use the following URI format:</w:t>
      </w:r>
    </w:p>
    <w:p w14:paraId="506E0904" w14:textId="77777777" w:rsidR="00A22871" w:rsidRPr="00E42E58" w:rsidRDefault="00A22871" w:rsidP="002F254C">
      <w:pPr>
        <w:pStyle w:val="NormalParagraph"/>
        <w:rPr>
          <w:b/>
        </w:rPr>
      </w:pPr>
      <w:r w:rsidRPr="00E42E58">
        <w:rPr>
          <w:b/>
        </w:rPr>
        <w:t>{</w:t>
      </w:r>
      <w:r>
        <w:rPr>
          <w:b/>
        </w:rPr>
        <w:t>…</w:t>
      </w:r>
      <w:r w:rsidRPr="00E42E58">
        <w:rPr>
          <w:b/>
        </w:rPr>
        <w:t>]</w:t>
      </w:r>
      <w:r>
        <w:rPr>
          <w:b/>
        </w:rPr>
        <w:t>/{version}</w:t>
      </w:r>
      <w:r w:rsidRPr="00E42E58">
        <w:rPr>
          <w:b/>
        </w:rPr>
        <w:t>/</w:t>
      </w:r>
      <w:r>
        <w:rPr>
          <w:b/>
        </w:rPr>
        <w:t>mm</w:t>
      </w:r>
      <w:r w:rsidRPr="00E42E58">
        <w:rPr>
          <w:b/>
        </w:rPr>
        <w:t>/{</w:t>
      </w:r>
      <w:r>
        <w:rPr>
          <w:b/>
        </w:rPr>
        <w:t>Resource</w:t>
      </w:r>
      <w:r w:rsidRPr="00E42E58">
        <w:rPr>
          <w:b/>
        </w:rPr>
        <w:t>}</w:t>
      </w:r>
    </w:p>
    <w:p w14:paraId="285CABEE" w14:textId="77777777" w:rsidR="00A22871" w:rsidRDefault="00A22871" w:rsidP="002F254C">
      <w:pPr>
        <w:pStyle w:val="NormalParagraph"/>
      </w:pPr>
      <w:r>
        <w:t>Where:</w:t>
      </w:r>
    </w:p>
    <w:p w14:paraId="063C9C43" w14:textId="77777777" w:rsidR="00A22871" w:rsidRPr="00F24974" w:rsidRDefault="00A22871" w:rsidP="002F254C">
      <w:pPr>
        <w:pStyle w:val="ListBullet1"/>
      </w:pPr>
      <w:r w:rsidRPr="00DE026A">
        <w:rPr>
          <w:b/>
        </w:rPr>
        <w:t>…</w:t>
      </w:r>
      <w:r>
        <w:t xml:space="preserve"> is defined upon implementation of the API by the API provider.</w:t>
      </w:r>
    </w:p>
    <w:p w14:paraId="5E435ECD" w14:textId="055668A4" w:rsidR="00A22871" w:rsidRPr="00096CCD" w:rsidRDefault="00A22871" w:rsidP="002F254C">
      <w:pPr>
        <w:pStyle w:val="ListBullet1"/>
      </w:pPr>
      <w:r>
        <w:rPr>
          <w:b/>
        </w:rPr>
        <w:t>v</w:t>
      </w:r>
      <w:r w:rsidRPr="00096CCD">
        <w:rPr>
          <w:b/>
        </w:rPr>
        <w:t>ersion</w:t>
      </w:r>
      <w:r>
        <w:t xml:space="preserve"> is as per standards defined in the </w:t>
      </w:r>
      <w:hyperlink w:anchor="_API_Versioning" w:history="1">
        <w:r w:rsidR="0097570F" w:rsidRPr="00AE235B">
          <w:rPr>
            <w:rStyle w:val="Hyperlink"/>
          </w:rPr>
          <w:t>API Versioning</w:t>
        </w:r>
      </w:hyperlink>
      <w:r w:rsidR="0097570F">
        <w:rPr>
          <w:rStyle w:val="Hyperlink"/>
        </w:rPr>
        <w:t xml:space="preserve"> </w:t>
      </w:r>
      <w:r>
        <w:t>section.</w:t>
      </w:r>
    </w:p>
    <w:p w14:paraId="5998BB9B" w14:textId="77777777" w:rsidR="00A22871" w:rsidRDefault="00A22871" w:rsidP="002F254C">
      <w:pPr>
        <w:pStyle w:val="ListBullet1"/>
      </w:pPr>
      <w:r>
        <w:rPr>
          <w:b/>
        </w:rPr>
        <w:t>mm</w:t>
      </w:r>
      <w:r>
        <w:t xml:space="preserve"> is literal for ‘Mobile Money’</w:t>
      </w:r>
    </w:p>
    <w:p w14:paraId="5362210B" w14:textId="77777777" w:rsidR="00A22871" w:rsidRDefault="00A22871" w:rsidP="002F254C">
      <w:pPr>
        <w:pStyle w:val="ListBullet1"/>
      </w:pPr>
      <w:r>
        <w:rPr>
          <w:b/>
        </w:rPr>
        <w:t>resource</w:t>
      </w:r>
      <w:r>
        <w:t xml:space="preserve"> identifies the object and resource that is the subject of the API. </w:t>
      </w:r>
    </w:p>
    <w:p w14:paraId="769A86DF" w14:textId="77777777" w:rsidR="00A22871" w:rsidRDefault="00A22871" w:rsidP="002F254C">
      <w:pPr>
        <w:pStyle w:val="Heading2"/>
      </w:pPr>
      <w:bookmarkStart w:id="1124" w:name="_Toc513209423"/>
      <w:r>
        <w:t>Operations</w:t>
      </w:r>
      <w:bookmarkEnd w:id="1124"/>
    </w:p>
    <w:p w14:paraId="21351E16" w14:textId="77777777" w:rsidR="00A22871" w:rsidRDefault="00A22871" w:rsidP="002F254C">
      <w:pPr>
        <w:pStyle w:val="NormalParagraph"/>
      </w:pPr>
      <w:r>
        <w:t>The API supports three types of operations, each represented by HTTP Verb as shown below:</w:t>
      </w:r>
    </w:p>
    <w:p w14:paraId="0DCFFC40" w14:textId="77777777" w:rsidR="00A22871" w:rsidRDefault="00A22871" w:rsidP="002F254C">
      <w:pPr>
        <w:pStyle w:val="ListBullet1"/>
      </w:pPr>
      <w:r w:rsidRPr="00250E9C">
        <w:rPr>
          <w:b/>
        </w:rPr>
        <w:t>POST</w:t>
      </w:r>
      <w:r>
        <w:t>. Used to create a resource for a given resource type. Transactions, Quotations and Debit Mandates can be created using the API.</w:t>
      </w:r>
    </w:p>
    <w:p w14:paraId="7F0CD6F2" w14:textId="77777777" w:rsidR="00A22871" w:rsidRDefault="00A22871" w:rsidP="002F254C">
      <w:pPr>
        <w:pStyle w:val="ListBullet1"/>
      </w:pPr>
      <w:r w:rsidRPr="00250E9C">
        <w:rPr>
          <w:b/>
        </w:rPr>
        <w:t>PATCH</w:t>
      </w:r>
      <w:r>
        <w:t>. Used to update a resource for a given resource type. Debit Mandates and Links can be updated using the API. But note that only specific properties can be updated – refer to the relevant API service for more information.</w:t>
      </w:r>
    </w:p>
    <w:p w14:paraId="2A9F0EDB" w14:textId="77777777" w:rsidR="00A22871" w:rsidRDefault="00A22871" w:rsidP="002F254C">
      <w:pPr>
        <w:pStyle w:val="ListBullet1"/>
      </w:pPr>
      <w:r w:rsidRPr="00250E9C">
        <w:rPr>
          <w:b/>
        </w:rPr>
        <w:t>GET</w:t>
      </w:r>
      <w:r>
        <w:t>. Used to return a representation(s) of a resource(s) or collection of resources. All resources support GET operations.</w:t>
      </w:r>
    </w:p>
    <w:p w14:paraId="3309B4A9" w14:textId="77777777" w:rsidR="00A22871" w:rsidRDefault="00A22871" w:rsidP="002F254C">
      <w:pPr>
        <w:pStyle w:val="Heading2"/>
      </w:pPr>
      <w:bookmarkStart w:id="1125" w:name="_Patch_Specifics"/>
      <w:bookmarkStart w:id="1126" w:name="_Toc513209424"/>
      <w:bookmarkEnd w:id="1125"/>
      <w:r>
        <w:t>Patch Specifics</w:t>
      </w:r>
      <w:bookmarkEnd w:id="1126"/>
    </w:p>
    <w:p w14:paraId="16648DB7" w14:textId="165E3FC2" w:rsidR="00A22871" w:rsidRDefault="00A22871" w:rsidP="002F254C">
      <w:pPr>
        <w:pStyle w:val="NormalParagraph"/>
      </w:pPr>
      <w:r>
        <w:t xml:space="preserve">Updates to resources are accomplished by use of the HTTP PATCH operation. The proposed PATCH format is based upon </w:t>
      </w:r>
      <w:hyperlink r:id="rId15" w:history="1">
        <w:r w:rsidR="00BB5B22" w:rsidRPr="007001F3">
          <w:rPr>
            <w:rStyle w:val="Hyperlink"/>
          </w:rPr>
          <w:t>IETF RFC 6902</w:t>
        </w:r>
      </w:hyperlink>
      <w:r w:rsidR="00BB5B22">
        <w:t xml:space="preserve">.  </w:t>
      </w:r>
      <w:r>
        <w:t>Two specific operations are supported:</w:t>
      </w:r>
    </w:p>
    <w:p w14:paraId="2A9D628C" w14:textId="77777777" w:rsidR="00A22871" w:rsidRDefault="00A22871" w:rsidP="002F254C">
      <w:pPr>
        <w:pStyle w:val="NormalParagraph"/>
      </w:pPr>
      <w:r w:rsidRPr="007001F3">
        <w:rPr>
          <w:b/>
        </w:rPr>
        <w:t>Replace</w:t>
      </w:r>
      <w:r>
        <w:t xml:space="preserve">. This operation replaces the value of the target property with the supplied value. An example of a </w:t>
      </w:r>
      <w:r w:rsidRPr="00342EB4">
        <w:rPr>
          <w:b/>
        </w:rPr>
        <w:t>replace</w:t>
      </w:r>
      <w:r>
        <w:t xml:space="preserve"> operation is </w:t>
      </w:r>
      <w:r w:rsidRPr="00207D5F">
        <w:rPr>
          <w:b/>
        </w:rPr>
        <w:t>[</w:t>
      </w:r>
      <w:r w:rsidRPr="007001F3">
        <w:rPr>
          <w:b/>
          <w:i/>
          <w:iCs/>
        </w:rPr>
        <w:t>{ "op": "replace", "path": "/</w:t>
      </w:r>
      <w:r>
        <w:rPr>
          <w:b/>
          <w:i/>
          <w:iCs/>
        </w:rPr>
        <w:t>XYZ</w:t>
      </w:r>
      <w:r w:rsidRPr="007001F3">
        <w:rPr>
          <w:b/>
          <w:i/>
          <w:iCs/>
        </w:rPr>
        <w:t xml:space="preserve">", "value": </w:t>
      </w:r>
      <w:r>
        <w:rPr>
          <w:b/>
          <w:i/>
          <w:iCs/>
        </w:rPr>
        <w:t>test</w:t>
      </w:r>
      <w:r w:rsidRPr="007001F3">
        <w:rPr>
          <w:b/>
          <w:i/>
          <w:iCs/>
        </w:rPr>
        <w:t xml:space="preserve"> }</w:t>
      </w:r>
      <w:r>
        <w:rPr>
          <w:b/>
          <w:i/>
          <w:iCs/>
        </w:rPr>
        <w:t xml:space="preserve">] </w:t>
      </w:r>
      <w:r>
        <w:rPr>
          <w:iCs/>
        </w:rPr>
        <w:t>where XYZ is the target property.</w:t>
      </w:r>
    </w:p>
    <w:p w14:paraId="72DA701F" w14:textId="77777777" w:rsidR="00A22871" w:rsidRDefault="00A22871" w:rsidP="002F254C">
      <w:pPr>
        <w:pStyle w:val="Heading2"/>
      </w:pPr>
      <w:bookmarkStart w:id="1127" w:name="_Toc454891289"/>
      <w:bookmarkStart w:id="1128" w:name="_Toc513209425"/>
      <w:bookmarkEnd w:id="1127"/>
      <w:r>
        <w:t>Resource Naming</w:t>
      </w:r>
      <w:bookmarkEnd w:id="1128"/>
    </w:p>
    <w:p w14:paraId="410C383E" w14:textId="77777777" w:rsidR="00A22871" w:rsidRDefault="00A22871" w:rsidP="002F254C">
      <w:pPr>
        <w:pStyle w:val="NormalParagraph"/>
      </w:pPr>
      <w:r>
        <w:t xml:space="preserve">The format of the resource part of the URI identifies the type of resource and if applicable, the specific </w:t>
      </w:r>
      <w:r w:rsidRPr="00EC43E9">
        <w:rPr>
          <w:b/>
        </w:rPr>
        <w:t>resource</w:t>
      </w:r>
      <w:r>
        <w:t xml:space="preserve"> for which an operation is to be performed. Resources are generally reflected in plural and by use of nouns. Primary URI constructs for the API are as follows:</w:t>
      </w:r>
    </w:p>
    <w:p w14:paraId="0CD67A6B" w14:textId="77777777" w:rsidR="00A22871" w:rsidRDefault="00A22871" w:rsidP="002F254C">
      <w:pPr>
        <w:pStyle w:val="NormalParagraph"/>
      </w:pPr>
      <w:r>
        <w:rPr>
          <w:b/>
          <w:i/>
        </w:rPr>
        <w:t>/transactions</w:t>
      </w:r>
      <w:r>
        <w:t xml:space="preserve">. Identifies a transaction resource. </w:t>
      </w:r>
    </w:p>
    <w:p w14:paraId="1B2310D2" w14:textId="77777777" w:rsidR="00A22871" w:rsidRDefault="00A22871" w:rsidP="002F254C">
      <w:pPr>
        <w:pStyle w:val="ListBullet1"/>
      </w:pPr>
      <w:r>
        <w:rPr>
          <w:b/>
          <w:i/>
        </w:rPr>
        <w:t>/a</w:t>
      </w:r>
      <w:r w:rsidRPr="00966506">
        <w:rPr>
          <w:b/>
          <w:i/>
        </w:rPr>
        <w:t>ccounts</w:t>
      </w:r>
      <w:r>
        <w:t xml:space="preserve">. Identifies the financial resource that holds the funds. Examples include bank accounts and mobile wallets. </w:t>
      </w:r>
    </w:p>
    <w:p w14:paraId="2B4919BD" w14:textId="77777777" w:rsidR="00A22871" w:rsidRPr="00D71DBE" w:rsidRDefault="00A22871" w:rsidP="002F254C">
      <w:pPr>
        <w:pStyle w:val="ListBullet1"/>
      </w:pPr>
      <w:r w:rsidRPr="00C3066E">
        <w:rPr>
          <w:b/>
          <w:i/>
        </w:rPr>
        <w:t>/</w:t>
      </w:r>
      <w:r>
        <w:rPr>
          <w:b/>
          <w:i/>
        </w:rPr>
        <w:t>q</w:t>
      </w:r>
      <w:r w:rsidRPr="00C3066E">
        <w:rPr>
          <w:b/>
          <w:i/>
        </w:rPr>
        <w:t>uotations</w:t>
      </w:r>
      <w:r>
        <w:t>. The resource that holds the quote or quotes for international remittance quotations.</w:t>
      </w:r>
    </w:p>
    <w:p w14:paraId="2E6D2C25" w14:textId="77777777" w:rsidR="00A22871" w:rsidRDefault="00A22871" w:rsidP="002F254C">
      <w:pPr>
        <w:pStyle w:val="ListBullet1"/>
      </w:pPr>
      <w:r>
        <w:rPr>
          <w:b/>
          <w:i/>
        </w:rPr>
        <w:lastRenderedPageBreak/>
        <w:t>/statemententries</w:t>
      </w:r>
      <w:r w:rsidRPr="00C3066E">
        <w:t>.</w:t>
      </w:r>
      <w:r>
        <w:t xml:space="preserve"> The resource that returns an account statement representation. This is typically qualified by /accounts but can be used in isolation to return a specific statement entry if the transaction reference is known.</w:t>
      </w:r>
    </w:p>
    <w:p w14:paraId="2D436208" w14:textId="77777777" w:rsidR="00A22871" w:rsidRDefault="00A22871" w:rsidP="002F254C">
      <w:pPr>
        <w:pStyle w:val="ListBullet1"/>
      </w:pPr>
      <w:r>
        <w:rPr>
          <w:b/>
          <w:i/>
        </w:rPr>
        <w:t>/accounts/debitm</w:t>
      </w:r>
      <w:r w:rsidRPr="00C3066E">
        <w:rPr>
          <w:b/>
          <w:i/>
        </w:rPr>
        <w:t>andate</w:t>
      </w:r>
      <w:r>
        <w:rPr>
          <w:b/>
          <w:i/>
        </w:rPr>
        <w:t>s</w:t>
      </w:r>
      <w:r>
        <w:t>. The resource that holds the debit mandate instructions, i.e. mandates that allow a Payee to deduct funds from a Payers account.</w:t>
      </w:r>
    </w:p>
    <w:p w14:paraId="0D14978A" w14:textId="01948A3F" w:rsidR="00A22871" w:rsidRDefault="00A22871" w:rsidP="002F254C">
      <w:pPr>
        <w:pStyle w:val="ListBullet1"/>
        <w:rPr>
          <w:ins w:id="1129" w:author="Gareth Pateman" w:date="2018-04-05T16:10:00Z"/>
        </w:rPr>
      </w:pPr>
      <w:r>
        <w:rPr>
          <w:b/>
          <w:i/>
        </w:rPr>
        <w:t>/accounts/links</w:t>
      </w:r>
      <w:r w:rsidRPr="00396E6D">
        <w:t>.</w:t>
      </w:r>
      <w:r>
        <w:t xml:space="preserve"> Represents an account to account link between two systems. </w:t>
      </w:r>
    </w:p>
    <w:p w14:paraId="3A8851AD" w14:textId="2E2CBA80" w:rsidR="001656C1" w:rsidRDefault="001656C1" w:rsidP="002F254C">
      <w:pPr>
        <w:pStyle w:val="ListBullet1"/>
      </w:pPr>
      <w:ins w:id="1130" w:author="Gareth Pateman" w:date="2018-04-05T16:10:00Z">
        <w:r>
          <w:rPr>
            <w:b/>
            <w:i/>
          </w:rPr>
          <w:t>/accounts/authorisationcodes</w:t>
        </w:r>
        <w:r w:rsidRPr="001656C1">
          <w:rPr>
            <w:rPrChange w:id="1131" w:author="Gareth Pateman" w:date="2018-04-05T16:10:00Z">
              <w:rPr>
                <w:b/>
                <w:i/>
              </w:rPr>
            </w:rPrChange>
          </w:rPr>
          <w:t>.</w:t>
        </w:r>
        <w:r>
          <w:t xml:space="preserve"> </w:t>
        </w:r>
      </w:ins>
      <w:ins w:id="1132" w:author="Gareth Pateman" w:date="2018-04-05T16:11:00Z">
        <w:r>
          <w:t>Represents an authorisation code which pre-authorises a transaction</w:t>
        </w:r>
      </w:ins>
      <w:ins w:id="1133" w:author="Gareth Pateman" w:date="2018-04-05T16:12:00Z">
        <w:r>
          <w:t>.</w:t>
        </w:r>
      </w:ins>
    </w:p>
    <w:p w14:paraId="6A06394F" w14:textId="77777777" w:rsidR="00A22871" w:rsidRDefault="00A22871" w:rsidP="002F254C">
      <w:pPr>
        <w:pStyle w:val="ListBullet1"/>
      </w:pPr>
      <w:r>
        <w:rPr>
          <w:b/>
          <w:i/>
        </w:rPr>
        <w:t>/accounts/bills</w:t>
      </w:r>
      <w:r w:rsidRPr="00485808">
        <w:t>.</w:t>
      </w:r>
      <w:r>
        <w:t xml:space="preserve"> Represents a bill that is due to be paid or has been paid.</w:t>
      </w:r>
    </w:p>
    <w:p w14:paraId="0BD1840A" w14:textId="77777777" w:rsidR="00A22871" w:rsidRDefault="00A22871" w:rsidP="002F254C">
      <w:pPr>
        <w:pStyle w:val="ListBullet1"/>
      </w:pPr>
      <w:r>
        <w:rPr>
          <w:b/>
          <w:i/>
        </w:rPr>
        <w:t>/accounts/accountname</w:t>
      </w:r>
      <w:r w:rsidRPr="00485808">
        <w:t>.</w:t>
      </w:r>
      <w:r>
        <w:t xml:space="preserve"> Represents the primary account holders name.</w:t>
      </w:r>
    </w:p>
    <w:p w14:paraId="7FC31C2A" w14:textId="77777777" w:rsidR="00A22871" w:rsidRDefault="00A22871" w:rsidP="002F254C">
      <w:pPr>
        <w:pStyle w:val="ListBullet1"/>
      </w:pPr>
      <w:r>
        <w:rPr>
          <w:b/>
          <w:i/>
        </w:rPr>
        <w:t>/accounts/balance</w:t>
      </w:r>
      <w:r w:rsidRPr="00485808">
        <w:t>.</w:t>
      </w:r>
      <w:r>
        <w:t xml:space="preserve"> Represents the balance(s) associated with an account.</w:t>
      </w:r>
    </w:p>
    <w:p w14:paraId="7B1C81B9" w14:textId="77777777" w:rsidR="00A22871" w:rsidRDefault="00A22871" w:rsidP="002F254C">
      <w:pPr>
        <w:pStyle w:val="ListBullet1"/>
      </w:pPr>
      <w:r>
        <w:rPr>
          <w:b/>
          <w:i/>
        </w:rPr>
        <w:t>/accounts/status</w:t>
      </w:r>
      <w:r w:rsidRPr="00485808">
        <w:t>.</w:t>
      </w:r>
      <w:r>
        <w:t xml:space="preserve"> Represents the ability of the account to receive/send funds.</w:t>
      </w:r>
    </w:p>
    <w:p w14:paraId="0FA989D3" w14:textId="77777777" w:rsidR="00A22871" w:rsidRDefault="00A22871" w:rsidP="002F254C">
      <w:pPr>
        <w:pStyle w:val="ListBullet1"/>
      </w:pPr>
      <w:r>
        <w:rPr>
          <w:b/>
          <w:i/>
        </w:rPr>
        <w:t>/batchtransactions</w:t>
      </w:r>
      <w:r w:rsidRPr="00470F4A">
        <w:t>.</w:t>
      </w:r>
      <w:r>
        <w:t xml:space="preserve"> Represents a collection of transactions and related batch metadata. </w:t>
      </w:r>
    </w:p>
    <w:p w14:paraId="7619219D" w14:textId="77777777" w:rsidR="00A22871" w:rsidRDefault="00A22871" w:rsidP="002F254C">
      <w:pPr>
        <w:pStyle w:val="NormalParagraph"/>
      </w:pPr>
      <w:r>
        <w:t>A more exhaustive list of permitted resources and permitted resource hierarchies can be found in the detailed sections of this document.</w:t>
      </w:r>
    </w:p>
    <w:p w14:paraId="3D2B8C8E" w14:textId="77777777" w:rsidR="00A22871" w:rsidRDefault="00A22871" w:rsidP="002F254C">
      <w:pPr>
        <w:pStyle w:val="Heading2"/>
      </w:pPr>
      <w:bookmarkStart w:id="1134" w:name="_Toc513209426"/>
      <w:r>
        <w:t>Identifying the Resource</w:t>
      </w:r>
      <w:bookmarkEnd w:id="1134"/>
    </w:p>
    <w:p w14:paraId="4ABBFBA0" w14:textId="38C0AB80" w:rsidR="00A22871" w:rsidRDefault="00A22871" w:rsidP="002F254C">
      <w:pPr>
        <w:pStyle w:val="NormalParagraph"/>
      </w:pPr>
      <w:r>
        <w:t xml:space="preserve">The harmonised Mobile Money API has adopted a RESTful approach to identifying the </w:t>
      </w:r>
      <w:r w:rsidRPr="00207D5F">
        <w:t>resource</w:t>
      </w:r>
      <w:r>
        <w:t xml:space="preserve"> on which an operation is to be performed. Where possible, the identifier is specified following the resource name in the URI. In some cases, more than one identifier is required to identify the resource or there is a choice on which identifier to use. </w:t>
      </w:r>
      <w:r w:rsidR="00EC7647">
        <w:t>Therefore,</w:t>
      </w:r>
      <w:r>
        <w:t xml:space="preserve"> flexibility has been built into the URI to cater for these cases. This is illustrated in the following table.</w:t>
      </w:r>
    </w:p>
    <w:tbl>
      <w:tblPr>
        <w:tblStyle w:val="TableGrid"/>
        <w:tblW w:w="0" w:type="auto"/>
        <w:tblLook w:val="04A0" w:firstRow="1" w:lastRow="0" w:firstColumn="1" w:lastColumn="0" w:noHBand="0" w:noVBand="1"/>
      </w:tblPr>
      <w:tblGrid>
        <w:gridCol w:w="2282"/>
        <w:gridCol w:w="2243"/>
        <w:gridCol w:w="2244"/>
        <w:gridCol w:w="2247"/>
      </w:tblGrid>
      <w:tr w:rsidR="00A22871" w14:paraId="3F015929" w14:textId="77777777" w:rsidTr="00A22871">
        <w:tc>
          <w:tcPr>
            <w:tcW w:w="2310" w:type="dxa"/>
            <w:shd w:val="clear" w:color="auto" w:fill="EEECE1" w:themeFill="background2"/>
          </w:tcPr>
          <w:p w14:paraId="28B11360" w14:textId="77777777" w:rsidR="00A22871" w:rsidRPr="00EC43E9" w:rsidRDefault="00A22871" w:rsidP="00A22871">
            <w:pPr>
              <w:rPr>
                <w:b/>
              </w:rPr>
            </w:pPr>
            <w:r>
              <w:rPr>
                <w:b/>
              </w:rPr>
              <w:t>Resource</w:t>
            </w:r>
          </w:p>
        </w:tc>
        <w:tc>
          <w:tcPr>
            <w:tcW w:w="2310" w:type="dxa"/>
            <w:shd w:val="clear" w:color="auto" w:fill="EEECE1" w:themeFill="background2"/>
          </w:tcPr>
          <w:p w14:paraId="2C411315" w14:textId="77777777" w:rsidR="00A22871" w:rsidRPr="00EC43E9" w:rsidRDefault="00A22871" w:rsidP="00A22871">
            <w:pPr>
              <w:rPr>
                <w:b/>
              </w:rPr>
            </w:pPr>
            <w:r w:rsidRPr="00EC43E9">
              <w:rPr>
                <w:b/>
              </w:rPr>
              <w:t>Operation</w:t>
            </w:r>
          </w:p>
        </w:tc>
        <w:tc>
          <w:tcPr>
            <w:tcW w:w="2311" w:type="dxa"/>
            <w:shd w:val="clear" w:color="auto" w:fill="EEECE1" w:themeFill="background2"/>
          </w:tcPr>
          <w:p w14:paraId="5785D1DD" w14:textId="77777777" w:rsidR="00A22871" w:rsidRPr="00EC43E9" w:rsidRDefault="00A22871" w:rsidP="00A22871">
            <w:pPr>
              <w:rPr>
                <w:b/>
              </w:rPr>
            </w:pPr>
            <w:r w:rsidRPr="00EC43E9">
              <w:rPr>
                <w:b/>
              </w:rPr>
              <w:t>Identifier</w:t>
            </w:r>
          </w:p>
        </w:tc>
        <w:tc>
          <w:tcPr>
            <w:tcW w:w="2311" w:type="dxa"/>
            <w:shd w:val="clear" w:color="auto" w:fill="EEECE1" w:themeFill="background2"/>
          </w:tcPr>
          <w:p w14:paraId="43D0DED5" w14:textId="77777777" w:rsidR="00A22871" w:rsidRPr="00EC43E9" w:rsidRDefault="00A22871" w:rsidP="00A22871">
            <w:pPr>
              <w:rPr>
                <w:b/>
              </w:rPr>
            </w:pPr>
            <w:r w:rsidRPr="00EC43E9">
              <w:rPr>
                <w:b/>
              </w:rPr>
              <w:t>Identifier Placement</w:t>
            </w:r>
          </w:p>
        </w:tc>
      </w:tr>
      <w:tr w:rsidR="00A22871" w14:paraId="2C345B66" w14:textId="77777777" w:rsidTr="00A22871">
        <w:tc>
          <w:tcPr>
            <w:tcW w:w="2310" w:type="dxa"/>
          </w:tcPr>
          <w:p w14:paraId="31C6542F" w14:textId="77777777" w:rsidR="00A22871" w:rsidRPr="002F254C" w:rsidRDefault="00A22871" w:rsidP="00A22871">
            <w:pPr>
              <w:rPr>
                <w:sz w:val="20"/>
              </w:rPr>
            </w:pPr>
            <w:r w:rsidRPr="002F254C">
              <w:rPr>
                <w:sz w:val="20"/>
              </w:rPr>
              <w:t>Transactions</w:t>
            </w:r>
          </w:p>
        </w:tc>
        <w:tc>
          <w:tcPr>
            <w:tcW w:w="2310" w:type="dxa"/>
          </w:tcPr>
          <w:p w14:paraId="20986432" w14:textId="77777777" w:rsidR="00A22871" w:rsidRPr="002F254C" w:rsidRDefault="00A22871" w:rsidP="00A22871">
            <w:pPr>
              <w:rPr>
                <w:sz w:val="20"/>
              </w:rPr>
            </w:pPr>
            <w:r w:rsidRPr="002F254C">
              <w:rPr>
                <w:sz w:val="20"/>
              </w:rPr>
              <w:t>GET</w:t>
            </w:r>
          </w:p>
        </w:tc>
        <w:tc>
          <w:tcPr>
            <w:tcW w:w="2311" w:type="dxa"/>
          </w:tcPr>
          <w:p w14:paraId="114892D5" w14:textId="77777777" w:rsidR="00A22871" w:rsidRPr="002F254C" w:rsidRDefault="00A22871" w:rsidP="00A22871">
            <w:pPr>
              <w:rPr>
                <w:sz w:val="20"/>
              </w:rPr>
            </w:pPr>
            <w:r w:rsidRPr="002F254C">
              <w:rPr>
                <w:sz w:val="20"/>
              </w:rPr>
              <w:t xml:space="preserve">Transaction Reference </w:t>
            </w:r>
          </w:p>
        </w:tc>
        <w:tc>
          <w:tcPr>
            <w:tcW w:w="2311" w:type="dxa"/>
          </w:tcPr>
          <w:p w14:paraId="28359F7E" w14:textId="77777777" w:rsidR="00A22871" w:rsidRPr="002F254C" w:rsidRDefault="00A22871" w:rsidP="00A22871">
            <w:pPr>
              <w:rPr>
                <w:sz w:val="20"/>
              </w:rPr>
            </w:pPr>
            <w:r w:rsidRPr="002F254C">
              <w:rPr>
                <w:sz w:val="20"/>
              </w:rPr>
              <w:t>URI</w:t>
            </w:r>
          </w:p>
        </w:tc>
      </w:tr>
      <w:tr w:rsidR="00A22871" w14:paraId="452E0C37" w14:textId="77777777" w:rsidTr="00A22871">
        <w:tc>
          <w:tcPr>
            <w:tcW w:w="2310" w:type="dxa"/>
          </w:tcPr>
          <w:p w14:paraId="6FA31B7D" w14:textId="77777777" w:rsidR="00A22871" w:rsidRPr="002F254C" w:rsidRDefault="00A22871" w:rsidP="00A22871">
            <w:pPr>
              <w:rPr>
                <w:sz w:val="20"/>
              </w:rPr>
            </w:pPr>
            <w:r w:rsidRPr="002F254C">
              <w:rPr>
                <w:sz w:val="20"/>
              </w:rPr>
              <w:t>Accounts</w:t>
            </w:r>
          </w:p>
        </w:tc>
        <w:tc>
          <w:tcPr>
            <w:tcW w:w="2310" w:type="dxa"/>
          </w:tcPr>
          <w:p w14:paraId="5F627688" w14:textId="77777777" w:rsidR="00A22871" w:rsidRPr="002F254C" w:rsidRDefault="00A22871" w:rsidP="00A22871">
            <w:pPr>
              <w:rPr>
                <w:sz w:val="20"/>
              </w:rPr>
            </w:pPr>
            <w:r w:rsidRPr="002F254C">
              <w:rPr>
                <w:sz w:val="20"/>
              </w:rPr>
              <w:t>GET</w:t>
            </w:r>
          </w:p>
        </w:tc>
        <w:tc>
          <w:tcPr>
            <w:tcW w:w="2311" w:type="dxa"/>
          </w:tcPr>
          <w:p w14:paraId="5F6A1D71" w14:textId="77777777" w:rsidR="00A22871" w:rsidRPr="002F254C" w:rsidRDefault="00A22871" w:rsidP="00A22871">
            <w:pPr>
              <w:rPr>
                <w:sz w:val="20"/>
              </w:rPr>
            </w:pPr>
            <w:r w:rsidRPr="002F254C">
              <w:rPr>
                <w:sz w:val="20"/>
              </w:rPr>
              <w:t>Various Account Identifiers (see Accounts for details)</w:t>
            </w:r>
          </w:p>
        </w:tc>
        <w:tc>
          <w:tcPr>
            <w:tcW w:w="2311" w:type="dxa"/>
          </w:tcPr>
          <w:p w14:paraId="04F85052" w14:textId="77777777" w:rsidR="00A22871" w:rsidRPr="002F254C" w:rsidRDefault="00A22871" w:rsidP="00A22871">
            <w:pPr>
              <w:rPr>
                <w:sz w:val="20"/>
              </w:rPr>
            </w:pPr>
            <w:r w:rsidRPr="002F254C">
              <w:rPr>
                <w:sz w:val="20"/>
              </w:rPr>
              <w:t>URI</w:t>
            </w:r>
          </w:p>
        </w:tc>
      </w:tr>
      <w:tr w:rsidR="00A22871" w14:paraId="0D5C8445" w14:textId="77777777" w:rsidTr="00A22871">
        <w:tc>
          <w:tcPr>
            <w:tcW w:w="2310" w:type="dxa"/>
          </w:tcPr>
          <w:p w14:paraId="12977D30" w14:textId="77777777" w:rsidR="00A22871" w:rsidRPr="002F254C" w:rsidRDefault="00A22871" w:rsidP="00A22871">
            <w:pPr>
              <w:rPr>
                <w:sz w:val="20"/>
              </w:rPr>
            </w:pPr>
            <w:r w:rsidRPr="002F254C">
              <w:rPr>
                <w:sz w:val="20"/>
              </w:rPr>
              <w:t>Mandates</w:t>
            </w:r>
          </w:p>
        </w:tc>
        <w:tc>
          <w:tcPr>
            <w:tcW w:w="2310" w:type="dxa"/>
          </w:tcPr>
          <w:p w14:paraId="58AA60CB" w14:textId="77777777" w:rsidR="00A22871" w:rsidRPr="002F254C" w:rsidRDefault="00A22871" w:rsidP="00A22871">
            <w:pPr>
              <w:rPr>
                <w:sz w:val="20"/>
              </w:rPr>
            </w:pPr>
            <w:r w:rsidRPr="002F254C">
              <w:rPr>
                <w:sz w:val="20"/>
              </w:rPr>
              <w:t>PATCH and GET</w:t>
            </w:r>
          </w:p>
        </w:tc>
        <w:tc>
          <w:tcPr>
            <w:tcW w:w="2311" w:type="dxa"/>
          </w:tcPr>
          <w:p w14:paraId="1B503B18" w14:textId="77777777" w:rsidR="00A22871" w:rsidRPr="002F254C" w:rsidRDefault="00A22871" w:rsidP="00A22871">
            <w:pPr>
              <w:rPr>
                <w:sz w:val="20"/>
              </w:rPr>
            </w:pPr>
            <w:r w:rsidRPr="002F254C">
              <w:rPr>
                <w:sz w:val="20"/>
              </w:rPr>
              <w:t>Mandate Reference</w:t>
            </w:r>
          </w:p>
        </w:tc>
        <w:tc>
          <w:tcPr>
            <w:tcW w:w="2311" w:type="dxa"/>
          </w:tcPr>
          <w:p w14:paraId="6FF7B80B" w14:textId="77777777" w:rsidR="00A22871" w:rsidRPr="002F254C" w:rsidRDefault="00A22871" w:rsidP="00A22871">
            <w:pPr>
              <w:rPr>
                <w:sz w:val="20"/>
              </w:rPr>
            </w:pPr>
            <w:r w:rsidRPr="002F254C">
              <w:rPr>
                <w:sz w:val="20"/>
              </w:rPr>
              <w:t>URI</w:t>
            </w:r>
          </w:p>
        </w:tc>
      </w:tr>
      <w:tr w:rsidR="00A22871" w14:paraId="4AAF69A4" w14:textId="77777777" w:rsidTr="00A22871">
        <w:tc>
          <w:tcPr>
            <w:tcW w:w="2310" w:type="dxa"/>
          </w:tcPr>
          <w:p w14:paraId="314B11BA" w14:textId="77777777" w:rsidR="00A22871" w:rsidRPr="002F254C" w:rsidRDefault="00A22871" w:rsidP="00A22871">
            <w:pPr>
              <w:rPr>
                <w:sz w:val="20"/>
              </w:rPr>
            </w:pPr>
            <w:r w:rsidRPr="002F254C">
              <w:rPr>
                <w:sz w:val="20"/>
              </w:rPr>
              <w:t>Quotations</w:t>
            </w:r>
          </w:p>
        </w:tc>
        <w:tc>
          <w:tcPr>
            <w:tcW w:w="2310" w:type="dxa"/>
          </w:tcPr>
          <w:p w14:paraId="27F3CB10" w14:textId="77777777" w:rsidR="00A22871" w:rsidRPr="002F254C" w:rsidRDefault="00A22871" w:rsidP="00A22871">
            <w:pPr>
              <w:rPr>
                <w:sz w:val="20"/>
              </w:rPr>
            </w:pPr>
            <w:r w:rsidRPr="002F254C">
              <w:rPr>
                <w:sz w:val="20"/>
              </w:rPr>
              <w:t>PATCH and GET</w:t>
            </w:r>
          </w:p>
        </w:tc>
        <w:tc>
          <w:tcPr>
            <w:tcW w:w="2311" w:type="dxa"/>
          </w:tcPr>
          <w:p w14:paraId="4EC1EB05" w14:textId="77777777" w:rsidR="00A22871" w:rsidRPr="002F254C" w:rsidRDefault="00A22871" w:rsidP="00A22871">
            <w:pPr>
              <w:rPr>
                <w:sz w:val="20"/>
              </w:rPr>
            </w:pPr>
            <w:r w:rsidRPr="002F254C">
              <w:rPr>
                <w:sz w:val="20"/>
              </w:rPr>
              <w:t xml:space="preserve">Quotation Reference </w:t>
            </w:r>
          </w:p>
        </w:tc>
        <w:tc>
          <w:tcPr>
            <w:tcW w:w="2311" w:type="dxa"/>
          </w:tcPr>
          <w:p w14:paraId="0062003A" w14:textId="77777777" w:rsidR="00A22871" w:rsidRPr="002F254C" w:rsidRDefault="00A22871" w:rsidP="00A22871">
            <w:pPr>
              <w:rPr>
                <w:sz w:val="20"/>
              </w:rPr>
            </w:pPr>
            <w:r w:rsidRPr="002F254C">
              <w:rPr>
                <w:sz w:val="20"/>
              </w:rPr>
              <w:t>URI</w:t>
            </w:r>
          </w:p>
        </w:tc>
      </w:tr>
      <w:tr w:rsidR="00A22871" w14:paraId="6720DE2F" w14:textId="77777777" w:rsidTr="00A22871">
        <w:tc>
          <w:tcPr>
            <w:tcW w:w="2310" w:type="dxa"/>
          </w:tcPr>
          <w:p w14:paraId="467497BD" w14:textId="77777777" w:rsidR="00A22871" w:rsidRPr="002F254C" w:rsidRDefault="00A22871" w:rsidP="00A22871">
            <w:pPr>
              <w:rPr>
                <w:sz w:val="20"/>
              </w:rPr>
            </w:pPr>
            <w:r w:rsidRPr="002F254C">
              <w:rPr>
                <w:sz w:val="20"/>
              </w:rPr>
              <w:t>StatementEntries</w:t>
            </w:r>
          </w:p>
        </w:tc>
        <w:tc>
          <w:tcPr>
            <w:tcW w:w="2310" w:type="dxa"/>
          </w:tcPr>
          <w:p w14:paraId="01EE09C0" w14:textId="77777777" w:rsidR="00A22871" w:rsidRPr="002F254C" w:rsidRDefault="00A22871" w:rsidP="00A22871">
            <w:pPr>
              <w:rPr>
                <w:sz w:val="20"/>
              </w:rPr>
            </w:pPr>
            <w:r w:rsidRPr="002F254C">
              <w:rPr>
                <w:sz w:val="20"/>
              </w:rPr>
              <w:t>GET</w:t>
            </w:r>
          </w:p>
        </w:tc>
        <w:tc>
          <w:tcPr>
            <w:tcW w:w="2311" w:type="dxa"/>
          </w:tcPr>
          <w:p w14:paraId="23F8C74B" w14:textId="77777777" w:rsidR="00A22871" w:rsidRPr="002F254C" w:rsidRDefault="00A22871" w:rsidP="00A22871">
            <w:pPr>
              <w:rPr>
                <w:sz w:val="20"/>
              </w:rPr>
            </w:pPr>
            <w:r w:rsidRPr="002F254C">
              <w:rPr>
                <w:sz w:val="20"/>
              </w:rPr>
              <w:t>None if qualified by Accounts. If individual entry, then use Transaction Reference</w:t>
            </w:r>
          </w:p>
        </w:tc>
        <w:tc>
          <w:tcPr>
            <w:tcW w:w="2311" w:type="dxa"/>
          </w:tcPr>
          <w:p w14:paraId="1A025919" w14:textId="77777777" w:rsidR="00A22871" w:rsidRPr="002F254C" w:rsidRDefault="00A22871" w:rsidP="00A22871">
            <w:pPr>
              <w:rPr>
                <w:sz w:val="20"/>
              </w:rPr>
            </w:pPr>
            <w:r w:rsidRPr="002F254C">
              <w:rPr>
                <w:sz w:val="20"/>
              </w:rPr>
              <w:t xml:space="preserve">URI </w:t>
            </w:r>
          </w:p>
        </w:tc>
      </w:tr>
      <w:tr w:rsidR="00A22871" w14:paraId="325D1007" w14:textId="77777777" w:rsidTr="00A22871">
        <w:tc>
          <w:tcPr>
            <w:tcW w:w="2310" w:type="dxa"/>
          </w:tcPr>
          <w:p w14:paraId="72F8A390" w14:textId="77777777" w:rsidR="00A22871" w:rsidRPr="002F254C" w:rsidRDefault="00A22871" w:rsidP="00A22871">
            <w:pPr>
              <w:rPr>
                <w:sz w:val="20"/>
              </w:rPr>
            </w:pPr>
            <w:r w:rsidRPr="002F254C">
              <w:rPr>
                <w:sz w:val="20"/>
              </w:rPr>
              <w:t>Links</w:t>
            </w:r>
          </w:p>
        </w:tc>
        <w:tc>
          <w:tcPr>
            <w:tcW w:w="2310" w:type="dxa"/>
          </w:tcPr>
          <w:p w14:paraId="47A7BA22" w14:textId="77777777" w:rsidR="00A22871" w:rsidRPr="002F254C" w:rsidRDefault="00A22871" w:rsidP="00A22871">
            <w:pPr>
              <w:rPr>
                <w:sz w:val="20"/>
              </w:rPr>
            </w:pPr>
            <w:r w:rsidRPr="002F254C">
              <w:rPr>
                <w:sz w:val="20"/>
              </w:rPr>
              <w:t>PATCH and GET</w:t>
            </w:r>
          </w:p>
        </w:tc>
        <w:tc>
          <w:tcPr>
            <w:tcW w:w="2311" w:type="dxa"/>
          </w:tcPr>
          <w:p w14:paraId="089C76B5" w14:textId="77777777" w:rsidR="00A22871" w:rsidRPr="002F254C" w:rsidRDefault="00A22871" w:rsidP="00A22871">
            <w:pPr>
              <w:rPr>
                <w:sz w:val="20"/>
              </w:rPr>
            </w:pPr>
            <w:r w:rsidRPr="002F254C">
              <w:rPr>
                <w:sz w:val="20"/>
              </w:rPr>
              <w:t>Link Reference</w:t>
            </w:r>
          </w:p>
        </w:tc>
        <w:tc>
          <w:tcPr>
            <w:tcW w:w="2311" w:type="dxa"/>
          </w:tcPr>
          <w:p w14:paraId="7582B4C0" w14:textId="77777777" w:rsidR="00A22871" w:rsidRPr="002F254C" w:rsidRDefault="00A22871" w:rsidP="00A22871">
            <w:pPr>
              <w:rPr>
                <w:sz w:val="20"/>
              </w:rPr>
            </w:pPr>
            <w:r w:rsidRPr="002F254C">
              <w:rPr>
                <w:sz w:val="20"/>
              </w:rPr>
              <w:t>URI</w:t>
            </w:r>
          </w:p>
        </w:tc>
      </w:tr>
      <w:tr w:rsidR="00A22871" w14:paraId="0CAD65A4" w14:textId="77777777" w:rsidTr="00A22871">
        <w:tc>
          <w:tcPr>
            <w:tcW w:w="2310" w:type="dxa"/>
          </w:tcPr>
          <w:p w14:paraId="373CB423" w14:textId="77777777" w:rsidR="00A22871" w:rsidRPr="002F254C" w:rsidRDefault="00A22871" w:rsidP="00A22871">
            <w:pPr>
              <w:rPr>
                <w:sz w:val="20"/>
              </w:rPr>
            </w:pPr>
            <w:r w:rsidRPr="002F254C">
              <w:rPr>
                <w:sz w:val="20"/>
              </w:rPr>
              <w:t>Bills</w:t>
            </w:r>
          </w:p>
        </w:tc>
        <w:tc>
          <w:tcPr>
            <w:tcW w:w="2310" w:type="dxa"/>
          </w:tcPr>
          <w:p w14:paraId="2ED76328" w14:textId="77777777" w:rsidR="00A22871" w:rsidRPr="002F254C" w:rsidRDefault="00A22871" w:rsidP="00A22871">
            <w:pPr>
              <w:rPr>
                <w:sz w:val="20"/>
              </w:rPr>
            </w:pPr>
            <w:r w:rsidRPr="002F254C">
              <w:rPr>
                <w:sz w:val="20"/>
              </w:rPr>
              <w:t>GET</w:t>
            </w:r>
          </w:p>
        </w:tc>
        <w:tc>
          <w:tcPr>
            <w:tcW w:w="2311" w:type="dxa"/>
          </w:tcPr>
          <w:p w14:paraId="1803B11A" w14:textId="77777777" w:rsidR="00A22871" w:rsidRPr="002F254C" w:rsidRDefault="00A22871" w:rsidP="00A22871">
            <w:pPr>
              <w:rPr>
                <w:sz w:val="20"/>
              </w:rPr>
            </w:pPr>
            <w:r w:rsidRPr="002F254C">
              <w:rPr>
                <w:sz w:val="20"/>
              </w:rPr>
              <w:t>Account Identifiers</w:t>
            </w:r>
          </w:p>
        </w:tc>
        <w:tc>
          <w:tcPr>
            <w:tcW w:w="2311" w:type="dxa"/>
          </w:tcPr>
          <w:p w14:paraId="60ADF56E" w14:textId="77777777" w:rsidR="00A22871" w:rsidRPr="002F254C" w:rsidRDefault="00A22871" w:rsidP="00A22871">
            <w:pPr>
              <w:rPr>
                <w:sz w:val="20"/>
              </w:rPr>
            </w:pPr>
            <w:r w:rsidRPr="002F254C">
              <w:rPr>
                <w:sz w:val="20"/>
              </w:rPr>
              <w:t>URI</w:t>
            </w:r>
          </w:p>
        </w:tc>
      </w:tr>
      <w:tr w:rsidR="00A22871" w14:paraId="5F480627" w14:textId="77777777" w:rsidTr="00A22871">
        <w:tc>
          <w:tcPr>
            <w:tcW w:w="2310" w:type="dxa"/>
          </w:tcPr>
          <w:p w14:paraId="7320EE89" w14:textId="77777777" w:rsidR="00A22871" w:rsidRPr="002F254C" w:rsidRDefault="00A22871" w:rsidP="00A22871">
            <w:pPr>
              <w:rPr>
                <w:sz w:val="20"/>
              </w:rPr>
            </w:pPr>
            <w:r w:rsidRPr="002F254C">
              <w:rPr>
                <w:sz w:val="20"/>
              </w:rPr>
              <w:t>Bill Payments</w:t>
            </w:r>
          </w:p>
        </w:tc>
        <w:tc>
          <w:tcPr>
            <w:tcW w:w="2310" w:type="dxa"/>
          </w:tcPr>
          <w:p w14:paraId="516BF32E" w14:textId="77777777" w:rsidR="00A22871" w:rsidRPr="002F254C" w:rsidRDefault="00A22871" w:rsidP="00A22871">
            <w:pPr>
              <w:rPr>
                <w:sz w:val="20"/>
              </w:rPr>
            </w:pPr>
            <w:r w:rsidRPr="002F254C">
              <w:rPr>
                <w:sz w:val="20"/>
              </w:rPr>
              <w:t>POST</w:t>
            </w:r>
          </w:p>
        </w:tc>
        <w:tc>
          <w:tcPr>
            <w:tcW w:w="2311" w:type="dxa"/>
          </w:tcPr>
          <w:p w14:paraId="355D1DD4" w14:textId="77777777" w:rsidR="00A22871" w:rsidRPr="002F254C" w:rsidRDefault="00A22871" w:rsidP="00A22871">
            <w:pPr>
              <w:rPr>
                <w:sz w:val="20"/>
              </w:rPr>
            </w:pPr>
            <w:r w:rsidRPr="002F254C">
              <w:rPr>
                <w:sz w:val="20"/>
              </w:rPr>
              <w:t>Bill Payment Reference and Account Identifiers</w:t>
            </w:r>
          </w:p>
        </w:tc>
        <w:tc>
          <w:tcPr>
            <w:tcW w:w="2311" w:type="dxa"/>
          </w:tcPr>
          <w:p w14:paraId="504E19FE" w14:textId="77777777" w:rsidR="00A22871" w:rsidRPr="002F254C" w:rsidRDefault="00A22871" w:rsidP="00A22871">
            <w:pPr>
              <w:rPr>
                <w:sz w:val="20"/>
              </w:rPr>
            </w:pPr>
            <w:r w:rsidRPr="002F254C">
              <w:rPr>
                <w:sz w:val="20"/>
              </w:rPr>
              <w:t>URI</w:t>
            </w:r>
          </w:p>
        </w:tc>
      </w:tr>
      <w:tr w:rsidR="00A22871" w14:paraId="4A9F000F" w14:textId="77777777" w:rsidTr="00A22871">
        <w:tc>
          <w:tcPr>
            <w:tcW w:w="2310" w:type="dxa"/>
          </w:tcPr>
          <w:p w14:paraId="6921010C" w14:textId="77777777" w:rsidR="00A22871" w:rsidRPr="002F254C" w:rsidRDefault="00A22871" w:rsidP="00A22871">
            <w:pPr>
              <w:rPr>
                <w:sz w:val="20"/>
              </w:rPr>
            </w:pPr>
            <w:r w:rsidRPr="002F254C">
              <w:rPr>
                <w:sz w:val="20"/>
              </w:rPr>
              <w:t>BatchTransactions</w:t>
            </w:r>
          </w:p>
        </w:tc>
        <w:tc>
          <w:tcPr>
            <w:tcW w:w="2310" w:type="dxa"/>
          </w:tcPr>
          <w:p w14:paraId="3232255E" w14:textId="77777777" w:rsidR="00A22871" w:rsidRPr="002F254C" w:rsidRDefault="00A22871" w:rsidP="00A22871">
            <w:pPr>
              <w:rPr>
                <w:sz w:val="20"/>
              </w:rPr>
            </w:pPr>
            <w:r w:rsidRPr="002F254C">
              <w:rPr>
                <w:sz w:val="20"/>
              </w:rPr>
              <w:t>PATCH and GET</w:t>
            </w:r>
          </w:p>
        </w:tc>
        <w:tc>
          <w:tcPr>
            <w:tcW w:w="2311" w:type="dxa"/>
          </w:tcPr>
          <w:p w14:paraId="48D0523A" w14:textId="77777777" w:rsidR="00A22871" w:rsidRPr="002F254C" w:rsidRDefault="00A22871" w:rsidP="00A22871">
            <w:pPr>
              <w:rPr>
                <w:sz w:val="20"/>
              </w:rPr>
            </w:pPr>
            <w:r w:rsidRPr="002F254C">
              <w:rPr>
                <w:sz w:val="20"/>
              </w:rPr>
              <w:t>Batch Reference</w:t>
            </w:r>
          </w:p>
        </w:tc>
        <w:tc>
          <w:tcPr>
            <w:tcW w:w="2311" w:type="dxa"/>
          </w:tcPr>
          <w:p w14:paraId="7AEF550E" w14:textId="77777777" w:rsidR="00A22871" w:rsidRPr="002F254C" w:rsidRDefault="00A22871" w:rsidP="00A22871">
            <w:pPr>
              <w:rPr>
                <w:sz w:val="20"/>
              </w:rPr>
            </w:pPr>
            <w:r w:rsidRPr="002F254C">
              <w:rPr>
                <w:sz w:val="20"/>
              </w:rPr>
              <w:t>URI</w:t>
            </w:r>
          </w:p>
        </w:tc>
      </w:tr>
    </w:tbl>
    <w:p w14:paraId="50D21099" w14:textId="77777777" w:rsidR="00A22871" w:rsidRDefault="00A22871" w:rsidP="00A22871"/>
    <w:p w14:paraId="25D38C8F" w14:textId="77777777" w:rsidR="00A22871" w:rsidRDefault="00A22871" w:rsidP="002F254C">
      <w:pPr>
        <w:pStyle w:val="Heading2"/>
      </w:pPr>
      <w:bookmarkStart w:id="1135" w:name="_Client_Correlation_ID"/>
      <w:bookmarkStart w:id="1136" w:name="_Toc513209427"/>
      <w:bookmarkEnd w:id="1135"/>
      <w:r>
        <w:lastRenderedPageBreak/>
        <w:t>Client Correlation ID</w:t>
      </w:r>
      <w:bookmarkEnd w:id="1136"/>
    </w:p>
    <w:p w14:paraId="3FC40EA9" w14:textId="528025EA" w:rsidR="00A22871" w:rsidRDefault="00A22871" w:rsidP="002F254C">
      <w:pPr>
        <w:pStyle w:val="NormalParagraph"/>
      </w:pPr>
      <w:r>
        <w:t xml:space="preserve">A Client Correlation ID is to be supplied by the API client on HTTP POST and PATCH requests. Put simply, the Client Correlation ID is a unique identifier that enables the client to correlate the API request with the resource created/updated by the provider. The client correlation ID is captured in the </w:t>
      </w:r>
      <w:hyperlink w:anchor="_HTTP_Header_Information" w:history="1">
        <w:hyperlink w:anchor="_HTTP_Header_Information" w:history="1">
          <w:r w:rsidR="00BB5B22" w:rsidRPr="007103E2">
            <w:rPr>
              <w:rStyle w:val="Hyperlink"/>
            </w:rPr>
            <w:t>HTTP Header</w:t>
          </w:r>
        </w:hyperlink>
      </w:hyperlink>
      <w:r>
        <w:t>.</w:t>
      </w:r>
    </w:p>
    <w:p w14:paraId="2665655E" w14:textId="32ED6B01" w:rsidR="00A22871" w:rsidRDefault="00A22871" w:rsidP="002F254C">
      <w:pPr>
        <w:pStyle w:val="NormalParagraph"/>
      </w:pPr>
      <w:r w:rsidRPr="00F91B35">
        <w:t xml:space="preserve">The format for the correlation ID is </w:t>
      </w:r>
      <w:r>
        <w:t xml:space="preserve">a </w:t>
      </w:r>
      <w:r w:rsidRPr="00F91B35">
        <w:t>GUID</w:t>
      </w:r>
      <w:r>
        <w:t xml:space="preserve">. Critically, the correlation ID supports safe operations. A POST request that is submitted with a correlation that has already been supplied will be rejected as unsafe, thus avoiding transaction duplication. </w:t>
      </w:r>
    </w:p>
    <w:p w14:paraId="4CDFBB65" w14:textId="77777777" w:rsidR="00A22871" w:rsidRDefault="00A22871" w:rsidP="002F254C">
      <w:pPr>
        <w:pStyle w:val="Heading2"/>
      </w:pPr>
      <w:bookmarkStart w:id="1137" w:name="_Toc459720519"/>
      <w:bookmarkStart w:id="1138" w:name="_Toc459720639"/>
      <w:bookmarkStart w:id="1139" w:name="_Toc459720756"/>
      <w:bookmarkStart w:id="1140" w:name="_Toc459720873"/>
      <w:bookmarkStart w:id="1141" w:name="_Toc459720991"/>
      <w:bookmarkStart w:id="1142" w:name="_Use_Case_Flow"/>
      <w:bookmarkStart w:id="1143" w:name="_Toc513209428"/>
      <w:bookmarkEnd w:id="1137"/>
      <w:bookmarkEnd w:id="1138"/>
      <w:bookmarkEnd w:id="1139"/>
      <w:bookmarkEnd w:id="1140"/>
      <w:bookmarkEnd w:id="1141"/>
      <w:bookmarkEnd w:id="1142"/>
      <w:r>
        <w:t>Use Case Flow Patterns</w:t>
      </w:r>
      <w:bookmarkEnd w:id="1143"/>
    </w:p>
    <w:p w14:paraId="3E24FB6A" w14:textId="77777777" w:rsidR="00A22871" w:rsidRDefault="00A22871" w:rsidP="002F254C">
      <w:pPr>
        <w:pStyle w:val="NormalParagraph"/>
      </w:pPr>
      <w:r>
        <w:t>All Use Cases supported by the API are built on standard flow patterns. Flow patterns exist for viewing, creating and updating records (resources). Flow patterns can be combined in a single use case. For example, a domestic transfer may involve a name check on the recipient platform prior to a request to create a transaction. There are some simple rules to follow when using flow patterns. These are illustrated below:</w:t>
      </w:r>
    </w:p>
    <w:p w14:paraId="2BCDF6AA" w14:textId="77777777" w:rsidR="00A22871" w:rsidRDefault="00A22871" w:rsidP="002F254C">
      <w:pPr>
        <w:pStyle w:val="ListBullet1"/>
      </w:pPr>
      <w:r>
        <w:rPr>
          <w:b/>
        </w:rPr>
        <w:t>Viewing</w:t>
      </w:r>
      <w:r>
        <w:t xml:space="preserve">. Only synchronous flows are supported for viewing resource(s). For example, a HTTP GET request to view balances must result in a HTTP response yielding the representation of the resource or representation of the error. </w:t>
      </w:r>
    </w:p>
    <w:p w14:paraId="3B2DEF82" w14:textId="77777777" w:rsidR="00BB5B22" w:rsidRDefault="00A22871" w:rsidP="002F254C">
      <w:pPr>
        <w:pStyle w:val="ListBullet1"/>
      </w:pPr>
      <w:r>
        <w:rPr>
          <w:b/>
        </w:rPr>
        <w:t xml:space="preserve">Creating/Updating. </w:t>
      </w:r>
      <w:r>
        <w:t xml:space="preserve">Synchronous and asynchronous flows are supported. A synchronous flow involves a definitive result (resource representation or error representation returned) being provided in the HTTP POST response. An asynchronous flow is supported by two mechanisms – Callback and Polling. These are described in more detail in the </w:t>
      </w:r>
      <w:hyperlink w:anchor="_Request_State_Object" w:history="1">
        <w:r w:rsidR="00BB5B22" w:rsidRPr="00D92476">
          <w:rPr>
            <w:rStyle w:val="Hyperlink"/>
          </w:rPr>
          <w:t>Request State Object</w:t>
        </w:r>
      </w:hyperlink>
      <w:r w:rsidR="00BB5B22">
        <w:t xml:space="preserve"> section.</w:t>
      </w:r>
    </w:p>
    <w:p w14:paraId="296EAAF5" w14:textId="77777777" w:rsidR="00A22871" w:rsidRDefault="00A22871" w:rsidP="002F254C">
      <w:pPr>
        <w:pStyle w:val="Heading2"/>
      </w:pPr>
      <w:bookmarkStart w:id="1144" w:name="_Toc459720521"/>
      <w:bookmarkStart w:id="1145" w:name="_Toc459720641"/>
      <w:bookmarkStart w:id="1146" w:name="_Toc459720758"/>
      <w:bookmarkStart w:id="1147" w:name="_Toc459720875"/>
      <w:bookmarkStart w:id="1148" w:name="_Toc459720993"/>
      <w:bookmarkStart w:id="1149" w:name="_Toc459720522"/>
      <w:bookmarkStart w:id="1150" w:name="_Toc459720642"/>
      <w:bookmarkStart w:id="1151" w:name="_Toc459720759"/>
      <w:bookmarkStart w:id="1152" w:name="_Toc459720876"/>
      <w:bookmarkStart w:id="1153" w:name="_Toc459720994"/>
      <w:bookmarkStart w:id="1154" w:name="_Toc513209429"/>
      <w:bookmarkEnd w:id="1144"/>
      <w:bookmarkEnd w:id="1145"/>
      <w:bookmarkEnd w:id="1146"/>
      <w:bookmarkEnd w:id="1147"/>
      <w:bookmarkEnd w:id="1148"/>
      <w:bookmarkEnd w:id="1149"/>
      <w:bookmarkEnd w:id="1150"/>
      <w:bookmarkEnd w:id="1151"/>
      <w:bookmarkEnd w:id="1152"/>
      <w:bookmarkEnd w:id="1153"/>
      <w:r>
        <w:t>Case Sensitivity</w:t>
      </w:r>
      <w:bookmarkEnd w:id="1154"/>
    </w:p>
    <w:p w14:paraId="33E464B6" w14:textId="77777777" w:rsidR="00BA45DA" w:rsidRDefault="00A22871" w:rsidP="002F254C">
      <w:pPr>
        <w:pStyle w:val="NormalParagraph"/>
        <w:rPr>
          <w:ins w:id="1155" w:author="Gareth Pateman [2]" w:date="2017-08-07T11:30:00Z"/>
        </w:rPr>
      </w:pPr>
      <w:r>
        <w:t xml:space="preserve">All enumeration values referenced within the API use lower case notation – this includes acronyms and abbreviations. The only exceptions are for </w:t>
      </w:r>
    </w:p>
    <w:p w14:paraId="15A14A14" w14:textId="07FA9B49" w:rsidR="00A22871" w:rsidRDefault="00A22871">
      <w:pPr>
        <w:pStyle w:val="NormalParagraph"/>
        <w:numPr>
          <w:ilvl w:val="0"/>
          <w:numId w:val="29"/>
        </w:numPr>
        <w:rPr>
          <w:ins w:id="1156" w:author="Gareth Pateman [2]" w:date="2017-08-07T11:30:00Z"/>
        </w:rPr>
        <w:pPrChange w:id="1157" w:author="Gareth Pateman [2]" w:date="2017-08-07T11:30:00Z">
          <w:pPr>
            <w:pStyle w:val="NormalParagraph"/>
          </w:pPr>
        </w:pPrChange>
      </w:pPr>
      <w:r>
        <w:t xml:space="preserve">ISO Codes (country and currency) – the API uses these codes as defined per ISO. </w:t>
      </w:r>
    </w:p>
    <w:p w14:paraId="3423F8B1" w14:textId="1C00C01A" w:rsidR="00BA45DA" w:rsidRDefault="00BA45DA">
      <w:pPr>
        <w:pStyle w:val="NormalParagraph"/>
        <w:numPr>
          <w:ilvl w:val="0"/>
          <w:numId w:val="29"/>
        </w:numPr>
        <w:pPrChange w:id="1158" w:author="Gareth Pateman [2]" w:date="2017-08-07T11:30:00Z">
          <w:pPr>
            <w:pStyle w:val="NormalParagraph"/>
          </w:pPr>
        </w:pPrChange>
      </w:pPr>
      <w:ins w:id="1159" w:author="Gareth Pateman [2]" w:date="2017-08-07T11:30:00Z">
        <w:r>
          <w:t>Errorcodes. Upper Case is used to identify the first letter of each word to assist readability.</w:t>
        </w:r>
      </w:ins>
    </w:p>
    <w:p w14:paraId="0CA1AB43" w14:textId="3609C057" w:rsidR="00A22871" w:rsidRDefault="00A22871" w:rsidP="002F254C">
      <w:pPr>
        <w:pStyle w:val="NormalParagraph"/>
      </w:pPr>
      <w:r>
        <w:t xml:space="preserve">In this document properties are split into words with the first character capitalised for readability. However, the API properties in the actual API (Swagger definition) use camelCase format.  </w:t>
      </w:r>
    </w:p>
    <w:p w14:paraId="3133F219" w14:textId="77777777" w:rsidR="00A22871" w:rsidRDefault="00A22871" w:rsidP="002F254C">
      <w:pPr>
        <w:pStyle w:val="Heading2"/>
      </w:pPr>
      <w:bookmarkStart w:id="1160" w:name="_Toc453235979"/>
      <w:bookmarkStart w:id="1161" w:name="_Toc453235980"/>
      <w:bookmarkStart w:id="1162" w:name="_Toc451930601"/>
      <w:bookmarkStart w:id="1163" w:name="_Toc452127163"/>
      <w:bookmarkStart w:id="1164" w:name="_Toc452994615"/>
      <w:bookmarkStart w:id="1165" w:name="_Toc453003853"/>
      <w:bookmarkStart w:id="1166" w:name="_Toc453061143"/>
      <w:bookmarkStart w:id="1167" w:name="_Toc453062179"/>
      <w:bookmarkStart w:id="1168" w:name="_Toc453064051"/>
      <w:bookmarkStart w:id="1169" w:name="_Toc453235981"/>
      <w:bookmarkStart w:id="1170" w:name="_HTTP_Header_Information"/>
      <w:bookmarkStart w:id="1171" w:name="_Toc513209430"/>
      <w:bookmarkEnd w:id="1160"/>
      <w:bookmarkEnd w:id="1161"/>
      <w:bookmarkEnd w:id="1162"/>
      <w:bookmarkEnd w:id="1163"/>
      <w:bookmarkEnd w:id="1164"/>
      <w:bookmarkEnd w:id="1165"/>
      <w:bookmarkEnd w:id="1166"/>
      <w:bookmarkEnd w:id="1167"/>
      <w:bookmarkEnd w:id="1168"/>
      <w:bookmarkEnd w:id="1169"/>
      <w:bookmarkEnd w:id="1170"/>
      <w:r>
        <w:t>HTTP Header Information</w:t>
      </w:r>
      <w:bookmarkEnd w:id="1171"/>
    </w:p>
    <w:p w14:paraId="30DB6ADF" w14:textId="77777777" w:rsidR="00A22871" w:rsidRDefault="00A22871" w:rsidP="002F254C">
      <w:pPr>
        <w:pStyle w:val="NormalParagraph"/>
      </w:pPr>
      <w:r>
        <w:t>The following header information can be supplied for the mobile money API.</w:t>
      </w:r>
    </w:p>
    <w:p w14:paraId="443EFB85" w14:textId="77777777" w:rsidR="008E2B0D" w:rsidRDefault="008E2B0D" w:rsidP="002F254C">
      <w:pPr>
        <w:pStyle w:val="NormalParagraph"/>
      </w:pPr>
    </w:p>
    <w:p w14:paraId="6C9FB2EB" w14:textId="51D2DCEB" w:rsidR="00A22871" w:rsidRDefault="00A22871" w:rsidP="002F254C">
      <w:pPr>
        <w:pStyle w:val="Heading3"/>
      </w:pPr>
      <w:bookmarkStart w:id="1172" w:name="_Toc513209431"/>
      <w:r>
        <w:t xml:space="preserve">HTTP </w:t>
      </w:r>
      <w:ins w:id="1173" w:author="Gareth Pateman" w:date="2018-04-09T14:02:00Z">
        <w:r w:rsidR="00B970DD">
          <w:t xml:space="preserve">Standard </w:t>
        </w:r>
      </w:ins>
      <w:r>
        <w:t>Request Headers</w:t>
      </w:r>
      <w:bookmarkEnd w:id="1172"/>
    </w:p>
    <w:tbl>
      <w:tblPr>
        <w:tblStyle w:val="TableGrid"/>
        <w:tblW w:w="0" w:type="auto"/>
        <w:tblLook w:val="04A0" w:firstRow="1" w:lastRow="0" w:firstColumn="1" w:lastColumn="0" w:noHBand="0" w:noVBand="1"/>
        <w:tblPrChange w:id="1174" w:author="Gareth Pateman" w:date="2018-04-09T14:02:00Z">
          <w:tblPr>
            <w:tblStyle w:val="TableGrid"/>
            <w:tblW w:w="0" w:type="auto"/>
            <w:tblLook w:val="04A0" w:firstRow="1" w:lastRow="0" w:firstColumn="1" w:lastColumn="0" w:noHBand="0" w:noVBand="1"/>
          </w:tblPr>
        </w:tblPrChange>
      </w:tblPr>
      <w:tblGrid>
        <w:gridCol w:w="1595"/>
        <w:gridCol w:w="2885"/>
        <w:gridCol w:w="1651"/>
        <w:gridCol w:w="2885"/>
        <w:tblGridChange w:id="1175">
          <w:tblGrid>
            <w:gridCol w:w="1595"/>
            <w:gridCol w:w="2885"/>
            <w:gridCol w:w="1651"/>
            <w:gridCol w:w="2885"/>
          </w:tblGrid>
        </w:tblGridChange>
      </w:tblGrid>
      <w:tr w:rsidR="00A22871" w:rsidRPr="00EC43E9" w14:paraId="0B399FCA" w14:textId="77777777" w:rsidTr="00B970DD">
        <w:tc>
          <w:tcPr>
            <w:tcW w:w="1595" w:type="dxa"/>
            <w:shd w:val="clear" w:color="auto" w:fill="EEECE1" w:themeFill="background2"/>
            <w:tcPrChange w:id="1176" w:author="Gareth Pateman" w:date="2018-04-09T14:02:00Z">
              <w:tcPr>
                <w:tcW w:w="1639" w:type="dxa"/>
                <w:shd w:val="clear" w:color="auto" w:fill="EEECE1" w:themeFill="background2"/>
              </w:tcPr>
            </w:tcPrChange>
          </w:tcPr>
          <w:p w14:paraId="459FCD45" w14:textId="77777777" w:rsidR="00A22871" w:rsidRPr="00EC43E9" w:rsidRDefault="00A22871" w:rsidP="00A22871">
            <w:pPr>
              <w:rPr>
                <w:b/>
              </w:rPr>
            </w:pPr>
            <w:r>
              <w:rPr>
                <w:b/>
              </w:rPr>
              <w:t>Header</w:t>
            </w:r>
          </w:p>
        </w:tc>
        <w:tc>
          <w:tcPr>
            <w:tcW w:w="2885" w:type="dxa"/>
            <w:shd w:val="clear" w:color="auto" w:fill="EEECE1" w:themeFill="background2"/>
            <w:tcPrChange w:id="1177" w:author="Gareth Pateman" w:date="2018-04-09T14:02:00Z">
              <w:tcPr>
                <w:tcW w:w="2875" w:type="dxa"/>
                <w:shd w:val="clear" w:color="auto" w:fill="EEECE1" w:themeFill="background2"/>
              </w:tcPr>
            </w:tcPrChange>
          </w:tcPr>
          <w:p w14:paraId="1E929920" w14:textId="77777777" w:rsidR="00A22871" w:rsidRPr="00EC43E9" w:rsidRDefault="00A22871" w:rsidP="00A22871">
            <w:pPr>
              <w:rPr>
                <w:b/>
              </w:rPr>
            </w:pPr>
            <w:r>
              <w:rPr>
                <w:b/>
              </w:rPr>
              <w:t>Value</w:t>
            </w:r>
          </w:p>
        </w:tc>
        <w:tc>
          <w:tcPr>
            <w:tcW w:w="1651" w:type="dxa"/>
            <w:shd w:val="clear" w:color="auto" w:fill="EEECE1" w:themeFill="background2"/>
            <w:tcPrChange w:id="1178" w:author="Gareth Pateman" w:date="2018-04-09T14:02:00Z">
              <w:tcPr>
                <w:tcW w:w="1259" w:type="dxa"/>
                <w:shd w:val="clear" w:color="auto" w:fill="EEECE1" w:themeFill="background2"/>
              </w:tcPr>
            </w:tcPrChange>
          </w:tcPr>
          <w:p w14:paraId="790917EB" w14:textId="77777777" w:rsidR="00A22871" w:rsidRPr="00EC43E9" w:rsidRDefault="00A22871" w:rsidP="00A22871">
            <w:pPr>
              <w:rPr>
                <w:b/>
              </w:rPr>
            </w:pPr>
            <w:r>
              <w:rPr>
                <w:b/>
              </w:rPr>
              <w:t>Optionality</w:t>
            </w:r>
          </w:p>
        </w:tc>
        <w:tc>
          <w:tcPr>
            <w:tcW w:w="2885" w:type="dxa"/>
            <w:shd w:val="clear" w:color="auto" w:fill="EEECE1" w:themeFill="background2"/>
            <w:tcPrChange w:id="1179" w:author="Gareth Pateman" w:date="2018-04-09T14:02:00Z">
              <w:tcPr>
                <w:tcW w:w="3243" w:type="dxa"/>
                <w:shd w:val="clear" w:color="auto" w:fill="EEECE1" w:themeFill="background2"/>
              </w:tcPr>
            </w:tcPrChange>
          </w:tcPr>
          <w:p w14:paraId="6CE79485" w14:textId="77777777" w:rsidR="00A22871" w:rsidRDefault="00A22871" w:rsidP="00A22871">
            <w:pPr>
              <w:rPr>
                <w:b/>
              </w:rPr>
            </w:pPr>
            <w:r>
              <w:rPr>
                <w:b/>
              </w:rPr>
              <w:t>Notes</w:t>
            </w:r>
          </w:p>
        </w:tc>
      </w:tr>
      <w:tr w:rsidR="00A22871" w14:paraId="0F0966E5" w14:textId="77777777" w:rsidTr="00B970DD">
        <w:tc>
          <w:tcPr>
            <w:tcW w:w="1595" w:type="dxa"/>
            <w:tcPrChange w:id="1180" w:author="Gareth Pateman" w:date="2018-04-09T14:02:00Z">
              <w:tcPr>
                <w:tcW w:w="1639" w:type="dxa"/>
              </w:tcPr>
            </w:tcPrChange>
          </w:tcPr>
          <w:p w14:paraId="3CB3CA65" w14:textId="77777777" w:rsidR="00A22871" w:rsidRPr="002F254C" w:rsidRDefault="00A22871" w:rsidP="00A22871">
            <w:pPr>
              <w:rPr>
                <w:rFonts w:cs="Arial"/>
                <w:sz w:val="20"/>
              </w:rPr>
            </w:pPr>
            <w:r w:rsidRPr="002F254C">
              <w:rPr>
                <w:rFonts w:cs="Arial"/>
                <w:sz w:val="20"/>
              </w:rPr>
              <w:t>Accept</w:t>
            </w:r>
          </w:p>
        </w:tc>
        <w:tc>
          <w:tcPr>
            <w:tcW w:w="2885" w:type="dxa"/>
            <w:tcPrChange w:id="1181" w:author="Gareth Pateman" w:date="2018-04-09T14:02:00Z">
              <w:tcPr>
                <w:tcW w:w="2875" w:type="dxa"/>
              </w:tcPr>
            </w:tcPrChange>
          </w:tcPr>
          <w:p w14:paraId="58685F81" w14:textId="77777777" w:rsidR="00A22871" w:rsidRPr="002F254C" w:rsidRDefault="00A22871" w:rsidP="00A22871">
            <w:pPr>
              <w:rPr>
                <w:rFonts w:cs="Arial"/>
                <w:sz w:val="20"/>
              </w:rPr>
            </w:pPr>
            <w:r w:rsidRPr="002F254C">
              <w:rPr>
                <w:rFonts w:cs="Arial"/>
                <w:sz w:val="20"/>
              </w:rPr>
              <w:t>application/json</w:t>
            </w:r>
          </w:p>
        </w:tc>
        <w:tc>
          <w:tcPr>
            <w:tcW w:w="1651" w:type="dxa"/>
            <w:tcPrChange w:id="1182" w:author="Gareth Pateman" w:date="2018-04-09T14:02:00Z">
              <w:tcPr>
                <w:tcW w:w="1259" w:type="dxa"/>
              </w:tcPr>
            </w:tcPrChange>
          </w:tcPr>
          <w:p w14:paraId="3724B766" w14:textId="77777777" w:rsidR="00A22871" w:rsidRPr="002F254C" w:rsidRDefault="00A22871" w:rsidP="00A22871">
            <w:pPr>
              <w:rPr>
                <w:rFonts w:cs="Arial"/>
                <w:sz w:val="20"/>
              </w:rPr>
            </w:pPr>
            <w:r w:rsidRPr="002F254C">
              <w:rPr>
                <w:rFonts w:cs="Arial"/>
                <w:sz w:val="20"/>
              </w:rPr>
              <w:t>Mandatory</w:t>
            </w:r>
          </w:p>
        </w:tc>
        <w:tc>
          <w:tcPr>
            <w:tcW w:w="2885" w:type="dxa"/>
            <w:tcPrChange w:id="1183" w:author="Gareth Pateman" w:date="2018-04-09T14:02:00Z">
              <w:tcPr>
                <w:tcW w:w="3243" w:type="dxa"/>
              </w:tcPr>
            </w:tcPrChange>
          </w:tcPr>
          <w:p w14:paraId="169C8E3D" w14:textId="77777777" w:rsidR="00A22871" w:rsidRPr="002F254C" w:rsidRDefault="00A22871" w:rsidP="00A22871">
            <w:pPr>
              <w:rPr>
                <w:rFonts w:cs="Arial"/>
                <w:sz w:val="20"/>
              </w:rPr>
            </w:pPr>
          </w:p>
        </w:tc>
      </w:tr>
      <w:tr w:rsidR="00A22871" w14:paraId="17B70D39" w14:textId="77777777" w:rsidTr="00B970DD">
        <w:tc>
          <w:tcPr>
            <w:tcW w:w="1595" w:type="dxa"/>
            <w:tcPrChange w:id="1184" w:author="Gareth Pateman" w:date="2018-04-09T14:02:00Z">
              <w:tcPr>
                <w:tcW w:w="1639" w:type="dxa"/>
              </w:tcPr>
            </w:tcPrChange>
          </w:tcPr>
          <w:p w14:paraId="76BD2386" w14:textId="77777777" w:rsidR="00A22871" w:rsidRPr="002F254C" w:rsidRDefault="00A22871" w:rsidP="00A22871">
            <w:pPr>
              <w:rPr>
                <w:rFonts w:cs="Arial"/>
                <w:sz w:val="20"/>
              </w:rPr>
            </w:pPr>
            <w:r w:rsidRPr="002F254C">
              <w:rPr>
                <w:rFonts w:cs="Arial"/>
                <w:sz w:val="20"/>
              </w:rPr>
              <w:t>Accept-Charset</w:t>
            </w:r>
          </w:p>
        </w:tc>
        <w:tc>
          <w:tcPr>
            <w:tcW w:w="2885" w:type="dxa"/>
            <w:tcPrChange w:id="1185" w:author="Gareth Pateman" w:date="2018-04-09T14:02:00Z">
              <w:tcPr>
                <w:tcW w:w="2875" w:type="dxa"/>
              </w:tcPr>
            </w:tcPrChange>
          </w:tcPr>
          <w:p w14:paraId="5108BEB2" w14:textId="77777777" w:rsidR="00A22871" w:rsidRPr="002F254C" w:rsidRDefault="00A22871" w:rsidP="00A22871">
            <w:pPr>
              <w:rPr>
                <w:rFonts w:cs="Arial"/>
                <w:sz w:val="20"/>
              </w:rPr>
            </w:pPr>
            <w:r w:rsidRPr="002F254C">
              <w:rPr>
                <w:rFonts w:cs="Arial"/>
                <w:sz w:val="20"/>
              </w:rPr>
              <w:t>Utf8</w:t>
            </w:r>
          </w:p>
        </w:tc>
        <w:tc>
          <w:tcPr>
            <w:tcW w:w="1651" w:type="dxa"/>
            <w:tcPrChange w:id="1186" w:author="Gareth Pateman" w:date="2018-04-09T14:02:00Z">
              <w:tcPr>
                <w:tcW w:w="1259" w:type="dxa"/>
              </w:tcPr>
            </w:tcPrChange>
          </w:tcPr>
          <w:p w14:paraId="5788859C" w14:textId="162405D8" w:rsidR="00A22871" w:rsidRPr="002F254C" w:rsidRDefault="00B970DD" w:rsidP="00A22871">
            <w:pPr>
              <w:rPr>
                <w:rFonts w:cs="Arial"/>
                <w:sz w:val="20"/>
              </w:rPr>
            </w:pPr>
            <w:ins w:id="1187" w:author="Gareth Pateman" w:date="2018-04-09T14:09:00Z">
              <w:r>
                <w:rPr>
                  <w:rFonts w:cs="Arial"/>
                  <w:sz w:val="20"/>
                </w:rPr>
                <w:t>Mandatory</w:t>
              </w:r>
            </w:ins>
          </w:p>
        </w:tc>
        <w:tc>
          <w:tcPr>
            <w:tcW w:w="2885" w:type="dxa"/>
            <w:tcPrChange w:id="1188" w:author="Gareth Pateman" w:date="2018-04-09T14:02:00Z">
              <w:tcPr>
                <w:tcW w:w="3243" w:type="dxa"/>
              </w:tcPr>
            </w:tcPrChange>
          </w:tcPr>
          <w:p w14:paraId="2B7A8E6F" w14:textId="77777777" w:rsidR="00A22871" w:rsidRPr="002F254C" w:rsidRDefault="00A22871" w:rsidP="00A22871">
            <w:pPr>
              <w:rPr>
                <w:rFonts w:cs="Arial"/>
                <w:sz w:val="20"/>
              </w:rPr>
            </w:pPr>
          </w:p>
        </w:tc>
      </w:tr>
      <w:tr w:rsidR="00A22871" w14:paraId="1B5D5E11" w14:textId="77777777" w:rsidTr="00B970DD">
        <w:tc>
          <w:tcPr>
            <w:tcW w:w="1595" w:type="dxa"/>
            <w:tcPrChange w:id="1189" w:author="Gareth Pateman" w:date="2018-04-09T14:02:00Z">
              <w:tcPr>
                <w:tcW w:w="1639" w:type="dxa"/>
              </w:tcPr>
            </w:tcPrChange>
          </w:tcPr>
          <w:p w14:paraId="6482EF77" w14:textId="77777777" w:rsidR="00A22871" w:rsidRPr="002F254C" w:rsidRDefault="00A22871" w:rsidP="00A22871">
            <w:pPr>
              <w:rPr>
                <w:rFonts w:cs="Arial"/>
                <w:sz w:val="20"/>
              </w:rPr>
            </w:pPr>
            <w:r w:rsidRPr="002F254C">
              <w:rPr>
                <w:rFonts w:cs="Arial"/>
                <w:sz w:val="20"/>
              </w:rPr>
              <w:lastRenderedPageBreak/>
              <w:t>Authorization</w:t>
            </w:r>
          </w:p>
        </w:tc>
        <w:tc>
          <w:tcPr>
            <w:tcW w:w="2885" w:type="dxa"/>
            <w:tcPrChange w:id="1190" w:author="Gareth Pateman" w:date="2018-04-09T14:02:00Z">
              <w:tcPr>
                <w:tcW w:w="2875" w:type="dxa"/>
              </w:tcPr>
            </w:tcPrChange>
          </w:tcPr>
          <w:p w14:paraId="0E298512" w14:textId="74447034" w:rsidR="00A22871" w:rsidRPr="002F254C" w:rsidRDefault="00A22871" w:rsidP="00A22871">
            <w:pPr>
              <w:rPr>
                <w:rFonts w:cs="Arial"/>
                <w:sz w:val="20"/>
              </w:rPr>
            </w:pPr>
            <w:r w:rsidRPr="002F254C">
              <w:rPr>
                <w:rFonts w:cs="Arial"/>
                <w:color w:val="000000"/>
                <w:sz w:val="20"/>
              </w:rPr>
              <w:t>Authorization: Basic {base64Encode(concatenated client's username and password)}</w:t>
            </w:r>
            <w:ins w:id="1191" w:author="Gareth Pateman [2]" w:date="2017-08-07T10:33:00Z">
              <w:r w:rsidR="00B6296D">
                <w:rPr>
                  <w:rFonts w:cs="Arial"/>
                  <w:color w:val="000000"/>
                  <w:sz w:val="20"/>
                </w:rPr>
                <w:t xml:space="preserve"> OR OAuth2 Access Token.</w:t>
              </w:r>
            </w:ins>
          </w:p>
        </w:tc>
        <w:tc>
          <w:tcPr>
            <w:tcW w:w="1651" w:type="dxa"/>
            <w:tcPrChange w:id="1192" w:author="Gareth Pateman" w:date="2018-04-09T14:02:00Z">
              <w:tcPr>
                <w:tcW w:w="1259" w:type="dxa"/>
              </w:tcPr>
            </w:tcPrChange>
          </w:tcPr>
          <w:p w14:paraId="69E2B909" w14:textId="554C7823" w:rsidR="00A22871" w:rsidRPr="002F254C" w:rsidRDefault="00A22871" w:rsidP="00A22871">
            <w:pPr>
              <w:rPr>
                <w:rFonts w:cs="Arial"/>
                <w:sz w:val="20"/>
              </w:rPr>
            </w:pPr>
            <w:del w:id="1193" w:author="Gareth Pateman [2]" w:date="2017-08-07T10:33:00Z">
              <w:r w:rsidRPr="002F254C" w:rsidDel="00B6296D">
                <w:rPr>
                  <w:rFonts w:cs="Arial"/>
                  <w:sz w:val="20"/>
                </w:rPr>
                <w:delText>See notes</w:delText>
              </w:r>
            </w:del>
            <w:ins w:id="1194" w:author="Gareth Pateman [2]" w:date="2017-08-07T10:33:00Z">
              <w:r w:rsidR="00B6296D">
                <w:rPr>
                  <w:rFonts w:cs="Arial"/>
                  <w:sz w:val="20"/>
                </w:rPr>
                <w:t>Mandatory</w:t>
              </w:r>
            </w:ins>
          </w:p>
        </w:tc>
        <w:tc>
          <w:tcPr>
            <w:tcW w:w="2885" w:type="dxa"/>
            <w:tcPrChange w:id="1195" w:author="Gareth Pateman" w:date="2018-04-09T14:02:00Z">
              <w:tcPr>
                <w:tcW w:w="3243" w:type="dxa"/>
              </w:tcPr>
            </w:tcPrChange>
          </w:tcPr>
          <w:p w14:paraId="39E182A2" w14:textId="6EE8692E" w:rsidR="00A22871" w:rsidRPr="002F254C" w:rsidRDefault="00A22871" w:rsidP="00A22871">
            <w:pPr>
              <w:rPr>
                <w:rFonts w:cs="Arial"/>
                <w:sz w:val="20"/>
              </w:rPr>
            </w:pPr>
            <w:del w:id="1196" w:author="Gareth Pateman [2]" w:date="2017-08-07T10:33:00Z">
              <w:r w:rsidRPr="002F254C" w:rsidDel="00B6296D">
                <w:rPr>
                  <w:rFonts w:cs="Arial"/>
                  <w:sz w:val="20"/>
                </w:rPr>
                <w:delText>Mandatory unless OAuth2 scheme is used</w:delText>
              </w:r>
            </w:del>
          </w:p>
        </w:tc>
      </w:tr>
      <w:tr w:rsidR="00A22871" w14:paraId="10AAA9A9" w14:textId="77777777" w:rsidTr="00B970DD">
        <w:tc>
          <w:tcPr>
            <w:tcW w:w="1595" w:type="dxa"/>
            <w:tcPrChange w:id="1197" w:author="Gareth Pateman" w:date="2018-04-09T14:02:00Z">
              <w:tcPr>
                <w:tcW w:w="1639" w:type="dxa"/>
              </w:tcPr>
            </w:tcPrChange>
          </w:tcPr>
          <w:p w14:paraId="67EE6427" w14:textId="77777777" w:rsidR="00A22871" w:rsidRPr="002F254C" w:rsidRDefault="00A22871" w:rsidP="00A22871">
            <w:pPr>
              <w:rPr>
                <w:rFonts w:cs="Arial"/>
                <w:sz w:val="20"/>
              </w:rPr>
            </w:pPr>
            <w:r w:rsidRPr="002F254C">
              <w:rPr>
                <w:rFonts w:cs="Arial"/>
                <w:sz w:val="20"/>
              </w:rPr>
              <w:t>Content-Length</w:t>
            </w:r>
          </w:p>
        </w:tc>
        <w:tc>
          <w:tcPr>
            <w:tcW w:w="2885" w:type="dxa"/>
            <w:tcPrChange w:id="1198" w:author="Gareth Pateman" w:date="2018-04-09T14:02:00Z">
              <w:tcPr>
                <w:tcW w:w="2875" w:type="dxa"/>
              </w:tcPr>
            </w:tcPrChange>
          </w:tcPr>
          <w:p w14:paraId="3F850BED" w14:textId="77777777" w:rsidR="00A22871" w:rsidRPr="002F254C" w:rsidRDefault="00A22871" w:rsidP="00A22871">
            <w:pPr>
              <w:rPr>
                <w:rFonts w:cs="Arial"/>
                <w:color w:val="000000"/>
                <w:sz w:val="20"/>
              </w:rPr>
            </w:pPr>
            <w:r w:rsidRPr="002F254C">
              <w:rPr>
                <w:rFonts w:cs="Arial"/>
                <w:color w:val="000000"/>
                <w:sz w:val="20"/>
              </w:rPr>
              <w:t>{length of request content in 8-bit bytes}</w:t>
            </w:r>
          </w:p>
        </w:tc>
        <w:tc>
          <w:tcPr>
            <w:tcW w:w="1651" w:type="dxa"/>
            <w:tcPrChange w:id="1199" w:author="Gareth Pateman" w:date="2018-04-09T14:02:00Z">
              <w:tcPr>
                <w:tcW w:w="1259" w:type="dxa"/>
              </w:tcPr>
            </w:tcPrChange>
          </w:tcPr>
          <w:p w14:paraId="6E27622E" w14:textId="77777777" w:rsidR="00A22871" w:rsidRPr="002F254C" w:rsidRDefault="00A22871" w:rsidP="00A22871">
            <w:pPr>
              <w:rPr>
                <w:rFonts w:cs="Arial"/>
                <w:sz w:val="20"/>
              </w:rPr>
            </w:pPr>
            <w:r w:rsidRPr="002F254C">
              <w:rPr>
                <w:rFonts w:cs="Arial"/>
                <w:sz w:val="20"/>
              </w:rPr>
              <w:t>Mandatory</w:t>
            </w:r>
          </w:p>
        </w:tc>
        <w:tc>
          <w:tcPr>
            <w:tcW w:w="2885" w:type="dxa"/>
            <w:tcPrChange w:id="1200" w:author="Gareth Pateman" w:date="2018-04-09T14:02:00Z">
              <w:tcPr>
                <w:tcW w:w="3243" w:type="dxa"/>
              </w:tcPr>
            </w:tcPrChange>
          </w:tcPr>
          <w:p w14:paraId="77EE6BCE" w14:textId="77777777" w:rsidR="00A22871" w:rsidRPr="002F254C" w:rsidRDefault="00A22871" w:rsidP="00A22871">
            <w:pPr>
              <w:rPr>
                <w:rFonts w:cs="Arial"/>
                <w:sz w:val="20"/>
              </w:rPr>
            </w:pPr>
          </w:p>
        </w:tc>
      </w:tr>
      <w:tr w:rsidR="00A22871" w14:paraId="5A4FD0DC" w14:textId="77777777" w:rsidTr="00B970DD">
        <w:tc>
          <w:tcPr>
            <w:tcW w:w="1595" w:type="dxa"/>
            <w:tcPrChange w:id="1201" w:author="Gareth Pateman" w:date="2018-04-09T14:02:00Z">
              <w:tcPr>
                <w:tcW w:w="1639" w:type="dxa"/>
              </w:tcPr>
            </w:tcPrChange>
          </w:tcPr>
          <w:p w14:paraId="7E3B7A8E" w14:textId="77777777" w:rsidR="00A22871" w:rsidRPr="002F254C" w:rsidRDefault="00A22871" w:rsidP="00A22871">
            <w:pPr>
              <w:rPr>
                <w:rFonts w:cs="Arial"/>
                <w:sz w:val="20"/>
              </w:rPr>
            </w:pPr>
            <w:r w:rsidRPr="002F254C">
              <w:rPr>
                <w:rFonts w:cs="Arial"/>
                <w:sz w:val="20"/>
              </w:rPr>
              <w:t>Content-Type</w:t>
            </w:r>
          </w:p>
        </w:tc>
        <w:tc>
          <w:tcPr>
            <w:tcW w:w="2885" w:type="dxa"/>
            <w:tcPrChange w:id="1202" w:author="Gareth Pateman" w:date="2018-04-09T14:02:00Z">
              <w:tcPr>
                <w:tcW w:w="2875" w:type="dxa"/>
              </w:tcPr>
            </w:tcPrChange>
          </w:tcPr>
          <w:p w14:paraId="4AD98256" w14:textId="77777777" w:rsidR="00A22871" w:rsidRPr="002F254C" w:rsidRDefault="00A22871" w:rsidP="00A22871">
            <w:pPr>
              <w:rPr>
                <w:rFonts w:cs="Arial"/>
                <w:color w:val="000000"/>
                <w:sz w:val="20"/>
              </w:rPr>
            </w:pPr>
            <w:r w:rsidRPr="002F254C">
              <w:rPr>
                <w:rFonts w:cs="Arial"/>
                <w:color w:val="000000"/>
                <w:sz w:val="20"/>
              </w:rPr>
              <w:t>application/json</w:t>
            </w:r>
          </w:p>
        </w:tc>
        <w:tc>
          <w:tcPr>
            <w:tcW w:w="1651" w:type="dxa"/>
            <w:tcPrChange w:id="1203" w:author="Gareth Pateman" w:date="2018-04-09T14:02:00Z">
              <w:tcPr>
                <w:tcW w:w="1259" w:type="dxa"/>
              </w:tcPr>
            </w:tcPrChange>
          </w:tcPr>
          <w:p w14:paraId="1569F4B0" w14:textId="77777777" w:rsidR="00A22871" w:rsidRPr="002F254C" w:rsidRDefault="00A22871" w:rsidP="00A22871">
            <w:pPr>
              <w:rPr>
                <w:rFonts w:cs="Arial"/>
                <w:sz w:val="20"/>
              </w:rPr>
            </w:pPr>
            <w:r w:rsidRPr="002F254C">
              <w:rPr>
                <w:rFonts w:cs="Arial"/>
                <w:sz w:val="20"/>
              </w:rPr>
              <w:t>Mandatory</w:t>
            </w:r>
          </w:p>
        </w:tc>
        <w:tc>
          <w:tcPr>
            <w:tcW w:w="2885" w:type="dxa"/>
            <w:tcPrChange w:id="1204" w:author="Gareth Pateman" w:date="2018-04-09T14:02:00Z">
              <w:tcPr>
                <w:tcW w:w="3243" w:type="dxa"/>
              </w:tcPr>
            </w:tcPrChange>
          </w:tcPr>
          <w:p w14:paraId="1CDCB671" w14:textId="77777777" w:rsidR="00A22871" w:rsidRPr="002F254C" w:rsidRDefault="00A22871" w:rsidP="00A22871">
            <w:pPr>
              <w:rPr>
                <w:rFonts w:cs="Arial"/>
                <w:sz w:val="20"/>
              </w:rPr>
            </w:pPr>
          </w:p>
        </w:tc>
      </w:tr>
      <w:tr w:rsidR="00A22871" w:rsidDel="00B970DD" w14:paraId="546B4F97" w14:textId="5A5083F3" w:rsidTr="00B970DD">
        <w:trPr>
          <w:del w:id="1205" w:author="Gareth Pateman" w:date="2018-04-09T14:02:00Z"/>
        </w:trPr>
        <w:tc>
          <w:tcPr>
            <w:tcW w:w="1595" w:type="dxa"/>
            <w:tcPrChange w:id="1206" w:author="Gareth Pateman" w:date="2018-04-09T14:02:00Z">
              <w:tcPr>
                <w:tcW w:w="1639" w:type="dxa"/>
              </w:tcPr>
            </w:tcPrChange>
          </w:tcPr>
          <w:p w14:paraId="430C7086" w14:textId="1342D9F4" w:rsidR="00A22871" w:rsidRPr="002F254C" w:rsidDel="00B970DD" w:rsidRDefault="00A22871" w:rsidP="00A22871">
            <w:pPr>
              <w:rPr>
                <w:del w:id="1207" w:author="Gareth Pateman" w:date="2018-04-09T14:02:00Z"/>
                <w:rFonts w:cs="Arial"/>
                <w:sz w:val="20"/>
              </w:rPr>
            </w:pPr>
            <w:del w:id="1208" w:author="Gareth Pateman" w:date="2018-04-09T14:02:00Z">
              <w:r w:rsidRPr="002F254C" w:rsidDel="00B970DD">
                <w:rPr>
                  <w:rFonts w:cs="Arial"/>
                  <w:sz w:val="20"/>
                </w:rPr>
                <w:delText>Date</w:delText>
              </w:r>
            </w:del>
          </w:p>
        </w:tc>
        <w:tc>
          <w:tcPr>
            <w:tcW w:w="2885" w:type="dxa"/>
            <w:tcPrChange w:id="1209" w:author="Gareth Pateman" w:date="2018-04-09T14:02:00Z">
              <w:tcPr>
                <w:tcW w:w="2875" w:type="dxa"/>
              </w:tcPr>
            </w:tcPrChange>
          </w:tcPr>
          <w:p w14:paraId="4F458E09" w14:textId="06B02303" w:rsidR="00A22871" w:rsidRPr="002F254C" w:rsidDel="00B970DD" w:rsidRDefault="00A22871" w:rsidP="00A22871">
            <w:pPr>
              <w:rPr>
                <w:del w:id="1210" w:author="Gareth Pateman" w:date="2018-04-09T14:02:00Z"/>
                <w:rFonts w:cs="Arial"/>
                <w:color w:val="000000"/>
                <w:sz w:val="20"/>
              </w:rPr>
            </w:pPr>
            <w:del w:id="1211" w:author="Gareth Pateman" w:date="2018-04-09T14:02:00Z">
              <w:r w:rsidRPr="002F254C" w:rsidDel="00B970DD">
                <w:rPr>
                  <w:rFonts w:cs="Arial"/>
                  <w:color w:val="000000"/>
                  <w:sz w:val="20"/>
                </w:rPr>
                <w:delText>{The date and time that the message was originated in HTTP-date format - RFC 7231}</w:delText>
              </w:r>
            </w:del>
          </w:p>
        </w:tc>
        <w:tc>
          <w:tcPr>
            <w:tcW w:w="1651" w:type="dxa"/>
            <w:tcPrChange w:id="1212" w:author="Gareth Pateman" w:date="2018-04-09T14:02:00Z">
              <w:tcPr>
                <w:tcW w:w="1259" w:type="dxa"/>
              </w:tcPr>
            </w:tcPrChange>
          </w:tcPr>
          <w:p w14:paraId="3A66C271" w14:textId="2E3BD480" w:rsidR="00A22871" w:rsidRPr="002F254C" w:rsidDel="00B970DD" w:rsidRDefault="00A22871" w:rsidP="00A22871">
            <w:pPr>
              <w:rPr>
                <w:del w:id="1213" w:author="Gareth Pateman" w:date="2018-04-09T14:02:00Z"/>
                <w:rFonts w:cs="Arial"/>
                <w:sz w:val="20"/>
              </w:rPr>
            </w:pPr>
            <w:del w:id="1214" w:author="Gareth Pateman" w:date="2018-04-09T14:02:00Z">
              <w:r w:rsidRPr="002F254C" w:rsidDel="00B970DD">
                <w:rPr>
                  <w:rFonts w:cs="Arial"/>
                  <w:sz w:val="20"/>
                </w:rPr>
                <w:delText>Mandatory</w:delText>
              </w:r>
            </w:del>
          </w:p>
        </w:tc>
        <w:tc>
          <w:tcPr>
            <w:tcW w:w="2885" w:type="dxa"/>
            <w:tcPrChange w:id="1215" w:author="Gareth Pateman" w:date="2018-04-09T14:02:00Z">
              <w:tcPr>
                <w:tcW w:w="3243" w:type="dxa"/>
              </w:tcPr>
            </w:tcPrChange>
          </w:tcPr>
          <w:p w14:paraId="133E345B" w14:textId="485404FF" w:rsidR="00A22871" w:rsidRPr="002F254C" w:rsidDel="00B970DD" w:rsidRDefault="00A22871" w:rsidP="00A22871">
            <w:pPr>
              <w:rPr>
                <w:del w:id="1216" w:author="Gareth Pateman" w:date="2018-04-09T14:02:00Z"/>
                <w:rFonts w:cs="Arial"/>
                <w:sz w:val="20"/>
              </w:rPr>
            </w:pPr>
          </w:p>
        </w:tc>
      </w:tr>
    </w:tbl>
    <w:p w14:paraId="33D9271A" w14:textId="77777777" w:rsidR="00A22871" w:rsidRDefault="00A22871" w:rsidP="00A22871"/>
    <w:p w14:paraId="2CBDE2B8" w14:textId="0AD9FE63" w:rsidR="00A22871" w:rsidRPr="00EC4D7E" w:rsidRDefault="00A22871" w:rsidP="002F254C">
      <w:pPr>
        <w:pStyle w:val="Heading3"/>
      </w:pPr>
      <w:bookmarkStart w:id="1217" w:name="_Toc513209432"/>
      <w:r>
        <w:t xml:space="preserve">HTTP </w:t>
      </w:r>
      <w:ins w:id="1218" w:author="Gareth Pateman" w:date="2018-04-09T14:02:00Z">
        <w:r w:rsidR="00B970DD">
          <w:t xml:space="preserve">Standard </w:t>
        </w:r>
      </w:ins>
      <w:r>
        <w:t>Response Headers</w:t>
      </w:r>
      <w:bookmarkEnd w:id="1217"/>
    </w:p>
    <w:tbl>
      <w:tblPr>
        <w:tblStyle w:val="TableGrid"/>
        <w:tblW w:w="0" w:type="auto"/>
        <w:tblLook w:val="04A0" w:firstRow="1" w:lastRow="0" w:firstColumn="1" w:lastColumn="0" w:noHBand="0" w:noVBand="1"/>
        <w:tblPrChange w:id="1219" w:author="Gareth Pateman" w:date="2018-04-09T14:02:00Z">
          <w:tblPr>
            <w:tblStyle w:val="TableGrid"/>
            <w:tblW w:w="0" w:type="auto"/>
            <w:tblLook w:val="04A0" w:firstRow="1" w:lastRow="0" w:firstColumn="1" w:lastColumn="0" w:noHBand="0" w:noVBand="1"/>
          </w:tblPr>
        </w:tblPrChange>
      </w:tblPr>
      <w:tblGrid>
        <w:gridCol w:w="1579"/>
        <w:gridCol w:w="2842"/>
        <w:gridCol w:w="1365"/>
        <w:gridCol w:w="3230"/>
        <w:tblGridChange w:id="1220">
          <w:tblGrid>
            <w:gridCol w:w="1579"/>
            <w:gridCol w:w="2842"/>
            <w:gridCol w:w="1365"/>
            <w:gridCol w:w="3230"/>
          </w:tblGrid>
        </w:tblGridChange>
      </w:tblGrid>
      <w:tr w:rsidR="00A22871" w:rsidRPr="00EC43E9" w14:paraId="77811108" w14:textId="77777777" w:rsidTr="001D31DB">
        <w:tc>
          <w:tcPr>
            <w:tcW w:w="1579" w:type="dxa"/>
            <w:shd w:val="clear" w:color="auto" w:fill="EEECE1" w:themeFill="background2"/>
            <w:tcPrChange w:id="1221" w:author="Gareth Pateman" w:date="2018-04-09T14:02:00Z">
              <w:tcPr>
                <w:tcW w:w="1595" w:type="dxa"/>
                <w:shd w:val="clear" w:color="auto" w:fill="EEECE1" w:themeFill="background2"/>
              </w:tcPr>
            </w:tcPrChange>
          </w:tcPr>
          <w:p w14:paraId="0BAF7142" w14:textId="77777777" w:rsidR="00A22871" w:rsidRPr="00EC43E9" w:rsidRDefault="00A22871" w:rsidP="00A22871">
            <w:pPr>
              <w:rPr>
                <w:b/>
              </w:rPr>
            </w:pPr>
            <w:r>
              <w:rPr>
                <w:b/>
              </w:rPr>
              <w:t>Header</w:t>
            </w:r>
          </w:p>
        </w:tc>
        <w:tc>
          <w:tcPr>
            <w:tcW w:w="2842" w:type="dxa"/>
            <w:shd w:val="clear" w:color="auto" w:fill="EEECE1" w:themeFill="background2"/>
            <w:tcPrChange w:id="1222" w:author="Gareth Pateman" w:date="2018-04-09T14:02:00Z">
              <w:tcPr>
                <w:tcW w:w="2875" w:type="dxa"/>
                <w:shd w:val="clear" w:color="auto" w:fill="EEECE1" w:themeFill="background2"/>
              </w:tcPr>
            </w:tcPrChange>
          </w:tcPr>
          <w:p w14:paraId="64989E3B" w14:textId="77777777" w:rsidR="00A22871" w:rsidRPr="00EC43E9" w:rsidRDefault="00A22871" w:rsidP="00A22871">
            <w:pPr>
              <w:rPr>
                <w:b/>
              </w:rPr>
            </w:pPr>
            <w:r>
              <w:rPr>
                <w:b/>
              </w:rPr>
              <w:t>Value</w:t>
            </w:r>
          </w:p>
        </w:tc>
        <w:tc>
          <w:tcPr>
            <w:tcW w:w="1365" w:type="dxa"/>
            <w:shd w:val="clear" w:color="auto" w:fill="EEECE1" w:themeFill="background2"/>
            <w:tcPrChange w:id="1223" w:author="Gareth Pateman" w:date="2018-04-09T14:02:00Z">
              <w:tcPr>
                <w:tcW w:w="1259" w:type="dxa"/>
                <w:shd w:val="clear" w:color="auto" w:fill="EEECE1" w:themeFill="background2"/>
              </w:tcPr>
            </w:tcPrChange>
          </w:tcPr>
          <w:p w14:paraId="4DFB328C" w14:textId="77777777" w:rsidR="00A22871" w:rsidRPr="00EC43E9" w:rsidRDefault="00A22871" w:rsidP="00A22871">
            <w:pPr>
              <w:rPr>
                <w:b/>
              </w:rPr>
            </w:pPr>
            <w:r>
              <w:rPr>
                <w:b/>
              </w:rPr>
              <w:t>Optionality</w:t>
            </w:r>
          </w:p>
        </w:tc>
        <w:tc>
          <w:tcPr>
            <w:tcW w:w="3230" w:type="dxa"/>
            <w:shd w:val="clear" w:color="auto" w:fill="EEECE1" w:themeFill="background2"/>
            <w:tcPrChange w:id="1224" w:author="Gareth Pateman" w:date="2018-04-09T14:02:00Z">
              <w:tcPr>
                <w:tcW w:w="3287" w:type="dxa"/>
                <w:shd w:val="clear" w:color="auto" w:fill="EEECE1" w:themeFill="background2"/>
              </w:tcPr>
            </w:tcPrChange>
          </w:tcPr>
          <w:p w14:paraId="38CEFB07" w14:textId="77777777" w:rsidR="00A22871" w:rsidRDefault="00A22871" w:rsidP="00A22871">
            <w:pPr>
              <w:rPr>
                <w:b/>
              </w:rPr>
            </w:pPr>
            <w:r>
              <w:rPr>
                <w:b/>
              </w:rPr>
              <w:t>Notes</w:t>
            </w:r>
          </w:p>
        </w:tc>
      </w:tr>
      <w:tr w:rsidR="00A22871" w14:paraId="4F01903B" w14:textId="77777777" w:rsidTr="001D31DB">
        <w:tc>
          <w:tcPr>
            <w:tcW w:w="1579" w:type="dxa"/>
            <w:tcPrChange w:id="1225" w:author="Gareth Pateman" w:date="2018-04-09T14:02:00Z">
              <w:tcPr>
                <w:tcW w:w="1595" w:type="dxa"/>
              </w:tcPr>
            </w:tcPrChange>
          </w:tcPr>
          <w:p w14:paraId="2D7769C7" w14:textId="77777777" w:rsidR="00A22871" w:rsidRPr="002F254C" w:rsidRDefault="00A22871" w:rsidP="00A22871">
            <w:pPr>
              <w:rPr>
                <w:rFonts w:cs="Arial"/>
                <w:sz w:val="20"/>
              </w:rPr>
            </w:pPr>
            <w:r w:rsidRPr="002F254C">
              <w:rPr>
                <w:rFonts w:cs="Arial"/>
                <w:sz w:val="20"/>
              </w:rPr>
              <w:t>Content-Length</w:t>
            </w:r>
          </w:p>
        </w:tc>
        <w:tc>
          <w:tcPr>
            <w:tcW w:w="2842" w:type="dxa"/>
            <w:tcPrChange w:id="1226" w:author="Gareth Pateman" w:date="2018-04-09T14:02:00Z">
              <w:tcPr>
                <w:tcW w:w="2875" w:type="dxa"/>
              </w:tcPr>
            </w:tcPrChange>
          </w:tcPr>
          <w:p w14:paraId="5921B329" w14:textId="77777777" w:rsidR="00A22871" w:rsidRPr="002F254C" w:rsidRDefault="00A22871" w:rsidP="00A22871">
            <w:pPr>
              <w:rPr>
                <w:rFonts w:cs="Arial"/>
                <w:sz w:val="20"/>
              </w:rPr>
            </w:pPr>
            <w:r w:rsidRPr="002F254C">
              <w:rPr>
                <w:rFonts w:cs="Arial"/>
                <w:color w:val="000000"/>
                <w:sz w:val="20"/>
              </w:rPr>
              <w:t>{length of response content in 8-bit bytes}</w:t>
            </w:r>
          </w:p>
        </w:tc>
        <w:tc>
          <w:tcPr>
            <w:tcW w:w="1365" w:type="dxa"/>
            <w:tcPrChange w:id="1227" w:author="Gareth Pateman" w:date="2018-04-09T14:02:00Z">
              <w:tcPr>
                <w:tcW w:w="1259" w:type="dxa"/>
              </w:tcPr>
            </w:tcPrChange>
          </w:tcPr>
          <w:p w14:paraId="7CE30AC0" w14:textId="77777777" w:rsidR="00A22871" w:rsidRPr="002F254C" w:rsidRDefault="00A22871" w:rsidP="00A22871">
            <w:pPr>
              <w:rPr>
                <w:rFonts w:cs="Arial"/>
                <w:sz w:val="20"/>
              </w:rPr>
            </w:pPr>
            <w:r w:rsidRPr="002F254C">
              <w:rPr>
                <w:rFonts w:cs="Arial"/>
                <w:sz w:val="20"/>
              </w:rPr>
              <w:t>Conditional</w:t>
            </w:r>
          </w:p>
        </w:tc>
        <w:tc>
          <w:tcPr>
            <w:tcW w:w="3230" w:type="dxa"/>
            <w:tcPrChange w:id="1228" w:author="Gareth Pateman" w:date="2018-04-09T14:02:00Z">
              <w:tcPr>
                <w:tcW w:w="3287" w:type="dxa"/>
              </w:tcPr>
            </w:tcPrChange>
          </w:tcPr>
          <w:p w14:paraId="2D20664E" w14:textId="77777777" w:rsidR="00A22871" w:rsidRPr="002F254C" w:rsidRDefault="00A22871" w:rsidP="00A22871">
            <w:pPr>
              <w:rPr>
                <w:rFonts w:cs="Arial"/>
                <w:sz w:val="20"/>
              </w:rPr>
            </w:pPr>
            <w:r w:rsidRPr="002F254C">
              <w:rPr>
                <w:rFonts w:cs="Arial"/>
                <w:color w:val="000000"/>
                <w:sz w:val="20"/>
              </w:rPr>
              <w:t>Applicable only if the HTTP response contains JSON body</w:t>
            </w:r>
          </w:p>
        </w:tc>
      </w:tr>
      <w:tr w:rsidR="00A22871" w14:paraId="0ED52E96" w14:textId="77777777" w:rsidTr="001D31DB">
        <w:tc>
          <w:tcPr>
            <w:tcW w:w="1579" w:type="dxa"/>
            <w:tcPrChange w:id="1229" w:author="Gareth Pateman" w:date="2018-04-09T14:02:00Z">
              <w:tcPr>
                <w:tcW w:w="1595" w:type="dxa"/>
              </w:tcPr>
            </w:tcPrChange>
          </w:tcPr>
          <w:p w14:paraId="0A0715BB" w14:textId="77777777" w:rsidR="00A22871" w:rsidRPr="002F254C" w:rsidRDefault="00A22871" w:rsidP="00A22871">
            <w:pPr>
              <w:rPr>
                <w:rFonts w:cs="Arial"/>
                <w:sz w:val="20"/>
              </w:rPr>
            </w:pPr>
            <w:r w:rsidRPr="002F254C">
              <w:rPr>
                <w:rFonts w:cs="Arial"/>
                <w:sz w:val="20"/>
              </w:rPr>
              <w:t>Content-Type</w:t>
            </w:r>
          </w:p>
        </w:tc>
        <w:tc>
          <w:tcPr>
            <w:tcW w:w="2842" w:type="dxa"/>
            <w:tcPrChange w:id="1230" w:author="Gareth Pateman" w:date="2018-04-09T14:02:00Z">
              <w:tcPr>
                <w:tcW w:w="2875" w:type="dxa"/>
              </w:tcPr>
            </w:tcPrChange>
          </w:tcPr>
          <w:p w14:paraId="4CD968CC" w14:textId="77777777" w:rsidR="00A22871" w:rsidRPr="002F254C" w:rsidRDefault="00A22871" w:rsidP="00A22871">
            <w:pPr>
              <w:rPr>
                <w:rFonts w:cs="Arial"/>
                <w:sz w:val="20"/>
              </w:rPr>
            </w:pPr>
            <w:r w:rsidRPr="002F254C">
              <w:rPr>
                <w:rFonts w:cs="Arial"/>
                <w:color w:val="000000"/>
                <w:sz w:val="20"/>
              </w:rPr>
              <w:t>application/json; charset=utf-8</w:t>
            </w:r>
          </w:p>
        </w:tc>
        <w:tc>
          <w:tcPr>
            <w:tcW w:w="1365" w:type="dxa"/>
            <w:tcPrChange w:id="1231" w:author="Gareth Pateman" w:date="2018-04-09T14:02:00Z">
              <w:tcPr>
                <w:tcW w:w="1259" w:type="dxa"/>
              </w:tcPr>
            </w:tcPrChange>
          </w:tcPr>
          <w:p w14:paraId="4B9626FC" w14:textId="77777777" w:rsidR="00A22871" w:rsidRPr="002F254C" w:rsidRDefault="00A22871" w:rsidP="00A22871">
            <w:pPr>
              <w:rPr>
                <w:rFonts w:cs="Arial"/>
                <w:sz w:val="20"/>
              </w:rPr>
            </w:pPr>
            <w:r w:rsidRPr="002F254C">
              <w:rPr>
                <w:rFonts w:cs="Arial"/>
                <w:sz w:val="20"/>
              </w:rPr>
              <w:t>Conditional</w:t>
            </w:r>
          </w:p>
        </w:tc>
        <w:tc>
          <w:tcPr>
            <w:tcW w:w="3230" w:type="dxa"/>
            <w:tcPrChange w:id="1232" w:author="Gareth Pateman" w:date="2018-04-09T14:02:00Z">
              <w:tcPr>
                <w:tcW w:w="3287" w:type="dxa"/>
              </w:tcPr>
            </w:tcPrChange>
          </w:tcPr>
          <w:p w14:paraId="5A627952" w14:textId="77777777" w:rsidR="00A22871" w:rsidRPr="002F254C" w:rsidRDefault="00A22871" w:rsidP="00A22871">
            <w:pPr>
              <w:rPr>
                <w:rFonts w:cs="Arial"/>
                <w:sz w:val="20"/>
              </w:rPr>
            </w:pPr>
            <w:r w:rsidRPr="002F254C">
              <w:rPr>
                <w:rFonts w:cs="Arial"/>
                <w:color w:val="000000"/>
                <w:sz w:val="20"/>
              </w:rPr>
              <w:t>Applicable only if the HTTP response contains JSON body</w:t>
            </w:r>
          </w:p>
        </w:tc>
      </w:tr>
      <w:tr w:rsidR="00A22871" w:rsidDel="001D31DB" w14:paraId="123291A5" w14:textId="0F244BEF" w:rsidTr="001D31DB">
        <w:trPr>
          <w:del w:id="1233" w:author="Gareth Pateman" w:date="2018-04-09T14:02:00Z"/>
        </w:trPr>
        <w:tc>
          <w:tcPr>
            <w:tcW w:w="1579" w:type="dxa"/>
            <w:tcPrChange w:id="1234" w:author="Gareth Pateman" w:date="2018-04-09T14:02:00Z">
              <w:tcPr>
                <w:tcW w:w="1595" w:type="dxa"/>
              </w:tcPr>
            </w:tcPrChange>
          </w:tcPr>
          <w:p w14:paraId="2368E445" w14:textId="20D110F1" w:rsidR="00A22871" w:rsidRPr="002F254C" w:rsidDel="001D31DB" w:rsidRDefault="00A22871" w:rsidP="00A22871">
            <w:pPr>
              <w:rPr>
                <w:del w:id="1235" w:author="Gareth Pateman" w:date="2018-04-09T14:02:00Z"/>
                <w:rFonts w:cs="Arial"/>
                <w:sz w:val="20"/>
              </w:rPr>
            </w:pPr>
            <w:del w:id="1236" w:author="Gareth Pateman" w:date="2018-04-09T14:02:00Z">
              <w:r w:rsidRPr="002F254C" w:rsidDel="001D31DB">
                <w:rPr>
                  <w:rFonts w:cs="Arial"/>
                  <w:sz w:val="20"/>
                </w:rPr>
                <w:delText>Date</w:delText>
              </w:r>
            </w:del>
          </w:p>
        </w:tc>
        <w:tc>
          <w:tcPr>
            <w:tcW w:w="2842" w:type="dxa"/>
            <w:tcPrChange w:id="1237" w:author="Gareth Pateman" w:date="2018-04-09T14:02:00Z">
              <w:tcPr>
                <w:tcW w:w="2875" w:type="dxa"/>
              </w:tcPr>
            </w:tcPrChange>
          </w:tcPr>
          <w:p w14:paraId="0A09F240" w14:textId="490D0C79" w:rsidR="00A22871" w:rsidRPr="002F254C" w:rsidDel="001D31DB" w:rsidRDefault="00A22871" w:rsidP="00A22871">
            <w:pPr>
              <w:rPr>
                <w:del w:id="1238" w:author="Gareth Pateman" w:date="2018-04-09T14:02:00Z"/>
                <w:rFonts w:cs="Arial"/>
                <w:sz w:val="20"/>
              </w:rPr>
            </w:pPr>
            <w:del w:id="1239" w:author="Gareth Pateman" w:date="2018-04-09T14:02:00Z">
              <w:r w:rsidRPr="002F254C" w:rsidDel="001D31DB">
                <w:rPr>
                  <w:rFonts w:cs="Arial"/>
                  <w:color w:val="000000"/>
                  <w:sz w:val="20"/>
                </w:rPr>
                <w:delText>{The date and time that the message was sent in HTTP-date format - RFC 7231}</w:delText>
              </w:r>
            </w:del>
          </w:p>
        </w:tc>
        <w:tc>
          <w:tcPr>
            <w:tcW w:w="1365" w:type="dxa"/>
            <w:tcPrChange w:id="1240" w:author="Gareth Pateman" w:date="2018-04-09T14:02:00Z">
              <w:tcPr>
                <w:tcW w:w="1259" w:type="dxa"/>
              </w:tcPr>
            </w:tcPrChange>
          </w:tcPr>
          <w:p w14:paraId="3A9F4A28" w14:textId="14A44DE9" w:rsidR="00A22871" w:rsidRPr="002F254C" w:rsidDel="001D31DB" w:rsidRDefault="00A22871" w:rsidP="00A22871">
            <w:pPr>
              <w:rPr>
                <w:del w:id="1241" w:author="Gareth Pateman" w:date="2018-04-09T14:02:00Z"/>
                <w:rFonts w:cs="Arial"/>
                <w:sz w:val="20"/>
              </w:rPr>
            </w:pPr>
            <w:del w:id="1242" w:author="Gareth Pateman" w:date="2018-04-09T14:02:00Z">
              <w:r w:rsidRPr="002F254C" w:rsidDel="001D31DB">
                <w:rPr>
                  <w:rFonts w:cs="Arial"/>
                  <w:sz w:val="20"/>
                </w:rPr>
                <w:delText>Mandatory</w:delText>
              </w:r>
            </w:del>
          </w:p>
        </w:tc>
        <w:tc>
          <w:tcPr>
            <w:tcW w:w="3230" w:type="dxa"/>
            <w:tcPrChange w:id="1243" w:author="Gareth Pateman" w:date="2018-04-09T14:02:00Z">
              <w:tcPr>
                <w:tcW w:w="3287" w:type="dxa"/>
              </w:tcPr>
            </w:tcPrChange>
          </w:tcPr>
          <w:p w14:paraId="0BECB042" w14:textId="72826331" w:rsidR="00A22871" w:rsidRPr="002F254C" w:rsidDel="001D31DB" w:rsidRDefault="00A22871" w:rsidP="00A22871">
            <w:pPr>
              <w:rPr>
                <w:del w:id="1244" w:author="Gareth Pateman" w:date="2018-04-09T14:02:00Z"/>
                <w:rFonts w:cs="Arial"/>
                <w:sz w:val="20"/>
              </w:rPr>
            </w:pPr>
            <w:del w:id="1245" w:author="Gareth Pateman" w:date="2018-04-09T14:02:00Z">
              <w:r w:rsidRPr="002F254C" w:rsidDel="001D31DB">
                <w:rPr>
                  <w:rFonts w:cs="Arial"/>
                  <w:sz w:val="20"/>
                </w:rPr>
                <w:delText>Mandatory unless OAuth2 scheme is used</w:delText>
              </w:r>
            </w:del>
            <w:ins w:id="1246" w:author="Gareth Pateman [2]" w:date="2017-09-18T16:57:00Z">
              <w:del w:id="1247" w:author="Gareth Pateman" w:date="2018-04-09T14:02:00Z">
                <w:r w:rsidR="00CA74D7" w:rsidDel="001D31DB">
                  <w:rPr>
                    <w:rFonts w:cs="Arial"/>
                    <w:sz w:val="20"/>
                  </w:rPr>
                  <w:delText>Used fo</w:delText>
                </w:r>
              </w:del>
            </w:ins>
            <w:ins w:id="1248" w:author="Gareth Pateman [2]" w:date="2017-09-18T16:58:00Z">
              <w:del w:id="1249" w:author="Gareth Pateman" w:date="2018-04-09T14:02:00Z">
                <w:r w:rsidR="00CA74D7" w:rsidDel="001D31DB">
                  <w:rPr>
                    <w:rFonts w:cs="Arial"/>
                    <w:sz w:val="20"/>
                  </w:rPr>
                  <w:delText xml:space="preserve">r Basic </w:delText>
                </w:r>
              </w:del>
            </w:ins>
            <w:ins w:id="1250" w:author="Gareth Pateman [2]" w:date="2017-09-18T16:59:00Z">
              <w:del w:id="1251" w:author="Gareth Pateman" w:date="2018-04-09T14:02:00Z">
                <w:r w:rsidR="00CA74D7" w:rsidDel="001D31DB">
                  <w:rPr>
                    <w:rFonts w:cs="Arial"/>
                    <w:sz w:val="20"/>
                  </w:rPr>
                  <w:delText>message i</w:delText>
                </w:r>
              </w:del>
            </w:ins>
            <w:ins w:id="1252" w:author="Gareth Pateman [2]" w:date="2017-09-18T16:58:00Z">
              <w:del w:id="1253" w:author="Gareth Pateman" w:date="2018-04-09T14:02:00Z">
                <w:r w:rsidR="00CA74D7" w:rsidDel="001D31DB">
                  <w:rPr>
                    <w:rFonts w:cs="Arial"/>
                    <w:sz w:val="20"/>
                  </w:rPr>
                  <w:delText>ntegrity checks</w:delText>
                </w:r>
              </w:del>
            </w:ins>
          </w:p>
        </w:tc>
      </w:tr>
    </w:tbl>
    <w:p w14:paraId="390A2D3A" w14:textId="77777777" w:rsidR="00A22871" w:rsidRDefault="00A22871" w:rsidP="00A22871"/>
    <w:p w14:paraId="5675CC15" w14:textId="223CAE79" w:rsidR="00A22871" w:rsidRDefault="00A22871" w:rsidP="002F254C">
      <w:pPr>
        <w:pStyle w:val="Heading3"/>
      </w:pPr>
      <w:bookmarkStart w:id="1254" w:name="_Toc513209433"/>
      <w:r>
        <w:t xml:space="preserve">Custom </w:t>
      </w:r>
      <w:ins w:id="1255" w:author="Gareth Pateman" w:date="2018-04-09T14:01:00Z">
        <w:r w:rsidR="001D31DB">
          <w:t xml:space="preserve">Request </w:t>
        </w:r>
      </w:ins>
      <w:r>
        <w:t>Headers</w:t>
      </w:r>
      <w:bookmarkEnd w:id="1254"/>
    </w:p>
    <w:p w14:paraId="00231C72" w14:textId="77777777" w:rsidR="00A22871" w:rsidRPr="00EC4D7E" w:rsidRDefault="00A22871" w:rsidP="00A22871"/>
    <w:tbl>
      <w:tblPr>
        <w:tblStyle w:val="TableGrid"/>
        <w:tblW w:w="0" w:type="auto"/>
        <w:tblLook w:val="04A0" w:firstRow="1" w:lastRow="0" w:firstColumn="1" w:lastColumn="0" w:noHBand="0" w:noVBand="1"/>
      </w:tblPr>
      <w:tblGrid>
        <w:gridCol w:w="1790"/>
        <w:gridCol w:w="2218"/>
        <w:gridCol w:w="2162"/>
        <w:gridCol w:w="2846"/>
      </w:tblGrid>
      <w:tr w:rsidR="00A22871" w:rsidRPr="00EC43E9" w14:paraId="4B9953E4" w14:textId="77777777" w:rsidTr="00AC05A1">
        <w:tc>
          <w:tcPr>
            <w:tcW w:w="1790" w:type="dxa"/>
            <w:shd w:val="clear" w:color="auto" w:fill="EEECE1" w:themeFill="background2"/>
          </w:tcPr>
          <w:p w14:paraId="5E06FA95" w14:textId="77777777" w:rsidR="00A22871" w:rsidRPr="00EC43E9" w:rsidRDefault="00A22871" w:rsidP="00A22871">
            <w:pPr>
              <w:rPr>
                <w:b/>
              </w:rPr>
            </w:pPr>
            <w:r>
              <w:rPr>
                <w:b/>
              </w:rPr>
              <w:t>Header</w:t>
            </w:r>
          </w:p>
        </w:tc>
        <w:tc>
          <w:tcPr>
            <w:tcW w:w="2218" w:type="dxa"/>
            <w:shd w:val="clear" w:color="auto" w:fill="EEECE1" w:themeFill="background2"/>
          </w:tcPr>
          <w:p w14:paraId="4CC816AC" w14:textId="77777777" w:rsidR="00A22871" w:rsidRPr="00EC43E9" w:rsidRDefault="00A22871" w:rsidP="00A22871">
            <w:pPr>
              <w:rPr>
                <w:b/>
              </w:rPr>
            </w:pPr>
            <w:r>
              <w:rPr>
                <w:b/>
              </w:rPr>
              <w:t>Value</w:t>
            </w:r>
          </w:p>
        </w:tc>
        <w:tc>
          <w:tcPr>
            <w:tcW w:w="2162" w:type="dxa"/>
            <w:shd w:val="clear" w:color="auto" w:fill="EEECE1" w:themeFill="background2"/>
          </w:tcPr>
          <w:p w14:paraId="331AA5F8" w14:textId="77777777" w:rsidR="00A22871" w:rsidRPr="00EC43E9" w:rsidRDefault="00A22871" w:rsidP="00A22871">
            <w:pPr>
              <w:rPr>
                <w:b/>
              </w:rPr>
            </w:pPr>
            <w:r>
              <w:rPr>
                <w:b/>
              </w:rPr>
              <w:t>Optionality</w:t>
            </w:r>
          </w:p>
        </w:tc>
        <w:tc>
          <w:tcPr>
            <w:tcW w:w="2846" w:type="dxa"/>
            <w:shd w:val="clear" w:color="auto" w:fill="EEECE1" w:themeFill="background2"/>
          </w:tcPr>
          <w:p w14:paraId="205DDAA3" w14:textId="77777777" w:rsidR="00A22871" w:rsidRDefault="00A22871" w:rsidP="00A22871">
            <w:pPr>
              <w:rPr>
                <w:b/>
              </w:rPr>
            </w:pPr>
            <w:r>
              <w:rPr>
                <w:b/>
              </w:rPr>
              <w:t>Notes</w:t>
            </w:r>
          </w:p>
        </w:tc>
      </w:tr>
      <w:tr w:rsidR="00A22871" w14:paraId="1EB9AD60" w14:textId="77777777" w:rsidTr="00AC05A1">
        <w:tc>
          <w:tcPr>
            <w:tcW w:w="1790" w:type="dxa"/>
          </w:tcPr>
          <w:p w14:paraId="54341FE7" w14:textId="77777777" w:rsidR="00A22871" w:rsidRPr="002F254C" w:rsidRDefault="00A22871" w:rsidP="00A22871">
            <w:pPr>
              <w:rPr>
                <w:rFonts w:cs="Arial"/>
                <w:sz w:val="20"/>
              </w:rPr>
            </w:pPr>
            <w:r w:rsidRPr="002F254C">
              <w:rPr>
                <w:rFonts w:cs="Arial"/>
                <w:sz w:val="20"/>
              </w:rPr>
              <w:t>X-API-Key*</w:t>
            </w:r>
          </w:p>
        </w:tc>
        <w:tc>
          <w:tcPr>
            <w:tcW w:w="2218" w:type="dxa"/>
          </w:tcPr>
          <w:p w14:paraId="6EB8C518" w14:textId="77777777" w:rsidR="00A22871" w:rsidRPr="002F254C" w:rsidRDefault="00A22871" w:rsidP="00A22871">
            <w:pPr>
              <w:rPr>
                <w:rFonts w:cs="Arial"/>
                <w:sz w:val="20"/>
              </w:rPr>
            </w:pPr>
            <w:r w:rsidRPr="002F254C">
              <w:rPr>
                <w:rFonts w:cs="Arial"/>
                <w:color w:val="000000"/>
                <w:sz w:val="20"/>
              </w:rPr>
              <w:t>Used to pass pre-shared client's API key to the server</w:t>
            </w:r>
          </w:p>
        </w:tc>
        <w:tc>
          <w:tcPr>
            <w:tcW w:w="2162" w:type="dxa"/>
          </w:tcPr>
          <w:p w14:paraId="416E244D" w14:textId="7407F08F" w:rsidR="00A22871" w:rsidRPr="002F254C" w:rsidRDefault="00A22871" w:rsidP="00A22871">
            <w:pPr>
              <w:rPr>
                <w:rFonts w:cs="Arial"/>
                <w:sz w:val="20"/>
              </w:rPr>
            </w:pPr>
            <w:del w:id="1256" w:author="Gareth Pateman [2]" w:date="2017-09-18T16:57:00Z">
              <w:r w:rsidRPr="002F254C" w:rsidDel="00865780">
                <w:rPr>
                  <w:rFonts w:cs="Arial"/>
                  <w:sz w:val="20"/>
                </w:rPr>
                <w:delText>Mandatory</w:delText>
              </w:r>
            </w:del>
            <w:ins w:id="1257" w:author="Gareth Pateman [2]" w:date="2017-09-18T16:57:00Z">
              <w:r w:rsidR="00865780">
                <w:rPr>
                  <w:rFonts w:cs="Arial"/>
                  <w:sz w:val="20"/>
                </w:rPr>
                <w:t>Conditional</w:t>
              </w:r>
            </w:ins>
          </w:p>
        </w:tc>
        <w:tc>
          <w:tcPr>
            <w:tcW w:w="2846" w:type="dxa"/>
          </w:tcPr>
          <w:p w14:paraId="39737E1B" w14:textId="77777777" w:rsidR="00A22871" w:rsidRPr="002F254C" w:rsidRDefault="00A22871" w:rsidP="00A22871">
            <w:pPr>
              <w:rPr>
                <w:rFonts w:cs="Arial"/>
                <w:sz w:val="20"/>
              </w:rPr>
            </w:pPr>
          </w:p>
        </w:tc>
      </w:tr>
      <w:tr w:rsidR="001D31DB" w14:paraId="453A44D9" w14:textId="77777777" w:rsidTr="00AC05A1">
        <w:trPr>
          <w:ins w:id="1258" w:author="Gareth Pateman" w:date="2018-04-09T14:01:00Z"/>
        </w:trPr>
        <w:tc>
          <w:tcPr>
            <w:tcW w:w="1790" w:type="dxa"/>
          </w:tcPr>
          <w:p w14:paraId="29229716" w14:textId="4747F409" w:rsidR="001D31DB" w:rsidRPr="002F254C" w:rsidRDefault="001D31DB" w:rsidP="001D31DB">
            <w:pPr>
              <w:rPr>
                <w:ins w:id="1259" w:author="Gareth Pateman" w:date="2018-04-09T14:01:00Z"/>
                <w:rFonts w:cs="Arial"/>
                <w:sz w:val="20"/>
              </w:rPr>
            </w:pPr>
            <w:ins w:id="1260" w:author="Gareth Pateman" w:date="2018-04-09T14:01:00Z">
              <w:r>
                <w:rPr>
                  <w:rFonts w:cs="Arial"/>
                  <w:sz w:val="20"/>
                </w:rPr>
                <w:t>X-Da</w:t>
              </w:r>
            </w:ins>
            <w:ins w:id="1261" w:author="Gareth Pateman" w:date="2018-04-09T14:02:00Z">
              <w:r>
                <w:rPr>
                  <w:rFonts w:cs="Arial"/>
                  <w:sz w:val="20"/>
                </w:rPr>
                <w:t>te</w:t>
              </w:r>
            </w:ins>
          </w:p>
        </w:tc>
        <w:tc>
          <w:tcPr>
            <w:tcW w:w="2218" w:type="dxa"/>
          </w:tcPr>
          <w:p w14:paraId="2F0AE81B" w14:textId="585A5810" w:rsidR="001D31DB" w:rsidRPr="002F254C" w:rsidRDefault="001D31DB" w:rsidP="001D31DB">
            <w:pPr>
              <w:rPr>
                <w:ins w:id="1262" w:author="Gareth Pateman" w:date="2018-04-09T14:01:00Z"/>
                <w:rFonts w:cs="Arial"/>
                <w:color w:val="000000"/>
                <w:sz w:val="20"/>
              </w:rPr>
            </w:pPr>
            <w:ins w:id="1263" w:author="Gareth Pateman" w:date="2018-04-09T14:02:00Z">
              <w:r w:rsidRPr="002F254C">
                <w:rPr>
                  <w:rFonts w:cs="Arial"/>
                  <w:color w:val="000000"/>
                  <w:sz w:val="20"/>
                </w:rPr>
                <w:t>{The date and time that the message was sent in HTTP-date format - RFC 7231}</w:t>
              </w:r>
            </w:ins>
          </w:p>
        </w:tc>
        <w:tc>
          <w:tcPr>
            <w:tcW w:w="2162" w:type="dxa"/>
          </w:tcPr>
          <w:p w14:paraId="507727BA" w14:textId="1CF14358" w:rsidR="001D31DB" w:rsidRPr="002F254C" w:rsidDel="00865780" w:rsidRDefault="001D31DB" w:rsidP="001D31DB">
            <w:pPr>
              <w:rPr>
                <w:ins w:id="1264" w:author="Gareth Pateman" w:date="2018-04-09T14:01:00Z"/>
                <w:rFonts w:cs="Arial"/>
                <w:sz w:val="20"/>
              </w:rPr>
            </w:pPr>
            <w:ins w:id="1265" w:author="Gareth Pateman" w:date="2018-04-09T14:02:00Z">
              <w:r w:rsidRPr="002F254C">
                <w:rPr>
                  <w:rFonts w:cs="Arial"/>
                  <w:sz w:val="20"/>
                </w:rPr>
                <w:t>Mandatory</w:t>
              </w:r>
            </w:ins>
          </w:p>
        </w:tc>
        <w:tc>
          <w:tcPr>
            <w:tcW w:w="2846" w:type="dxa"/>
          </w:tcPr>
          <w:p w14:paraId="063BF532" w14:textId="6EB13F2A" w:rsidR="001D31DB" w:rsidRPr="002F254C" w:rsidRDefault="001D31DB" w:rsidP="001D31DB">
            <w:pPr>
              <w:rPr>
                <w:ins w:id="1266" w:author="Gareth Pateman" w:date="2018-04-09T14:01:00Z"/>
                <w:rFonts w:cs="Arial"/>
                <w:sz w:val="20"/>
              </w:rPr>
            </w:pPr>
            <w:ins w:id="1267" w:author="Gareth Pateman" w:date="2018-04-09T14:02:00Z">
              <w:r>
                <w:rPr>
                  <w:rFonts w:cs="Arial"/>
                  <w:sz w:val="20"/>
                </w:rPr>
                <w:t>Used for Basic message integrity checks</w:t>
              </w:r>
            </w:ins>
          </w:p>
        </w:tc>
      </w:tr>
      <w:tr w:rsidR="001D31DB" w14:paraId="7B51C887" w14:textId="77777777" w:rsidTr="00AC05A1">
        <w:tc>
          <w:tcPr>
            <w:tcW w:w="1790" w:type="dxa"/>
          </w:tcPr>
          <w:p w14:paraId="543CEE00" w14:textId="57F11A1A" w:rsidR="001D31DB" w:rsidRPr="002F254C" w:rsidRDefault="001D31DB" w:rsidP="001D31DB">
            <w:pPr>
              <w:rPr>
                <w:rFonts w:cs="Arial"/>
                <w:sz w:val="20"/>
              </w:rPr>
            </w:pPr>
            <w:r w:rsidRPr="002F254C">
              <w:rPr>
                <w:rFonts w:cs="Arial"/>
                <w:sz w:val="20"/>
              </w:rPr>
              <w:t>X-Client-I</w:t>
            </w:r>
            <w:del w:id="1268" w:author="Gareth Pateman" w:date="2018-04-09T15:17:00Z">
              <w:r w:rsidRPr="002F254C" w:rsidDel="004E6EEF">
                <w:rPr>
                  <w:rFonts w:cs="Arial"/>
                  <w:sz w:val="20"/>
                </w:rPr>
                <w:delText>D</w:delText>
              </w:r>
            </w:del>
            <w:ins w:id="1269" w:author="Gareth Pateman" w:date="2018-04-09T15:17:00Z">
              <w:r w:rsidR="004E6EEF">
                <w:rPr>
                  <w:rFonts w:cs="Arial"/>
                  <w:sz w:val="20"/>
                </w:rPr>
                <w:t>d</w:t>
              </w:r>
            </w:ins>
            <w:r w:rsidRPr="002F254C">
              <w:rPr>
                <w:rFonts w:cs="Arial"/>
                <w:sz w:val="20"/>
              </w:rPr>
              <w:t>*</w:t>
            </w:r>
          </w:p>
        </w:tc>
        <w:tc>
          <w:tcPr>
            <w:tcW w:w="2218" w:type="dxa"/>
          </w:tcPr>
          <w:p w14:paraId="408363B2" w14:textId="77777777" w:rsidR="001D31DB" w:rsidRPr="002F254C" w:rsidRDefault="001D31DB" w:rsidP="001D31DB">
            <w:pPr>
              <w:rPr>
                <w:rFonts w:cs="Arial"/>
                <w:sz w:val="20"/>
              </w:rPr>
            </w:pPr>
            <w:r w:rsidRPr="002F254C">
              <w:rPr>
                <w:rFonts w:cs="Arial"/>
                <w:color w:val="000000"/>
                <w:sz w:val="20"/>
              </w:rPr>
              <w:t>Used to pass pre-shared client's identifier to the server</w:t>
            </w:r>
          </w:p>
        </w:tc>
        <w:tc>
          <w:tcPr>
            <w:tcW w:w="2162" w:type="dxa"/>
          </w:tcPr>
          <w:p w14:paraId="0B947A82" w14:textId="13BE65AA" w:rsidR="001D31DB" w:rsidRPr="002F254C" w:rsidRDefault="001D31DB" w:rsidP="001D31DB">
            <w:pPr>
              <w:rPr>
                <w:rFonts w:cs="Arial"/>
                <w:sz w:val="20"/>
              </w:rPr>
            </w:pPr>
            <w:del w:id="1270" w:author="Gareth Pateman [2]" w:date="2017-08-07T10:35:00Z">
              <w:r w:rsidRPr="002F254C" w:rsidDel="00B6296D">
                <w:rPr>
                  <w:rFonts w:cs="Arial"/>
                  <w:sz w:val="20"/>
                </w:rPr>
                <w:delText>Mandatory</w:delText>
              </w:r>
            </w:del>
            <w:ins w:id="1271" w:author="Gareth Pateman [2]" w:date="2017-08-07T10:35:00Z">
              <w:r>
                <w:rPr>
                  <w:rFonts w:cs="Arial"/>
                  <w:sz w:val="20"/>
                </w:rPr>
                <w:t>Conditional</w:t>
              </w:r>
            </w:ins>
          </w:p>
        </w:tc>
        <w:tc>
          <w:tcPr>
            <w:tcW w:w="2846" w:type="dxa"/>
          </w:tcPr>
          <w:p w14:paraId="5A2C94B5" w14:textId="208F94DE" w:rsidR="001D31DB" w:rsidRPr="002F254C" w:rsidRDefault="001D31DB" w:rsidP="001D31DB">
            <w:pPr>
              <w:rPr>
                <w:rFonts w:cs="Arial"/>
                <w:sz w:val="20"/>
              </w:rPr>
            </w:pPr>
            <w:ins w:id="1272" w:author="Gareth Pateman [2]" w:date="2017-08-07T10:36:00Z">
              <w:r>
                <w:rPr>
                  <w:rFonts w:cs="Arial"/>
                  <w:sz w:val="20"/>
                </w:rPr>
                <w:t>Can be used in addition to X-API-Key.</w:t>
              </w:r>
            </w:ins>
          </w:p>
        </w:tc>
      </w:tr>
      <w:tr w:rsidR="001D31DB" w14:paraId="4EE64310" w14:textId="77777777" w:rsidTr="00AC05A1">
        <w:tc>
          <w:tcPr>
            <w:tcW w:w="1790" w:type="dxa"/>
          </w:tcPr>
          <w:p w14:paraId="0B86EF03" w14:textId="77777777" w:rsidR="001D31DB" w:rsidRPr="002F254C" w:rsidRDefault="001D31DB" w:rsidP="001D31DB">
            <w:pPr>
              <w:rPr>
                <w:rFonts w:cs="Arial"/>
                <w:sz w:val="20"/>
              </w:rPr>
            </w:pPr>
            <w:r w:rsidRPr="002F254C">
              <w:rPr>
                <w:rFonts w:cs="Arial"/>
                <w:sz w:val="20"/>
              </w:rPr>
              <w:t>X-Content-Hash*</w:t>
            </w:r>
          </w:p>
        </w:tc>
        <w:tc>
          <w:tcPr>
            <w:tcW w:w="2218" w:type="dxa"/>
          </w:tcPr>
          <w:p w14:paraId="528C0541" w14:textId="77777777" w:rsidR="001D31DB" w:rsidRPr="002F254C" w:rsidRDefault="001D31DB" w:rsidP="001D31DB">
            <w:pPr>
              <w:rPr>
                <w:rFonts w:cs="Arial"/>
                <w:sz w:val="20"/>
              </w:rPr>
            </w:pPr>
            <w:r w:rsidRPr="002F254C">
              <w:rPr>
                <w:rFonts w:cs="Arial"/>
                <w:color w:val="000000"/>
                <w:sz w:val="20"/>
              </w:rPr>
              <w:t>SHA-256 hex digest of the request content (encrypted or plain)</w:t>
            </w:r>
          </w:p>
        </w:tc>
        <w:tc>
          <w:tcPr>
            <w:tcW w:w="2162" w:type="dxa"/>
          </w:tcPr>
          <w:p w14:paraId="60B26D2C" w14:textId="77777777" w:rsidR="001D31DB" w:rsidRPr="002F254C" w:rsidRDefault="001D31DB" w:rsidP="001D31DB">
            <w:pPr>
              <w:rPr>
                <w:rFonts w:cs="Arial"/>
                <w:sz w:val="20"/>
              </w:rPr>
            </w:pPr>
            <w:r w:rsidRPr="002F254C">
              <w:rPr>
                <w:rFonts w:cs="Arial"/>
                <w:sz w:val="20"/>
              </w:rPr>
              <w:t>Conditional</w:t>
            </w:r>
          </w:p>
        </w:tc>
        <w:tc>
          <w:tcPr>
            <w:tcW w:w="2846" w:type="dxa"/>
          </w:tcPr>
          <w:p w14:paraId="381313AA" w14:textId="40EAFF8D" w:rsidR="001D31DB" w:rsidRPr="002F254C" w:rsidRDefault="001D31DB" w:rsidP="001D31DB">
            <w:pPr>
              <w:rPr>
                <w:rFonts w:cs="Arial"/>
                <w:sz w:val="20"/>
              </w:rPr>
            </w:pPr>
            <w:r w:rsidRPr="002F254C">
              <w:rPr>
                <w:rFonts w:cs="Arial"/>
                <w:color w:val="000000"/>
                <w:sz w:val="20"/>
              </w:rPr>
              <w:t>Applicable only if the HTTP request contains JSON body</w:t>
            </w:r>
            <w:ins w:id="1273" w:author="Gareth Pateman [2]" w:date="2017-08-07T10:35:00Z">
              <w:r>
                <w:rPr>
                  <w:rFonts w:cs="Arial"/>
                  <w:color w:val="000000"/>
                  <w:sz w:val="20"/>
                </w:rPr>
                <w:t xml:space="preserve"> and basic data integrity checking is to be performed.</w:t>
              </w:r>
            </w:ins>
          </w:p>
        </w:tc>
      </w:tr>
      <w:tr w:rsidR="001D31DB" w14:paraId="7A36ECDB" w14:textId="77777777" w:rsidTr="00AC05A1">
        <w:tc>
          <w:tcPr>
            <w:tcW w:w="1790" w:type="dxa"/>
          </w:tcPr>
          <w:p w14:paraId="72A7A2A3" w14:textId="77777777" w:rsidR="001D31DB" w:rsidRPr="002F254C" w:rsidRDefault="001D31DB" w:rsidP="001D31DB">
            <w:pPr>
              <w:rPr>
                <w:rFonts w:cs="Arial"/>
                <w:sz w:val="20"/>
              </w:rPr>
            </w:pPr>
            <w:r w:rsidRPr="002F254C">
              <w:rPr>
                <w:rFonts w:cs="Arial"/>
                <w:sz w:val="20"/>
              </w:rPr>
              <w:t>X-Correlation</w:t>
            </w:r>
            <w:del w:id="1274" w:author="Gareth Pateman" w:date="2018-04-09T14:03:00Z">
              <w:r w:rsidRPr="002F254C" w:rsidDel="00B970DD">
                <w:rPr>
                  <w:rFonts w:cs="Arial"/>
                  <w:sz w:val="20"/>
                </w:rPr>
                <w:delText>-</w:delText>
              </w:r>
            </w:del>
            <w:r w:rsidRPr="002F254C">
              <w:rPr>
                <w:rFonts w:cs="Arial"/>
                <w:sz w:val="20"/>
              </w:rPr>
              <w:t>ID</w:t>
            </w:r>
          </w:p>
        </w:tc>
        <w:tc>
          <w:tcPr>
            <w:tcW w:w="2218" w:type="dxa"/>
          </w:tcPr>
          <w:p w14:paraId="241741A6" w14:textId="77777777" w:rsidR="001D31DB" w:rsidRPr="002F254C" w:rsidRDefault="001D31DB" w:rsidP="001D31DB">
            <w:pPr>
              <w:rPr>
                <w:rFonts w:cs="Arial"/>
                <w:color w:val="000000"/>
                <w:sz w:val="20"/>
              </w:rPr>
            </w:pPr>
            <w:r w:rsidRPr="002F254C">
              <w:rPr>
                <w:rFonts w:cs="Arial"/>
                <w:color w:val="000000"/>
                <w:sz w:val="20"/>
              </w:rPr>
              <w:t>GUID</w:t>
            </w:r>
          </w:p>
        </w:tc>
        <w:tc>
          <w:tcPr>
            <w:tcW w:w="2162" w:type="dxa"/>
          </w:tcPr>
          <w:p w14:paraId="2B3E4FA7" w14:textId="5A6620A3" w:rsidR="001D31DB" w:rsidRPr="002F254C" w:rsidRDefault="00B970DD" w:rsidP="001D31DB">
            <w:pPr>
              <w:rPr>
                <w:rFonts w:cs="Arial"/>
                <w:sz w:val="20"/>
              </w:rPr>
            </w:pPr>
            <w:ins w:id="1275" w:author="Gareth Pateman" w:date="2018-04-09T14:06:00Z">
              <w:r>
                <w:rPr>
                  <w:rFonts w:cs="Arial"/>
                  <w:sz w:val="20"/>
                </w:rPr>
                <w:t>Conditional</w:t>
              </w:r>
            </w:ins>
            <w:del w:id="1276" w:author="Gareth Pateman" w:date="2018-04-09T14:06:00Z">
              <w:r w:rsidR="001D31DB" w:rsidRPr="002F254C" w:rsidDel="00B970DD">
                <w:rPr>
                  <w:rFonts w:cs="Arial"/>
                  <w:sz w:val="20"/>
                </w:rPr>
                <w:delText>Mandatory</w:delText>
              </w:r>
            </w:del>
          </w:p>
        </w:tc>
        <w:tc>
          <w:tcPr>
            <w:tcW w:w="2846" w:type="dxa"/>
          </w:tcPr>
          <w:p w14:paraId="1082850D" w14:textId="26A7EC0D" w:rsidR="001D31DB" w:rsidRPr="002F254C" w:rsidRDefault="00B970DD" w:rsidP="001D31DB">
            <w:pPr>
              <w:rPr>
                <w:rFonts w:cs="Arial"/>
                <w:color w:val="000000"/>
                <w:sz w:val="20"/>
              </w:rPr>
            </w:pPr>
            <w:ins w:id="1277" w:author="Gareth Pateman" w:date="2018-04-09T14:06:00Z">
              <w:r>
                <w:rPr>
                  <w:rFonts w:cs="Arial"/>
                  <w:color w:val="000000"/>
                  <w:sz w:val="20"/>
                </w:rPr>
                <w:t>Use for</w:t>
              </w:r>
            </w:ins>
            <w:ins w:id="1278" w:author="Gareth Pateman" w:date="2018-04-09T14:07:00Z">
              <w:r>
                <w:rPr>
                  <w:rFonts w:cs="Arial"/>
                  <w:color w:val="000000"/>
                  <w:sz w:val="20"/>
                </w:rPr>
                <w:t xml:space="preserve"> asynchronous operations. Also </w:t>
              </w:r>
            </w:ins>
            <w:del w:id="1279" w:author="Gareth Pateman" w:date="2018-04-09T14:07:00Z">
              <w:r w:rsidR="001D31DB" w:rsidRPr="002F254C" w:rsidDel="00B970DD">
                <w:rPr>
                  <w:rFonts w:cs="Arial"/>
                  <w:color w:val="000000"/>
                  <w:sz w:val="20"/>
                </w:rPr>
                <w:delText xml:space="preserve">See </w:delText>
              </w:r>
            </w:del>
            <w:ins w:id="1280" w:author="Gareth Pateman" w:date="2018-04-09T14:07:00Z">
              <w:r>
                <w:rPr>
                  <w:rFonts w:cs="Arial"/>
                  <w:color w:val="000000"/>
                  <w:sz w:val="20"/>
                </w:rPr>
                <w:t>refer to</w:t>
              </w:r>
              <w:r w:rsidRPr="002F254C">
                <w:rPr>
                  <w:rFonts w:cs="Arial"/>
                  <w:color w:val="000000"/>
                  <w:sz w:val="20"/>
                </w:rPr>
                <w:t xml:space="preserve"> </w:t>
              </w:r>
            </w:ins>
            <w:hyperlink w:anchor="_Client_Correlation_ID" w:history="1">
              <w:r w:rsidR="001D31DB" w:rsidRPr="002F254C">
                <w:rPr>
                  <w:rStyle w:val="Hyperlink"/>
                  <w:rFonts w:cs="Arial"/>
                  <w:sz w:val="20"/>
                </w:rPr>
                <w:t>Client Correlation ID</w:t>
              </w:r>
            </w:hyperlink>
            <w:ins w:id="1281" w:author="Gareth Pateman" w:date="2018-04-09T14:07:00Z">
              <w:r>
                <w:rPr>
                  <w:rStyle w:val="Hyperlink"/>
                  <w:rFonts w:cs="Arial"/>
                  <w:sz w:val="20"/>
                </w:rPr>
                <w:t>.</w:t>
              </w:r>
            </w:ins>
          </w:p>
        </w:tc>
      </w:tr>
      <w:tr w:rsidR="001D31DB" w:rsidDel="00B970DD" w14:paraId="50523221" w14:textId="2EC5A749" w:rsidTr="00AC05A1">
        <w:trPr>
          <w:del w:id="1282" w:author="Gareth Pateman" w:date="2018-04-09T14:04:00Z"/>
        </w:trPr>
        <w:tc>
          <w:tcPr>
            <w:tcW w:w="1790" w:type="dxa"/>
          </w:tcPr>
          <w:p w14:paraId="2829830C" w14:textId="5736ACC3" w:rsidR="001D31DB" w:rsidRPr="002F254C" w:rsidDel="00B970DD" w:rsidRDefault="001D31DB" w:rsidP="001D31DB">
            <w:pPr>
              <w:rPr>
                <w:del w:id="1283" w:author="Gareth Pateman" w:date="2018-04-09T14:04:00Z"/>
                <w:rFonts w:cs="Arial"/>
                <w:sz w:val="20"/>
              </w:rPr>
            </w:pPr>
            <w:del w:id="1284" w:author="Gareth Pateman" w:date="2018-04-09T14:04:00Z">
              <w:r w:rsidRPr="002F254C" w:rsidDel="00B970DD">
                <w:rPr>
                  <w:rFonts w:cs="Arial"/>
                  <w:sz w:val="20"/>
                </w:rPr>
                <w:delText>X-Records-Available-Count</w:delText>
              </w:r>
            </w:del>
          </w:p>
        </w:tc>
        <w:tc>
          <w:tcPr>
            <w:tcW w:w="2218" w:type="dxa"/>
          </w:tcPr>
          <w:p w14:paraId="5B953601" w14:textId="678EA142" w:rsidR="001D31DB" w:rsidRPr="002F254C" w:rsidDel="00B970DD" w:rsidRDefault="001D31DB" w:rsidP="001D31DB">
            <w:pPr>
              <w:rPr>
                <w:del w:id="1285" w:author="Gareth Pateman" w:date="2018-04-09T14:04:00Z"/>
                <w:rFonts w:cs="Arial"/>
                <w:color w:val="000000"/>
                <w:sz w:val="20"/>
              </w:rPr>
            </w:pPr>
            <w:del w:id="1286" w:author="Gareth Pateman" w:date="2018-04-09T14:04:00Z">
              <w:r w:rsidRPr="002F254C" w:rsidDel="00B970DD">
                <w:rPr>
                  <w:rFonts w:cs="Arial"/>
                  <w:color w:val="000000"/>
                  <w:sz w:val="20"/>
                </w:rPr>
                <w:delText>Integer containing number of records that are available to be returned</w:delText>
              </w:r>
            </w:del>
          </w:p>
        </w:tc>
        <w:tc>
          <w:tcPr>
            <w:tcW w:w="2162" w:type="dxa"/>
          </w:tcPr>
          <w:p w14:paraId="0645AB9E" w14:textId="65CD5ACF" w:rsidR="001D31DB" w:rsidRPr="002F254C" w:rsidDel="00B970DD" w:rsidRDefault="001D31DB" w:rsidP="001D31DB">
            <w:pPr>
              <w:rPr>
                <w:del w:id="1287" w:author="Gareth Pateman" w:date="2018-04-09T14:04:00Z"/>
                <w:rFonts w:cs="Arial"/>
                <w:sz w:val="20"/>
              </w:rPr>
            </w:pPr>
            <w:del w:id="1288" w:author="Gareth Pateman" w:date="2018-04-09T14:04:00Z">
              <w:r w:rsidRPr="002F254C" w:rsidDel="00B970DD">
                <w:rPr>
                  <w:rFonts w:cs="Arial"/>
                  <w:sz w:val="20"/>
                </w:rPr>
                <w:delText>Conditional</w:delText>
              </w:r>
            </w:del>
          </w:p>
        </w:tc>
        <w:tc>
          <w:tcPr>
            <w:tcW w:w="2846" w:type="dxa"/>
          </w:tcPr>
          <w:p w14:paraId="39D58B6A" w14:textId="12219E61" w:rsidR="001D31DB" w:rsidRPr="002F254C" w:rsidDel="00B970DD" w:rsidRDefault="001D31DB" w:rsidP="001D31DB">
            <w:pPr>
              <w:rPr>
                <w:del w:id="1289" w:author="Gareth Pateman" w:date="2018-04-09T14:04:00Z"/>
                <w:rFonts w:cs="Arial"/>
                <w:color w:val="000000"/>
                <w:sz w:val="20"/>
              </w:rPr>
            </w:pPr>
            <w:del w:id="1290" w:author="Gareth Pateman" w:date="2018-04-09T14:04:00Z">
              <w:r w:rsidRPr="002F254C" w:rsidDel="00B970DD">
                <w:rPr>
                  <w:rFonts w:cs="Arial"/>
                  <w:color w:val="000000"/>
                  <w:sz w:val="20"/>
                </w:rPr>
                <w:delText>Used in the event of pagination</w:delText>
              </w:r>
            </w:del>
          </w:p>
        </w:tc>
      </w:tr>
      <w:tr w:rsidR="001D31DB" w:rsidDel="00B970DD" w14:paraId="1FFAF0B1" w14:textId="08F205F3" w:rsidTr="00AC05A1">
        <w:trPr>
          <w:del w:id="1291" w:author="Gareth Pateman" w:date="2018-04-09T14:04:00Z"/>
        </w:trPr>
        <w:tc>
          <w:tcPr>
            <w:tcW w:w="1790" w:type="dxa"/>
          </w:tcPr>
          <w:p w14:paraId="7C5A06E8" w14:textId="6FAF7043" w:rsidR="001D31DB" w:rsidRPr="002F254C" w:rsidDel="00B970DD" w:rsidRDefault="001D31DB" w:rsidP="001D31DB">
            <w:pPr>
              <w:rPr>
                <w:del w:id="1292" w:author="Gareth Pateman" w:date="2018-04-09T14:04:00Z"/>
                <w:rFonts w:cs="Arial"/>
                <w:sz w:val="20"/>
              </w:rPr>
            </w:pPr>
            <w:del w:id="1293" w:author="Gareth Pateman" w:date="2018-04-09T14:04:00Z">
              <w:r w:rsidRPr="002F254C" w:rsidDel="00B970DD">
                <w:rPr>
                  <w:rFonts w:cs="Arial"/>
                  <w:sz w:val="20"/>
                </w:rPr>
                <w:delText>X-Records-Returned-Count</w:delText>
              </w:r>
            </w:del>
          </w:p>
        </w:tc>
        <w:tc>
          <w:tcPr>
            <w:tcW w:w="2218" w:type="dxa"/>
          </w:tcPr>
          <w:p w14:paraId="24C7FA34" w14:textId="3872A4E4" w:rsidR="001D31DB" w:rsidRPr="002F254C" w:rsidDel="00B970DD" w:rsidRDefault="001D31DB" w:rsidP="001D31DB">
            <w:pPr>
              <w:rPr>
                <w:del w:id="1294" w:author="Gareth Pateman" w:date="2018-04-09T14:04:00Z"/>
                <w:rFonts w:cs="Arial"/>
                <w:color w:val="000000"/>
                <w:sz w:val="20"/>
              </w:rPr>
            </w:pPr>
            <w:del w:id="1295" w:author="Gareth Pateman" w:date="2018-04-09T14:04:00Z">
              <w:r w:rsidRPr="002F254C" w:rsidDel="00B970DD">
                <w:rPr>
                  <w:rFonts w:cs="Arial"/>
                  <w:color w:val="000000"/>
                  <w:sz w:val="20"/>
                </w:rPr>
                <w:delText>Integer containing the number of records that have been returned</w:delText>
              </w:r>
            </w:del>
          </w:p>
        </w:tc>
        <w:tc>
          <w:tcPr>
            <w:tcW w:w="2162" w:type="dxa"/>
          </w:tcPr>
          <w:p w14:paraId="26D6638D" w14:textId="212C7DB2" w:rsidR="001D31DB" w:rsidRPr="002F254C" w:rsidDel="00B970DD" w:rsidRDefault="001D31DB" w:rsidP="001D31DB">
            <w:pPr>
              <w:rPr>
                <w:del w:id="1296" w:author="Gareth Pateman" w:date="2018-04-09T14:04:00Z"/>
                <w:rFonts w:cs="Arial"/>
                <w:sz w:val="20"/>
              </w:rPr>
            </w:pPr>
            <w:del w:id="1297" w:author="Gareth Pateman" w:date="2018-04-09T14:04:00Z">
              <w:r w:rsidRPr="002F254C" w:rsidDel="00B970DD">
                <w:rPr>
                  <w:rFonts w:cs="Arial"/>
                  <w:sz w:val="20"/>
                </w:rPr>
                <w:delText>Conditional</w:delText>
              </w:r>
            </w:del>
          </w:p>
        </w:tc>
        <w:tc>
          <w:tcPr>
            <w:tcW w:w="2846" w:type="dxa"/>
          </w:tcPr>
          <w:p w14:paraId="09B5D6B7" w14:textId="7A1EC17E" w:rsidR="001D31DB" w:rsidRPr="002F254C" w:rsidDel="00B970DD" w:rsidRDefault="001D31DB" w:rsidP="001D31DB">
            <w:pPr>
              <w:rPr>
                <w:del w:id="1298" w:author="Gareth Pateman" w:date="2018-04-09T14:04:00Z"/>
                <w:rFonts w:cs="Arial"/>
                <w:color w:val="000000"/>
                <w:sz w:val="20"/>
              </w:rPr>
            </w:pPr>
            <w:del w:id="1299" w:author="Gareth Pateman" w:date="2018-04-09T14:04:00Z">
              <w:r w:rsidRPr="002F254C" w:rsidDel="00B970DD">
                <w:rPr>
                  <w:rFonts w:cs="Arial"/>
                  <w:color w:val="000000"/>
                  <w:sz w:val="20"/>
                </w:rPr>
                <w:delText>Used in the event of pagination</w:delText>
              </w:r>
            </w:del>
          </w:p>
        </w:tc>
      </w:tr>
      <w:tr w:rsidR="001D31DB" w14:paraId="0A96035B" w14:textId="77777777" w:rsidTr="00AC05A1">
        <w:trPr>
          <w:ins w:id="1300" w:author="Gareth Pateman [2]" w:date="2017-08-07T10:14:00Z"/>
        </w:trPr>
        <w:tc>
          <w:tcPr>
            <w:tcW w:w="1790" w:type="dxa"/>
          </w:tcPr>
          <w:p w14:paraId="294CB56D" w14:textId="4034B101" w:rsidR="001D31DB" w:rsidRPr="002F254C" w:rsidRDefault="001D31DB" w:rsidP="001D31DB">
            <w:pPr>
              <w:rPr>
                <w:ins w:id="1301" w:author="Gareth Pateman [2]" w:date="2017-08-07T10:14:00Z"/>
                <w:rFonts w:cs="Arial"/>
                <w:sz w:val="20"/>
              </w:rPr>
            </w:pPr>
            <w:ins w:id="1302" w:author="Gareth Pateman [2]" w:date="2017-08-07T10:14:00Z">
              <w:r>
                <w:rPr>
                  <w:rFonts w:cs="Arial"/>
                  <w:sz w:val="20"/>
                </w:rPr>
                <w:t>X-User-Credential-1</w:t>
              </w:r>
            </w:ins>
          </w:p>
        </w:tc>
        <w:tc>
          <w:tcPr>
            <w:tcW w:w="2218" w:type="dxa"/>
          </w:tcPr>
          <w:p w14:paraId="7ED8E0D9" w14:textId="2C4CA0EB" w:rsidR="001D31DB" w:rsidRPr="00AC05A1" w:rsidRDefault="001D31DB">
            <w:pPr>
              <w:jc w:val="left"/>
              <w:rPr>
                <w:ins w:id="1303" w:author="Gareth Pateman [2]" w:date="2017-08-07T10:14:00Z"/>
                <w:rFonts w:cs="Arial"/>
                <w:color w:val="000000"/>
                <w:sz w:val="20"/>
              </w:rPr>
              <w:pPrChange w:id="1304" w:author="Gareth Pateman [2]" w:date="2017-08-07T10:20:00Z">
                <w:pPr/>
              </w:pPrChange>
            </w:pPr>
            <w:ins w:id="1305" w:author="Gareth Pateman [2]" w:date="2017-08-07T11:33:00Z">
              <w:r w:rsidRPr="00AC05A1">
                <w:rPr>
                  <w:rFonts w:cs="Arial"/>
                  <w:color w:val="000000"/>
                  <w:sz w:val="20"/>
                  <w:rPrChange w:id="1306" w:author="Gareth Pateman [2]" w:date="2017-08-07T11:33:00Z">
                    <w:rPr>
                      <w:rFonts w:ascii="Calibri" w:hAnsi="Calibri" w:cs="Arial"/>
                      <w:color w:val="000000"/>
                    </w:rPr>
                  </w:rPrChange>
                </w:rPr>
                <w:t xml:space="preserve">Contains an authentication credential of the end user (e.g. PIN, Password). </w:t>
              </w:r>
            </w:ins>
          </w:p>
        </w:tc>
        <w:tc>
          <w:tcPr>
            <w:tcW w:w="2162" w:type="dxa"/>
          </w:tcPr>
          <w:p w14:paraId="6136E542" w14:textId="5383CE07" w:rsidR="001D31DB" w:rsidRPr="00AC05A1" w:rsidRDefault="001D31DB" w:rsidP="001D31DB">
            <w:pPr>
              <w:rPr>
                <w:ins w:id="1307" w:author="Gareth Pateman [2]" w:date="2017-08-07T10:14:00Z"/>
                <w:rFonts w:cs="Arial"/>
                <w:sz w:val="20"/>
              </w:rPr>
            </w:pPr>
            <w:ins w:id="1308" w:author="Gareth Pateman [2]" w:date="2017-08-07T11:33:00Z">
              <w:r w:rsidRPr="00AC05A1">
                <w:rPr>
                  <w:rFonts w:cs="Arial"/>
                  <w:sz w:val="20"/>
                  <w:rPrChange w:id="1309" w:author="Gareth Pateman [2]" w:date="2017-08-07T11:33:00Z">
                    <w:rPr/>
                  </w:rPrChange>
                </w:rPr>
                <w:t>Conditional</w:t>
              </w:r>
            </w:ins>
          </w:p>
        </w:tc>
        <w:tc>
          <w:tcPr>
            <w:tcW w:w="2846" w:type="dxa"/>
          </w:tcPr>
          <w:p w14:paraId="1205FBB5" w14:textId="14855A44" w:rsidR="001D31DB" w:rsidRPr="00AC05A1" w:rsidRDefault="001D31DB" w:rsidP="001D31DB">
            <w:pPr>
              <w:rPr>
                <w:ins w:id="1310" w:author="Gareth Pateman [2]" w:date="2017-08-07T10:14:00Z"/>
                <w:rFonts w:cs="Arial"/>
                <w:color w:val="000000"/>
                <w:sz w:val="20"/>
              </w:rPr>
            </w:pPr>
            <w:ins w:id="1311" w:author="Gareth Pateman [2]" w:date="2017-08-07T11:33:00Z">
              <w:r w:rsidRPr="00AC05A1">
                <w:rPr>
                  <w:rFonts w:eastAsia="Cambria" w:cs="Arial"/>
                  <w:sz w:val="20"/>
                  <w:szCs w:val="24"/>
                  <w:rPrChange w:id="1312" w:author="Gareth Pateman [2]" w:date="2017-08-07T11:33:00Z">
                    <w:rPr>
                      <w:rFonts w:eastAsia="Cambria"/>
                      <w:szCs w:val="24"/>
                    </w:rPr>
                  </w:rPrChange>
                </w:rPr>
                <w:t xml:space="preserve">Should only be used when </w:t>
              </w:r>
              <w:r w:rsidRPr="00AC05A1">
                <w:rPr>
                  <w:rFonts w:eastAsia="Cambria" w:cs="Arial"/>
                  <w:sz w:val="20"/>
                  <w:szCs w:val="24"/>
                  <w:rPrChange w:id="1313" w:author="Gareth Pateman [2]" w:date="2017-08-07T11:33:00Z">
                    <w:rPr>
                      <w:rFonts w:asciiTheme="minorHAnsi" w:eastAsia="Cambria" w:hAnsiTheme="minorHAnsi"/>
                      <w:szCs w:val="24"/>
                    </w:rPr>
                  </w:rPrChange>
                </w:rPr>
                <w:t>OAuth 2.0/OIDC authorisation framework</w:t>
              </w:r>
              <w:r w:rsidRPr="00AC05A1">
                <w:rPr>
                  <w:rFonts w:eastAsia="Cambria" w:cs="Arial"/>
                  <w:sz w:val="20"/>
                  <w:szCs w:val="24"/>
                  <w:rPrChange w:id="1314" w:author="Gareth Pateman [2]" w:date="2017-08-07T11:33:00Z">
                    <w:rPr>
                      <w:rFonts w:eastAsia="Cambria"/>
                      <w:szCs w:val="24"/>
                    </w:rPr>
                  </w:rPrChange>
                </w:rPr>
                <w:t xml:space="preserve"> has not been implemented by the API Provider.  </w:t>
              </w:r>
            </w:ins>
          </w:p>
        </w:tc>
      </w:tr>
      <w:tr w:rsidR="001D31DB" w14:paraId="77FC1C7B" w14:textId="77777777" w:rsidTr="00AC05A1">
        <w:trPr>
          <w:ins w:id="1315" w:author="Gareth Pateman [2]" w:date="2017-08-07T10:16:00Z"/>
        </w:trPr>
        <w:tc>
          <w:tcPr>
            <w:tcW w:w="1790" w:type="dxa"/>
          </w:tcPr>
          <w:p w14:paraId="028D12E9" w14:textId="652E7F5D" w:rsidR="001D31DB" w:rsidRDefault="001D31DB" w:rsidP="001D31DB">
            <w:pPr>
              <w:rPr>
                <w:ins w:id="1316" w:author="Gareth Pateman [2]" w:date="2017-08-07T10:16:00Z"/>
                <w:rFonts w:cs="Arial"/>
                <w:sz w:val="20"/>
              </w:rPr>
            </w:pPr>
            <w:ins w:id="1317" w:author="Gareth Pateman [2]" w:date="2017-08-07T10:16:00Z">
              <w:r>
                <w:rPr>
                  <w:rFonts w:cs="Arial"/>
                  <w:sz w:val="20"/>
                </w:rPr>
                <w:t>X-User-Credential-2</w:t>
              </w:r>
            </w:ins>
          </w:p>
        </w:tc>
        <w:tc>
          <w:tcPr>
            <w:tcW w:w="2218" w:type="dxa"/>
          </w:tcPr>
          <w:p w14:paraId="791B2B1D" w14:textId="62FEE27A" w:rsidR="001D31DB" w:rsidRPr="00AC05A1" w:rsidRDefault="001D31DB" w:rsidP="001D31DB">
            <w:pPr>
              <w:rPr>
                <w:ins w:id="1318" w:author="Gareth Pateman [2]" w:date="2017-08-07T10:16:00Z"/>
                <w:rFonts w:cs="Arial"/>
                <w:color w:val="000000"/>
                <w:sz w:val="20"/>
              </w:rPr>
            </w:pPr>
            <w:ins w:id="1319" w:author="Gareth Pateman [2]" w:date="2017-08-07T11:33:00Z">
              <w:r w:rsidRPr="00AC05A1">
                <w:rPr>
                  <w:rFonts w:cs="Arial"/>
                  <w:color w:val="000000"/>
                  <w:sz w:val="20"/>
                  <w:rPrChange w:id="1320" w:author="Gareth Pateman [2]" w:date="2017-08-07T11:33:00Z">
                    <w:rPr>
                      <w:rFonts w:ascii="Calibri" w:hAnsi="Calibri" w:cs="Arial"/>
                      <w:color w:val="000000"/>
                    </w:rPr>
                  </w:rPrChange>
                </w:rPr>
                <w:t xml:space="preserve">Contains an authentication credential of the end user (e.g. PIN, Password). </w:t>
              </w:r>
            </w:ins>
          </w:p>
        </w:tc>
        <w:tc>
          <w:tcPr>
            <w:tcW w:w="2162" w:type="dxa"/>
          </w:tcPr>
          <w:p w14:paraId="2251F9C4" w14:textId="04B29BEE" w:rsidR="001D31DB" w:rsidRPr="00AC05A1" w:rsidRDefault="001D31DB" w:rsidP="001D31DB">
            <w:pPr>
              <w:rPr>
                <w:ins w:id="1321" w:author="Gareth Pateman [2]" w:date="2017-08-07T10:16:00Z"/>
                <w:rFonts w:cs="Arial"/>
                <w:sz w:val="20"/>
              </w:rPr>
            </w:pPr>
            <w:ins w:id="1322" w:author="Gareth Pateman [2]" w:date="2017-08-07T11:33:00Z">
              <w:r w:rsidRPr="00AC05A1">
                <w:rPr>
                  <w:rFonts w:cs="Arial"/>
                  <w:sz w:val="20"/>
                  <w:rPrChange w:id="1323" w:author="Gareth Pateman [2]" w:date="2017-08-07T11:33:00Z">
                    <w:rPr/>
                  </w:rPrChange>
                </w:rPr>
                <w:t>Conditional</w:t>
              </w:r>
            </w:ins>
          </w:p>
        </w:tc>
        <w:tc>
          <w:tcPr>
            <w:tcW w:w="2846" w:type="dxa"/>
          </w:tcPr>
          <w:p w14:paraId="3DE792EB" w14:textId="5A2FF0E3" w:rsidR="001D31DB" w:rsidRPr="00AC05A1" w:rsidRDefault="001D31DB" w:rsidP="001D31DB">
            <w:pPr>
              <w:rPr>
                <w:ins w:id="1324" w:author="Gareth Pateman [2]" w:date="2017-08-07T10:16:00Z"/>
                <w:rFonts w:cs="Arial"/>
                <w:color w:val="000000"/>
                <w:sz w:val="20"/>
              </w:rPr>
            </w:pPr>
            <w:ins w:id="1325" w:author="Gareth Pateman [2]" w:date="2017-08-07T11:33:00Z">
              <w:r w:rsidRPr="00AC05A1">
                <w:rPr>
                  <w:rFonts w:eastAsia="Cambria" w:cs="Arial"/>
                  <w:sz w:val="20"/>
                  <w:szCs w:val="24"/>
                  <w:rPrChange w:id="1326" w:author="Gareth Pateman [2]" w:date="2017-08-07T11:33:00Z">
                    <w:rPr>
                      <w:rFonts w:eastAsia="Cambria"/>
                      <w:szCs w:val="24"/>
                    </w:rPr>
                  </w:rPrChange>
                </w:rPr>
                <w:t xml:space="preserve">Should only be used when </w:t>
              </w:r>
              <w:r w:rsidRPr="00AC05A1">
                <w:rPr>
                  <w:rFonts w:eastAsia="Cambria" w:cs="Arial"/>
                  <w:sz w:val="20"/>
                  <w:szCs w:val="24"/>
                  <w:rPrChange w:id="1327" w:author="Gareth Pateman [2]" w:date="2017-08-07T11:33:00Z">
                    <w:rPr>
                      <w:rFonts w:asciiTheme="minorHAnsi" w:eastAsia="Cambria" w:hAnsiTheme="minorHAnsi"/>
                      <w:szCs w:val="24"/>
                    </w:rPr>
                  </w:rPrChange>
                </w:rPr>
                <w:t>OAuth 2.0/OIDC authorisation framework</w:t>
              </w:r>
              <w:r w:rsidRPr="00AC05A1">
                <w:rPr>
                  <w:rFonts w:eastAsia="Cambria" w:cs="Arial"/>
                  <w:sz w:val="20"/>
                  <w:szCs w:val="24"/>
                  <w:rPrChange w:id="1328" w:author="Gareth Pateman [2]" w:date="2017-08-07T11:33:00Z">
                    <w:rPr>
                      <w:rFonts w:eastAsia="Cambria"/>
                      <w:szCs w:val="24"/>
                    </w:rPr>
                  </w:rPrChange>
                </w:rPr>
                <w:t xml:space="preserve"> has not been implemented by the API Provider.  </w:t>
              </w:r>
            </w:ins>
          </w:p>
        </w:tc>
      </w:tr>
      <w:tr w:rsidR="001D31DB" w14:paraId="40A87F55" w14:textId="77777777" w:rsidTr="00AC05A1">
        <w:trPr>
          <w:ins w:id="1329" w:author="Gareth Pateman [2]" w:date="2017-08-07T10:37:00Z"/>
        </w:trPr>
        <w:tc>
          <w:tcPr>
            <w:tcW w:w="1790" w:type="dxa"/>
          </w:tcPr>
          <w:p w14:paraId="795A0045" w14:textId="45D0F413" w:rsidR="001D31DB" w:rsidRDefault="001D31DB" w:rsidP="001D31DB">
            <w:pPr>
              <w:rPr>
                <w:ins w:id="1330" w:author="Gareth Pateman [2]" w:date="2017-08-07T10:37:00Z"/>
                <w:rFonts w:cs="Arial"/>
                <w:sz w:val="20"/>
              </w:rPr>
            </w:pPr>
            <w:ins w:id="1331" w:author="Gareth Pateman [2]" w:date="2017-08-07T10:37:00Z">
              <w:r>
                <w:rPr>
                  <w:rFonts w:cs="Arial"/>
                  <w:sz w:val="20"/>
                </w:rPr>
                <w:lastRenderedPageBreak/>
                <w:t>X-Channel</w:t>
              </w:r>
            </w:ins>
          </w:p>
        </w:tc>
        <w:tc>
          <w:tcPr>
            <w:tcW w:w="2218" w:type="dxa"/>
          </w:tcPr>
          <w:p w14:paraId="0CC93EB2" w14:textId="5B5F64E2" w:rsidR="001D31DB" w:rsidRDefault="001D31DB">
            <w:pPr>
              <w:jc w:val="left"/>
              <w:rPr>
                <w:ins w:id="1332" w:author="Gareth Pateman [2]" w:date="2017-08-07T10:37:00Z"/>
                <w:rFonts w:cs="Arial"/>
                <w:color w:val="000000"/>
                <w:sz w:val="20"/>
              </w:rPr>
              <w:pPrChange w:id="1333" w:author="Gareth Pateman [2]" w:date="2017-08-07T10:38:00Z">
                <w:pPr/>
              </w:pPrChange>
            </w:pPr>
            <w:ins w:id="1334" w:author="Gareth Pateman [2]" w:date="2017-08-07T10:37:00Z">
              <w:r>
                <w:rPr>
                  <w:rFonts w:cs="Arial"/>
                  <w:color w:val="000000"/>
                  <w:sz w:val="20"/>
                </w:rPr>
                <w:t xml:space="preserve">String containing the </w:t>
              </w:r>
            </w:ins>
            <w:ins w:id="1335" w:author="Gareth Pateman [2]" w:date="2017-08-07T10:38:00Z">
              <w:r>
                <w:rPr>
                  <w:rFonts w:cs="Arial"/>
                  <w:color w:val="000000"/>
                  <w:sz w:val="20"/>
                </w:rPr>
                <w:t xml:space="preserve">API </w:t>
              </w:r>
            </w:ins>
            <w:ins w:id="1336" w:author="Gareth Pateman [2]" w:date="2017-08-07T10:37:00Z">
              <w:r>
                <w:rPr>
                  <w:rFonts w:cs="Arial"/>
                  <w:color w:val="000000"/>
                  <w:sz w:val="20"/>
                </w:rPr>
                <w:t>invocation channel.</w:t>
              </w:r>
            </w:ins>
          </w:p>
        </w:tc>
        <w:tc>
          <w:tcPr>
            <w:tcW w:w="2162" w:type="dxa"/>
          </w:tcPr>
          <w:p w14:paraId="1F76EE3C" w14:textId="6B0522BD" w:rsidR="001D31DB" w:rsidRDefault="001D31DB" w:rsidP="001D31DB">
            <w:pPr>
              <w:rPr>
                <w:ins w:id="1337" w:author="Gareth Pateman [2]" w:date="2017-08-07T10:37:00Z"/>
                <w:rFonts w:cs="Arial"/>
                <w:sz w:val="20"/>
              </w:rPr>
            </w:pPr>
            <w:ins w:id="1338" w:author="Gareth Pateman [2]" w:date="2017-08-07T11:33:00Z">
              <w:r>
                <w:rPr>
                  <w:rFonts w:cs="Arial"/>
                  <w:sz w:val="20"/>
                </w:rPr>
                <w:t>Conditional</w:t>
              </w:r>
            </w:ins>
          </w:p>
        </w:tc>
        <w:tc>
          <w:tcPr>
            <w:tcW w:w="2846" w:type="dxa"/>
          </w:tcPr>
          <w:p w14:paraId="309E36C9" w14:textId="7FB6264B" w:rsidR="001D31DB" w:rsidRDefault="001D31DB" w:rsidP="001D31DB">
            <w:pPr>
              <w:rPr>
                <w:ins w:id="1339" w:author="Gareth Pateman [2]" w:date="2017-08-07T10:37:00Z"/>
                <w:rFonts w:cs="Arial"/>
                <w:color w:val="000000"/>
                <w:sz w:val="20"/>
              </w:rPr>
            </w:pPr>
            <w:ins w:id="1340" w:author="Gareth Pateman [2]" w:date="2017-08-07T10:37:00Z">
              <w:r>
                <w:rPr>
                  <w:rFonts w:cs="Arial"/>
                  <w:color w:val="000000"/>
                  <w:sz w:val="20"/>
                </w:rPr>
                <w:t>Use</w:t>
              </w:r>
            </w:ins>
            <w:ins w:id="1341" w:author="Gareth Pateman [2]" w:date="2017-09-18T17:02:00Z">
              <w:r>
                <w:rPr>
                  <w:rFonts w:cs="Arial"/>
                  <w:color w:val="000000"/>
                  <w:sz w:val="20"/>
                </w:rPr>
                <w:t>d</w:t>
              </w:r>
            </w:ins>
            <w:ins w:id="1342" w:author="Gareth Pateman [2]" w:date="2017-08-07T10:37:00Z">
              <w:r>
                <w:rPr>
                  <w:rFonts w:cs="Arial"/>
                  <w:color w:val="000000"/>
                  <w:sz w:val="20"/>
                </w:rPr>
                <w:t xml:space="preserve"> to identify the API invocation channel.</w:t>
              </w:r>
            </w:ins>
          </w:p>
        </w:tc>
      </w:tr>
    </w:tbl>
    <w:p w14:paraId="78F07157" w14:textId="77777777" w:rsidR="00A22871" w:rsidRDefault="00A22871" w:rsidP="00A22871"/>
    <w:p w14:paraId="2621164B" w14:textId="0A93A48B" w:rsidR="00B970DD" w:rsidRDefault="00A22871" w:rsidP="00B970DD">
      <w:pPr>
        <w:pStyle w:val="Heading3"/>
        <w:rPr>
          <w:ins w:id="1343" w:author="Gareth Pateman" w:date="2018-04-09T14:03:00Z"/>
        </w:rPr>
      </w:pPr>
      <w:del w:id="1344" w:author="Gareth Pateman" w:date="2018-04-09T14:09:00Z">
        <w:r w:rsidDel="00B970DD">
          <w:delText xml:space="preserve">*Please refer to the Mobile Money API </w:delText>
        </w:r>
      </w:del>
      <w:ins w:id="1345" w:author="Gareth Pateman [2]" w:date="2017-08-07T11:35:00Z">
        <w:del w:id="1346" w:author="Gareth Pateman" w:date="2018-04-09T14:09:00Z">
          <w:r w:rsidR="00AC05A1" w:rsidDel="00B970DD">
            <w:delText xml:space="preserve">Security </w:delText>
          </w:r>
        </w:del>
      </w:ins>
      <w:del w:id="1347" w:author="Gareth Pateman" w:date="2018-04-09T14:09:00Z">
        <w:r w:rsidDel="00B970DD">
          <w:delText>Design for further information.</w:delText>
        </w:r>
      </w:del>
      <w:bookmarkStart w:id="1348" w:name="_Toc513209434"/>
      <w:ins w:id="1349" w:author="Gareth Pateman" w:date="2018-04-09T14:03:00Z">
        <w:r w:rsidR="00B970DD">
          <w:t>Custom Re</w:t>
        </w:r>
      </w:ins>
      <w:ins w:id="1350" w:author="Gareth Pateman" w:date="2018-04-09T14:05:00Z">
        <w:r w:rsidR="00B970DD">
          <w:t>sponse</w:t>
        </w:r>
      </w:ins>
      <w:ins w:id="1351" w:author="Gareth Pateman" w:date="2018-04-09T14:03:00Z">
        <w:r w:rsidR="00B970DD">
          <w:t xml:space="preserve"> Headers</w:t>
        </w:r>
        <w:bookmarkEnd w:id="1348"/>
      </w:ins>
    </w:p>
    <w:p w14:paraId="5E610533" w14:textId="77777777" w:rsidR="00B970DD" w:rsidRPr="00EC4D7E" w:rsidRDefault="00B970DD" w:rsidP="00B970DD">
      <w:pPr>
        <w:rPr>
          <w:ins w:id="1352" w:author="Gareth Pateman" w:date="2018-04-09T14:03:00Z"/>
        </w:rPr>
      </w:pPr>
    </w:p>
    <w:tbl>
      <w:tblPr>
        <w:tblStyle w:val="TableGrid"/>
        <w:tblW w:w="0" w:type="auto"/>
        <w:tblLook w:val="04A0" w:firstRow="1" w:lastRow="0" w:firstColumn="1" w:lastColumn="0" w:noHBand="0" w:noVBand="1"/>
      </w:tblPr>
      <w:tblGrid>
        <w:gridCol w:w="1790"/>
        <w:gridCol w:w="2218"/>
        <w:gridCol w:w="2162"/>
        <w:gridCol w:w="2846"/>
      </w:tblGrid>
      <w:tr w:rsidR="00B970DD" w:rsidRPr="00EC43E9" w14:paraId="7EFD3A34" w14:textId="77777777" w:rsidTr="00FD68A9">
        <w:trPr>
          <w:ins w:id="1353" w:author="Gareth Pateman" w:date="2018-04-09T14:03:00Z"/>
        </w:trPr>
        <w:tc>
          <w:tcPr>
            <w:tcW w:w="1790" w:type="dxa"/>
            <w:shd w:val="clear" w:color="auto" w:fill="EEECE1" w:themeFill="background2"/>
          </w:tcPr>
          <w:p w14:paraId="4B115A15" w14:textId="77777777" w:rsidR="00B970DD" w:rsidRPr="00EC43E9" w:rsidRDefault="00B970DD" w:rsidP="00FD68A9">
            <w:pPr>
              <w:rPr>
                <w:ins w:id="1354" w:author="Gareth Pateman" w:date="2018-04-09T14:03:00Z"/>
                <w:b/>
              </w:rPr>
            </w:pPr>
            <w:ins w:id="1355" w:author="Gareth Pateman" w:date="2018-04-09T14:03:00Z">
              <w:r>
                <w:rPr>
                  <w:b/>
                </w:rPr>
                <w:t>Header</w:t>
              </w:r>
            </w:ins>
          </w:p>
        </w:tc>
        <w:tc>
          <w:tcPr>
            <w:tcW w:w="2218" w:type="dxa"/>
            <w:shd w:val="clear" w:color="auto" w:fill="EEECE1" w:themeFill="background2"/>
          </w:tcPr>
          <w:p w14:paraId="73B9A853" w14:textId="77777777" w:rsidR="00B970DD" w:rsidRPr="00EC43E9" w:rsidRDefault="00B970DD" w:rsidP="00FD68A9">
            <w:pPr>
              <w:rPr>
                <w:ins w:id="1356" w:author="Gareth Pateman" w:date="2018-04-09T14:03:00Z"/>
                <w:b/>
              </w:rPr>
            </w:pPr>
            <w:ins w:id="1357" w:author="Gareth Pateman" w:date="2018-04-09T14:03:00Z">
              <w:r>
                <w:rPr>
                  <w:b/>
                </w:rPr>
                <w:t>Value</w:t>
              </w:r>
            </w:ins>
          </w:p>
        </w:tc>
        <w:tc>
          <w:tcPr>
            <w:tcW w:w="2162" w:type="dxa"/>
            <w:shd w:val="clear" w:color="auto" w:fill="EEECE1" w:themeFill="background2"/>
          </w:tcPr>
          <w:p w14:paraId="347B6A0B" w14:textId="77777777" w:rsidR="00B970DD" w:rsidRPr="00EC43E9" w:rsidRDefault="00B970DD" w:rsidP="00FD68A9">
            <w:pPr>
              <w:rPr>
                <w:ins w:id="1358" w:author="Gareth Pateman" w:date="2018-04-09T14:03:00Z"/>
                <w:b/>
              </w:rPr>
            </w:pPr>
            <w:ins w:id="1359" w:author="Gareth Pateman" w:date="2018-04-09T14:03:00Z">
              <w:r>
                <w:rPr>
                  <w:b/>
                </w:rPr>
                <w:t>Optionality</w:t>
              </w:r>
            </w:ins>
          </w:p>
        </w:tc>
        <w:tc>
          <w:tcPr>
            <w:tcW w:w="2846" w:type="dxa"/>
            <w:shd w:val="clear" w:color="auto" w:fill="EEECE1" w:themeFill="background2"/>
          </w:tcPr>
          <w:p w14:paraId="7DA0056E" w14:textId="77777777" w:rsidR="00B970DD" w:rsidRDefault="00B970DD" w:rsidP="00FD68A9">
            <w:pPr>
              <w:rPr>
                <w:ins w:id="1360" w:author="Gareth Pateman" w:date="2018-04-09T14:03:00Z"/>
                <w:b/>
              </w:rPr>
            </w:pPr>
            <w:ins w:id="1361" w:author="Gareth Pateman" w:date="2018-04-09T14:03:00Z">
              <w:r>
                <w:rPr>
                  <w:b/>
                </w:rPr>
                <w:t>Notes</w:t>
              </w:r>
            </w:ins>
          </w:p>
        </w:tc>
      </w:tr>
      <w:tr w:rsidR="00B970DD" w14:paraId="22CEE5B8" w14:textId="77777777" w:rsidTr="00FD68A9">
        <w:trPr>
          <w:ins w:id="1362" w:author="Gareth Pateman" w:date="2018-04-09T14:03:00Z"/>
        </w:trPr>
        <w:tc>
          <w:tcPr>
            <w:tcW w:w="1790" w:type="dxa"/>
          </w:tcPr>
          <w:p w14:paraId="06803DA4" w14:textId="77777777" w:rsidR="00B970DD" w:rsidRPr="002F254C" w:rsidRDefault="00B970DD" w:rsidP="00FD68A9">
            <w:pPr>
              <w:rPr>
                <w:ins w:id="1363" w:author="Gareth Pateman" w:date="2018-04-09T14:03:00Z"/>
                <w:rFonts w:cs="Arial"/>
                <w:sz w:val="20"/>
              </w:rPr>
            </w:pPr>
            <w:ins w:id="1364" w:author="Gareth Pateman" w:date="2018-04-09T14:03:00Z">
              <w:r w:rsidRPr="002F254C">
                <w:rPr>
                  <w:rFonts w:cs="Arial"/>
                  <w:sz w:val="20"/>
                </w:rPr>
                <w:t>X-Records-Available-Count</w:t>
              </w:r>
            </w:ins>
          </w:p>
        </w:tc>
        <w:tc>
          <w:tcPr>
            <w:tcW w:w="2218" w:type="dxa"/>
          </w:tcPr>
          <w:p w14:paraId="00C96F75" w14:textId="77777777" w:rsidR="00B970DD" w:rsidRPr="002F254C" w:rsidRDefault="00B970DD" w:rsidP="00FD68A9">
            <w:pPr>
              <w:rPr>
                <w:ins w:id="1365" w:author="Gareth Pateman" w:date="2018-04-09T14:03:00Z"/>
                <w:rFonts w:cs="Arial"/>
                <w:color w:val="000000"/>
                <w:sz w:val="20"/>
              </w:rPr>
            </w:pPr>
            <w:ins w:id="1366" w:author="Gareth Pateman" w:date="2018-04-09T14:03:00Z">
              <w:r w:rsidRPr="002F254C">
                <w:rPr>
                  <w:rFonts w:cs="Arial"/>
                  <w:color w:val="000000"/>
                  <w:sz w:val="20"/>
                </w:rPr>
                <w:t>Integer containing number of records that are available to be returned</w:t>
              </w:r>
            </w:ins>
          </w:p>
        </w:tc>
        <w:tc>
          <w:tcPr>
            <w:tcW w:w="2162" w:type="dxa"/>
          </w:tcPr>
          <w:p w14:paraId="4AC59BCB" w14:textId="77777777" w:rsidR="00B970DD" w:rsidRPr="002F254C" w:rsidRDefault="00B970DD" w:rsidP="00FD68A9">
            <w:pPr>
              <w:rPr>
                <w:ins w:id="1367" w:author="Gareth Pateman" w:date="2018-04-09T14:03:00Z"/>
                <w:rFonts w:cs="Arial"/>
                <w:sz w:val="20"/>
              </w:rPr>
            </w:pPr>
            <w:ins w:id="1368" w:author="Gareth Pateman" w:date="2018-04-09T14:03:00Z">
              <w:r w:rsidRPr="002F254C">
                <w:rPr>
                  <w:rFonts w:cs="Arial"/>
                  <w:sz w:val="20"/>
                </w:rPr>
                <w:t>Conditional</w:t>
              </w:r>
            </w:ins>
          </w:p>
        </w:tc>
        <w:tc>
          <w:tcPr>
            <w:tcW w:w="2846" w:type="dxa"/>
          </w:tcPr>
          <w:p w14:paraId="19F68EBF" w14:textId="77777777" w:rsidR="00B970DD" w:rsidRPr="002F254C" w:rsidRDefault="00B970DD" w:rsidP="00FD68A9">
            <w:pPr>
              <w:rPr>
                <w:ins w:id="1369" w:author="Gareth Pateman" w:date="2018-04-09T14:03:00Z"/>
                <w:rFonts w:cs="Arial"/>
                <w:color w:val="000000"/>
                <w:sz w:val="20"/>
              </w:rPr>
            </w:pPr>
            <w:ins w:id="1370" w:author="Gareth Pateman" w:date="2018-04-09T14:03:00Z">
              <w:r w:rsidRPr="002F254C">
                <w:rPr>
                  <w:rFonts w:cs="Arial"/>
                  <w:color w:val="000000"/>
                  <w:sz w:val="20"/>
                </w:rPr>
                <w:t>Used in the event of pagination</w:t>
              </w:r>
            </w:ins>
          </w:p>
        </w:tc>
      </w:tr>
      <w:tr w:rsidR="00B970DD" w14:paraId="7AA1456B" w14:textId="77777777" w:rsidTr="00FD68A9">
        <w:trPr>
          <w:ins w:id="1371" w:author="Gareth Pateman" w:date="2018-04-09T14:03:00Z"/>
        </w:trPr>
        <w:tc>
          <w:tcPr>
            <w:tcW w:w="1790" w:type="dxa"/>
          </w:tcPr>
          <w:p w14:paraId="764F7D63" w14:textId="77777777" w:rsidR="00B970DD" w:rsidRPr="002F254C" w:rsidRDefault="00B970DD" w:rsidP="00FD68A9">
            <w:pPr>
              <w:rPr>
                <w:ins w:id="1372" w:author="Gareth Pateman" w:date="2018-04-09T14:03:00Z"/>
                <w:rFonts w:cs="Arial"/>
                <w:sz w:val="20"/>
              </w:rPr>
            </w:pPr>
            <w:ins w:id="1373" w:author="Gareth Pateman" w:date="2018-04-09T14:03:00Z">
              <w:r w:rsidRPr="002F254C">
                <w:rPr>
                  <w:rFonts w:cs="Arial"/>
                  <w:sz w:val="20"/>
                </w:rPr>
                <w:t>X-Records-Returned-Count</w:t>
              </w:r>
            </w:ins>
          </w:p>
        </w:tc>
        <w:tc>
          <w:tcPr>
            <w:tcW w:w="2218" w:type="dxa"/>
          </w:tcPr>
          <w:p w14:paraId="628A2BFC" w14:textId="77777777" w:rsidR="00B970DD" w:rsidRPr="002F254C" w:rsidRDefault="00B970DD" w:rsidP="00FD68A9">
            <w:pPr>
              <w:rPr>
                <w:ins w:id="1374" w:author="Gareth Pateman" w:date="2018-04-09T14:03:00Z"/>
                <w:rFonts w:cs="Arial"/>
                <w:color w:val="000000"/>
                <w:sz w:val="20"/>
              </w:rPr>
            </w:pPr>
            <w:ins w:id="1375" w:author="Gareth Pateman" w:date="2018-04-09T14:03:00Z">
              <w:r w:rsidRPr="002F254C">
                <w:rPr>
                  <w:rFonts w:cs="Arial"/>
                  <w:color w:val="000000"/>
                  <w:sz w:val="20"/>
                </w:rPr>
                <w:t>Integer containing the number of records that have been returned</w:t>
              </w:r>
            </w:ins>
          </w:p>
        </w:tc>
        <w:tc>
          <w:tcPr>
            <w:tcW w:w="2162" w:type="dxa"/>
          </w:tcPr>
          <w:p w14:paraId="69C64779" w14:textId="77777777" w:rsidR="00B970DD" w:rsidRPr="002F254C" w:rsidRDefault="00B970DD" w:rsidP="00FD68A9">
            <w:pPr>
              <w:rPr>
                <w:ins w:id="1376" w:author="Gareth Pateman" w:date="2018-04-09T14:03:00Z"/>
                <w:rFonts w:cs="Arial"/>
                <w:sz w:val="20"/>
              </w:rPr>
            </w:pPr>
            <w:ins w:id="1377" w:author="Gareth Pateman" w:date="2018-04-09T14:03:00Z">
              <w:r w:rsidRPr="002F254C">
                <w:rPr>
                  <w:rFonts w:cs="Arial"/>
                  <w:sz w:val="20"/>
                </w:rPr>
                <w:t>Conditional</w:t>
              </w:r>
            </w:ins>
          </w:p>
        </w:tc>
        <w:tc>
          <w:tcPr>
            <w:tcW w:w="2846" w:type="dxa"/>
          </w:tcPr>
          <w:p w14:paraId="76B0E07E" w14:textId="77777777" w:rsidR="00B970DD" w:rsidRPr="002F254C" w:rsidRDefault="00B970DD" w:rsidP="00FD68A9">
            <w:pPr>
              <w:rPr>
                <w:ins w:id="1378" w:author="Gareth Pateman" w:date="2018-04-09T14:03:00Z"/>
                <w:rFonts w:cs="Arial"/>
                <w:color w:val="000000"/>
                <w:sz w:val="20"/>
              </w:rPr>
            </w:pPr>
            <w:ins w:id="1379" w:author="Gareth Pateman" w:date="2018-04-09T14:03:00Z">
              <w:r w:rsidRPr="002F254C">
                <w:rPr>
                  <w:rFonts w:cs="Arial"/>
                  <w:color w:val="000000"/>
                  <w:sz w:val="20"/>
                </w:rPr>
                <w:t>Used in the event of pagination</w:t>
              </w:r>
            </w:ins>
          </w:p>
        </w:tc>
      </w:tr>
    </w:tbl>
    <w:p w14:paraId="69DA5512" w14:textId="77777777" w:rsidR="00B970DD" w:rsidRDefault="00B970DD" w:rsidP="00B970DD">
      <w:pPr>
        <w:rPr>
          <w:ins w:id="1380" w:author="Gareth Pateman" w:date="2018-04-09T14:03:00Z"/>
        </w:rPr>
      </w:pPr>
    </w:p>
    <w:p w14:paraId="77FE8906" w14:textId="77777777" w:rsidR="00B970DD" w:rsidRDefault="00B970DD" w:rsidP="00B970DD">
      <w:pPr>
        <w:pStyle w:val="NormalParagraph"/>
        <w:rPr>
          <w:ins w:id="1381" w:author="Gareth Pateman" w:date="2018-04-09T14:03:00Z"/>
          <w:highlight w:val="yellow"/>
        </w:rPr>
      </w:pPr>
      <w:ins w:id="1382" w:author="Gareth Pateman" w:date="2018-04-09T14:03:00Z">
        <w:r>
          <w:t>*Please refer to the Mobile Money API Security Design for further information.</w:t>
        </w:r>
      </w:ins>
    </w:p>
    <w:p w14:paraId="2AA20EDE" w14:textId="77777777" w:rsidR="00B970DD" w:rsidRDefault="00B970DD" w:rsidP="002F254C">
      <w:pPr>
        <w:pStyle w:val="NormalParagraph"/>
        <w:rPr>
          <w:highlight w:val="yellow"/>
        </w:rPr>
      </w:pPr>
    </w:p>
    <w:p w14:paraId="67451D52" w14:textId="77777777" w:rsidR="00A22871" w:rsidRDefault="00A22871" w:rsidP="002F254C">
      <w:pPr>
        <w:pStyle w:val="Heading2"/>
      </w:pPr>
      <w:bookmarkStart w:id="1383" w:name="_Toc459720528"/>
      <w:bookmarkStart w:id="1384" w:name="_Toc459720648"/>
      <w:bookmarkStart w:id="1385" w:name="_Toc459720765"/>
      <w:bookmarkStart w:id="1386" w:name="_Toc459720882"/>
      <w:bookmarkStart w:id="1387" w:name="_Toc459721000"/>
      <w:bookmarkStart w:id="1388" w:name="_API_Versioning"/>
      <w:bookmarkStart w:id="1389" w:name="_Toc513209435"/>
      <w:bookmarkEnd w:id="1383"/>
      <w:bookmarkEnd w:id="1384"/>
      <w:bookmarkEnd w:id="1385"/>
      <w:bookmarkEnd w:id="1386"/>
      <w:bookmarkEnd w:id="1387"/>
      <w:bookmarkEnd w:id="1388"/>
      <w:r>
        <w:t>API Versioning</w:t>
      </w:r>
      <w:bookmarkEnd w:id="1389"/>
    </w:p>
    <w:p w14:paraId="6182BBFD" w14:textId="77777777" w:rsidR="00A22871" w:rsidRDefault="00A22871" w:rsidP="002F254C">
      <w:pPr>
        <w:pStyle w:val="NormalParagraph"/>
      </w:pPr>
      <w:r>
        <w:t xml:space="preserve">When changes are made to the Mobile Money API, a new version is released. There are two types of API versions – minor (backwards compatible) and major (backwards-incompatible) versions. </w:t>
      </w:r>
    </w:p>
    <w:p w14:paraId="6F72B3A5" w14:textId="77777777" w:rsidR="00A22871" w:rsidRDefault="00A22871" w:rsidP="002F254C">
      <w:pPr>
        <w:pStyle w:val="NormalParagraph"/>
      </w:pPr>
      <w:r>
        <w:t>The following types of changes are considered to be backwards compatible and hence minor:</w:t>
      </w:r>
    </w:p>
    <w:p w14:paraId="1E62BFDF" w14:textId="77777777" w:rsidR="00A22871" w:rsidRDefault="00A22871" w:rsidP="002F254C">
      <w:pPr>
        <w:pStyle w:val="ListBullet1"/>
      </w:pPr>
      <w:r>
        <w:t>Addition of new API Services.</w:t>
      </w:r>
    </w:p>
    <w:p w14:paraId="4D679C76" w14:textId="77777777" w:rsidR="00A22871" w:rsidRDefault="00A22871" w:rsidP="002F254C">
      <w:pPr>
        <w:pStyle w:val="ListBullet1"/>
      </w:pPr>
      <w:r>
        <w:t>Adding optional request properties and/or optional input parameters such as query strings to existing objects.</w:t>
      </w:r>
    </w:p>
    <w:p w14:paraId="1AEA3B87" w14:textId="77777777" w:rsidR="00A22871" w:rsidRDefault="00A22871" w:rsidP="002F254C">
      <w:pPr>
        <w:pStyle w:val="ListBullet1"/>
      </w:pPr>
      <w:r>
        <w:t>Addition of new properties to existing API responses.</w:t>
      </w:r>
    </w:p>
    <w:p w14:paraId="26FA69A9" w14:textId="77777777" w:rsidR="00A22871" w:rsidRDefault="00A22871" w:rsidP="002F254C">
      <w:pPr>
        <w:pStyle w:val="ListBullet1"/>
      </w:pPr>
      <w:r>
        <w:t>Changing the order of properties within a request or response object.</w:t>
      </w:r>
    </w:p>
    <w:p w14:paraId="6FB43409" w14:textId="77777777" w:rsidR="00A22871" w:rsidRDefault="00A22871" w:rsidP="002F254C">
      <w:pPr>
        <w:pStyle w:val="ListBullet1"/>
      </w:pPr>
      <w:r>
        <w:t>New error codes.</w:t>
      </w:r>
    </w:p>
    <w:p w14:paraId="6F3D2D96" w14:textId="77777777" w:rsidR="00A22871" w:rsidRDefault="00A22871" w:rsidP="002F254C">
      <w:pPr>
        <w:pStyle w:val="NormalParagraph"/>
      </w:pPr>
      <w:r>
        <w:t>The following types of changes are considered to be backwards incompatible and hence major:</w:t>
      </w:r>
    </w:p>
    <w:p w14:paraId="190AB820" w14:textId="77777777" w:rsidR="00A22871" w:rsidRDefault="00A22871" w:rsidP="002F254C">
      <w:pPr>
        <w:pStyle w:val="ListBullet1"/>
      </w:pPr>
      <w:r>
        <w:t>Introducing mandatory properties.</w:t>
      </w:r>
    </w:p>
    <w:p w14:paraId="4B465501" w14:textId="77777777" w:rsidR="00A22871" w:rsidRDefault="00A22871" w:rsidP="002F254C">
      <w:pPr>
        <w:pStyle w:val="ListBullet1"/>
      </w:pPr>
      <w:r>
        <w:t>Changing datatypes on properties.</w:t>
      </w:r>
    </w:p>
    <w:p w14:paraId="6437D5BD" w14:textId="77777777" w:rsidR="00A22871" w:rsidRDefault="00A22871" w:rsidP="002F254C">
      <w:pPr>
        <w:pStyle w:val="ListBullet1"/>
      </w:pPr>
      <w:r>
        <w:t>Changes to API URIs.</w:t>
      </w:r>
    </w:p>
    <w:p w14:paraId="4D0F8D59" w14:textId="77777777" w:rsidR="00A22871" w:rsidRDefault="00A22871" w:rsidP="002F254C">
      <w:pPr>
        <w:pStyle w:val="NormalParagraph"/>
      </w:pPr>
      <w:r>
        <w:t xml:space="preserve">The version that a client intends to use is indicated URI. Format is </w:t>
      </w:r>
      <w:r w:rsidRPr="00DB1905">
        <w:t>‘X.Y’</w:t>
      </w:r>
      <w:r>
        <w:t xml:space="preserve"> where ‘X’ is the major version and ‘Y’ is the minor version. Both versions are sequentially numbered. Note that when a major version is incremented, the minor version is reset to zero. The initial released version of the API is 1.0. </w:t>
      </w:r>
    </w:p>
    <w:p w14:paraId="68AE796E" w14:textId="2B426F35" w:rsidR="00A22871" w:rsidRDefault="00A22871" w:rsidP="002F254C">
      <w:pPr>
        <w:pStyle w:val="NormalParagraph"/>
        <w:rPr>
          <w:ins w:id="1390" w:author="Gareth Pateman [2]" w:date="2017-08-08T16:01:00Z"/>
        </w:rPr>
      </w:pPr>
      <w:r>
        <w:t xml:space="preserve">There are many different mobile money and third party providers and hence clients connecting to multiple providers are likely to interact with different versions of the API. Client </w:t>
      </w:r>
      <w:r>
        <w:lastRenderedPageBreak/>
        <w:t xml:space="preserve">code developed against an older minor version on one client will work on all newer minor versions existing on other clients. However, client code developed against a new minor version will not necessarily work against older minor versions. </w:t>
      </w:r>
    </w:p>
    <w:p w14:paraId="2EB100A6" w14:textId="3D3D3904" w:rsidR="00720C55" w:rsidRDefault="00720C55">
      <w:pPr>
        <w:spacing w:before="0"/>
        <w:jc w:val="left"/>
        <w:rPr>
          <w:ins w:id="1391" w:author="Gareth Pateman [2]" w:date="2017-08-08T16:01:00Z"/>
          <w:szCs w:val="22"/>
          <w:lang w:eastAsia="en-GB" w:bidi="ar-SA"/>
        </w:rPr>
      </w:pPr>
      <w:ins w:id="1392" w:author="Gareth Pateman [2]" w:date="2017-08-08T16:01:00Z">
        <w:r>
          <w:br w:type="page"/>
        </w:r>
      </w:ins>
    </w:p>
    <w:p w14:paraId="70C112B6" w14:textId="77777777" w:rsidR="00720C55" w:rsidRDefault="00720C55" w:rsidP="002F254C">
      <w:pPr>
        <w:pStyle w:val="NormalParagraph"/>
      </w:pPr>
    </w:p>
    <w:p w14:paraId="2EB3A576" w14:textId="77777777" w:rsidR="00A22871" w:rsidRDefault="00A22871" w:rsidP="002F254C">
      <w:pPr>
        <w:pStyle w:val="Heading1"/>
      </w:pPr>
      <w:bookmarkStart w:id="1393" w:name="_Toc459720530"/>
      <w:bookmarkStart w:id="1394" w:name="_Toc459720650"/>
      <w:bookmarkStart w:id="1395" w:name="_Toc459720767"/>
      <w:bookmarkStart w:id="1396" w:name="_Toc459720884"/>
      <w:bookmarkStart w:id="1397" w:name="_Toc459721002"/>
      <w:bookmarkStart w:id="1398" w:name="_API_Definition"/>
      <w:bookmarkStart w:id="1399" w:name="_API_Service_Definition"/>
      <w:bookmarkStart w:id="1400" w:name="_Toc513209436"/>
      <w:bookmarkEnd w:id="1393"/>
      <w:bookmarkEnd w:id="1394"/>
      <w:bookmarkEnd w:id="1395"/>
      <w:bookmarkEnd w:id="1396"/>
      <w:bookmarkEnd w:id="1397"/>
      <w:bookmarkEnd w:id="1398"/>
      <w:bookmarkEnd w:id="1399"/>
      <w:r>
        <w:t>API Service Definition</w:t>
      </w:r>
      <w:bookmarkEnd w:id="1400"/>
    </w:p>
    <w:p w14:paraId="05224EDE" w14:textId="167449E0" w:rsidR="00DD5350" w:rsidRDefault="00A22871" w:rsidP="002F254C">
      <w:pPr>
        <w:pStyle w:val="NormalParagraph"/>
      </w:pPr>
      <w:r>
        <w:t xml:space="preserve">All API Services that form the harmonised mobile money API and related objects are detailed within the </w:t>
      </w:r>
      <w:hyperlink w:anchor="_API_Definition" w:history="1">
        <w:r w:rsidRPr="006F5768">
          <w:t>API Definition</w:t>
        </w:r>
      </w:hyperlink>
      <w:r>
        <w:t xml:space="preserve"> and </w:t>
      </w:r>
      <w:hyperlink w:anchor="_Supporting_Objects" w:history="1">
        <w:r>
          <w:t>Supporting Object</w:t>
        </w:r>
      </w:hyperlink>
      <w:r>
        <w:t xml:space="preserve"> sections. The relationships between objects is illustrated in</w:t>
      </w:r>
      <w:r w:rsidR="00DD5350">
        <w:t xml:space="preserve"> the</w:t>
      </w:r>
      <w:r>
        <w:t xml:space="preserve"> figure below. </w:t>
      </w:r>
    </w:p>
    <w:p w14:paraId="3CDF6EB1" w14:textId="4E8DDC1A" w:rsidR="00A22871" w:rsidRDefault="00A22871" w:rsidP="002F254C">
      <w:pPr>
        <w:pStyle w:val="NOTE"/>
      </w:pPr>
      <w:r>
        <w:t>Note</w:t>
      </w:r>
      <w:r w:rsidR="006923DF">
        <w:t>:</w:t>
      </w:r>
      <w:r w:rsidR="006923DF">
        <w:tab/>
        <w:t>T</w:t>
      </w:r>
      <w:r>
        <w:t>hat green represents objects that are accessible via an API service and blue represents objects that are referenced.</w:t>
      </w:r>
    </w:p>
    <w:p w14:paraId="62A6596F" w14:textId="62CE403F" w:rsidR="00A22871" w:rsidRDefault="00953950" w:rsidP="00A22871">
      <w:ins w:id="1401" w:author="Gareth Pateman" w:date="2018-04-06T17:07:00Z">
        <w:r>
          <w:rPr>
            <w:noProof/>
          </w:rPr>
          <w:drawing>
            <wp:inline distT="0" distB="0" distL="0" distR="0" wp14:anchorId="3AB5D14A" wp14:editId="7AFD4F0B">
              <wp:extent cx="5747385" cy="476821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7385" cy="4768215"/>
                      </a:xfrm>
                      <a:prstGeom prst="rect">
                        <a:avLst/>
                      </a:prstGeom>
                      <a:noFill/>
                      <a:ln>
                        <a:noFill/>
                      </a:ln>
                    </pic:spPr>
                  </pic:pic>
                </a:graphicData>
              </a:graphic>
            </wp:inline>
          </w:drawing>
        </w:r>
      </w:ins>
      <w:ins w:id="1402" w:author="Gareth Pateman [2]" w:date="2017-08-08T16:00:00Z">
        <w:del w:id="1403" w:author="Gareth Pateman" w:date="2018-04-05T16:27:00Z">
          <w:r w:rsidR="00720C55" w:rsidDel="00FB0C3F">
            <w:rPr>
              <w:noProof/>
            </w:rPr>
            <w:drawing>
              <wp:inline distT="0" distB="0" distL="0" distR="0" wp14:anchorId="335F2634" wp14:editId="73A026F8">
                <wp:extent cx="4845050" cy="4624820"/>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50578" cy="4630097"/>
                        </a:xfrm>
                        <a:prstGeom prst="rect">
                          <a:avLst/>
                        </a:prstGeom>
                        <a:noFill/>
                        <a:ln>
                          <a:noFill/>
                        </a:ln>
                      </pic:spPr>
                    </pic:pic>
                  </a:graphicData>
                </a:graphic>
              </wp:inline>
            </w:drawing>
          </w:r>
        </w:del>
      </w:ins>
      <w:del w:id="1404" w:author="Gareth Pateman [2]" w:date="2017-08-08T15:59:00Z">
        <w:r w:rsidR="00D44263" w:rsidDel="00720C55">
          <w:fldChar w:fldCharType="begin"/>
        </w:r>
        <w:r w:rsidR="00D44263" w:rsidDel="00720C55">
          <w:fldChar w:fldCharType="end"/>
        </w:r>
      </w:del>
      <w:del w:id="1405" w:author="Gareth Pateman [2]" w:date="2017-08-08T15:58:00Z">
        <w:r w:rsidR="00A22871" w:rsidDel="00D35508">
          <w:object w:dxaOrig="16254" w:dyaOrig="15367" w14:anchorId="0E3D94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426.5pt" o:ole="">
              <v:imagedata r:id="rId18" o:title=""/>
            </v:shape>
            <o:OLEObject Type="Embed" ProgID="Visio.Drawing.15" ShapeID="_x0000_i1025" DrawAspect="Content" ObjectID="_1588139849" r:id="rId19"/>
          </w:object>
        </w:r>
      </w:del>
    </w:p>
    <w:p w14:paraId="22C1EF10" w14:textId="43C7776C" w:rsidR="00A22871" w:rsidRPr="002C36BC" w:rsidRDefault="00A22871" w:rsidP="002F254C">
      <w:pPr>
        <w:pStyle w:val="Figurecaption"/>
      </w:pPr>
      <w:r w:rsidRPr="002C36BC">
        <w:t>. API Object Relationships</w:t>
      </w:r>
    </w:p>
    <w:p w14:paraId="04FCF655" w14:textId="77777777" w:rsidR="00A22871" w:rsidRDefault="00A22871" w:rsidP="002F254C">
      <w:pPr>
        <w:pStyle w:val="NormalParagraph"/>
      </w:pPr>
      <w:r>
        <w:t>Object properties are detailed within tables that contain the following information:</w:t>
      </w:r>
    </w:p>
    <w:p w14:paraId="7782D339" w14:textId="77777777" w:rsidR="00A22871" w:rsidRDefault="00A22871" w:rsidP="002F254C">
      <w:pPr>
        <w:pStyle w:val="ListBullet1"/>
      </w:pPr>
      <w:r>
        <w:t>The property name.</w:t>
      </w:r>
    </w:p>
    <w:p w14:paraId="70EE2252" w14:textId="77777777" w:rsidR="00A22871" w:rsidRDefault="00A22871" w:rsidP="002F254C">
      <w:pPr>
        <w:pStyle w:val="ListBullet1"/>
      </w:pPr>
      <w:r>
        <w:t>The property type.</w:t>
      </w:r>
    </w:p>
    <w:p w14:paraId="7AA7A44A" w14:textId="77777777" w:rsidR="00A22871" w:rsidRDefault="00A22871" w:rsidP="002F254C">
      <w:pPr>
        <w:pStyle w:val="ListBullet1"/>
      </w:pPr>
      <w:r>
        <w:t>Description of the property.</w:t>
      </w:r>
    </w:p>
    <w:p w14:paraId="0C569882" w14:textId="77777777" w:rsidR="00A22871" w:rsidRDefault="00A22871" w:rsidP="002F254C">
      <w:pPr>
        <w:pStyle w:val="ListBullet1"/>
      </w:pPr>
      <w:r>
        <w:t>Optionality of the property, i.e. whether the property must be supplied. Optionality is identified as per follows:</w:t>
      </w:r>
    </w:p>
    <w:p w14:paraId="71255CCF" w14:textId="77777777" w:rsidR="00A22871" w:rsidRPr="00B52FC7" w:rsidRDefault="00A22871" w:rsidP="00A22871">
      <w:pPr>
        <w:ind w:left="1080"/>
      </w:pPr>
      <w:r w:rsidRPr="00C1333E">
        <w:rPr>
          <w:rFonts w:ascii="Wingdings" w:hAnsi="Wingdings" w:cs="Wingdings"/>
          <w:szCs w:val="28"/>
        </w:rPr>
        <w:t></w:t>
      </w:r>
      <w:r w:rsidRPr="00C1333E">
        <w:rPr>
          <w:rFonts w:ascii="Wingdings" w:hAnsi="Wingdings" w:cs="Wingdings"/>
          <w:szCs w:val="28"/>
        </w:rPr>
        <w:tab/>
      </w:r>
      <w:r w:rsidRPr="00C1333E">
        <w:rPr>
          <w:rFonts w:cs="Wingdings"/>
          <w:szCs w:val="28"/>
        </w:rPr>
        <w:t>Request optionality</w:t>
      </w:r>
    </w:p>
    <w:p w14:paraId="41666A22" w14:textId="77777777" w:rsidR="00A22871" w:rsidRPr="00B52FC7" w:rsidRDefault="00A22871" w:rsidP="00A22871">
      <w:pPr>
        <w:ind w:left="1080"/>
      </w:pPr>
      <w:r w:rsidRPr="00C1333E">
        <w:rPr>
          <w:rFonts w:ascii="Wingdings" w:hAnsi="Wingdings" w:cs="Wingdings"/>
          <w:szCs w:val="28"/>
        </w:rPr>
        <w:t></w:t>
      </w:r>
      <w:r w:rsidRPr="00C1333E">
        <w:rPr>
          <w:rFonts w:ascii="Wingdings" w:hAnsi="Wingdings" w:cs="Wingdings"/>
          <w:sz w:val="20"/>
          <w:szCs w:val="28"/>
        </w:rPr>
        <w:tab/>
      </w:r>
      <w:r w:rsidRPr="00C1333E">
        <w:rPr>
          <w:rFonts w:cs="Wingdings"/>
          <w:szCs w:val="28"/>
        </w:rPr>
        <w:t>Response optionality</w:t>
      </w:r>
    </w:p>
    <w:p w14:paraId="11027ACA" w14:textId="77777777" w:rsidR="00A22871" w:rsidRPr="00B52FC7" w:rsidRDefault="00A22871" w:rsidP="00A22871">
      <w:pPr>
        <w:ind w:left="1080"/>
      </w:pPr>
      <w:r w:rsidRPr="00C1333E">
        <w:rPr>
          <w:rFonts w:cs="Wingdings"/>
          <w:szCs w:val="28"/>
        </w:rPr>
        <w:lastRenderedPageBreak/>
        <w:t>O</w:t>
      </w:r>
      <w:r w:rsidRPr="00C1333E">
        <w:rPr>
          <w:rFonts w:cs="Wingdings"/>
          <w:szCs w:val="28"/>
        </w:rPr>
        <w:tab/>
        <w:t>Property is optional</w:t>
      </w:r>
    </w:p>
    <w:p w14:paraId="272D4218" w14:textId="77777777" w:rsidR="00A22871" w:rsidRPr="008B7F71" w:rsidRDefault="00A22871" w:rsidP="00A22871">
      <w:pPr>
        <w:ind w:left="1080"/>
      </w:pPr>
      <w:r w:rsidRPr="00C1333E">
        <w:rPr>
          <w:rFonts w:cs="Wingdings"/>
          <w:szCs w:val="28"/>
        </w:rPr>
        <w:t>M</w:t>
      </w:r>
      <w:r w:rsidRPr="00C1333E">
        <w:rPr>
          <w:rFonts w:cs="Wingdings"/>
          <w:szCs w:val="28"/>
        </w:rPr>
        <w:tab/>
        <w:t>Property is mandatory</w:t>
      </w:r>
    </w:p>
    <w:p w14:paraId="0E4D5ABA" w14:textId="77777777" w:rsidR="00A22871" w:rsidRDefault="00A22871" w:rsidP="00A22871">
      <w:pPr>
        <w:ind w:left="1080"/>
        <w:rPr>
          <w:rFonts w:cs="Wingdings"/>
          <w:szCs w:val="28"/>
        </w:rPr>
      </w:pPr>
      <w:r w:rsidRPr="00C1333E">
        <w:rPr>
          <w:rFonts w:cs="Wingdings"/>
          <w:szCs w:val="28"/>
        </w:rPr>
        <w:t>NA</w:t>
      </w:r>
      <w:r w:rsidRPr="00C1333E">
        <w:rPr>
          <w:rFonts w:cs="Wingdings"/>
          <w:szCs w:val="28"/>
        </w:rPr>
        <w:tab/>
        <w:t>Property does not need to be supplied. If supplied, it will be ignored.</w:t>
      </w:r>
    </w:p>
    <w:p w14:paraId="2158CF2D" w14:textId="77777777" w:rsidR="00FE5AE5" w:rsidRPr="008B7F71" w:rsidRDefault="00FE5AE5" w:rsidP="00A22871">
      <w:pPr>
        <w:ind w:left="1080"/>
      </w:pPr>
    </w:p>
    <w:p w14:paraId="489E5A67" w14:textId="19906BE8" w:rsidR="00A22871" w:rsidDel="00561266" w:rsidRDefault="00A22871">
      <w:pPr>
        <w:pStyle w:val="NormalParagraph"/>
        <w:numPr>
          <w:ilvl w:val="0"/>
          <w:numId w:val="30"/>
        </w:numPr>
        <w:rPr>
          <w:del w:id="1406" w:author="Gareth Pateman [2]" w:date="2017-08-08T16:03:00Z"/>
        </w:rPr>
        <w:pPrChange w:id="1407" w:author="Gareth Pateman [2]" w:date="2017-08-08T16:03:00Z">
          <w:pPr>
            <w:pStyle w:val="NormalParagraph"/>
          </w:pPr>
        </w:pPrChange>
      </w:pPr>
      <w:r>
        <w:t>Reference where the property is a collection/array and is defined by another object.</w:t>
      </w:r>
    </w:p>
    <w:p w14:paraId="72D09CCA" w14:textId="7165658A" w:rsidR="00BB2A3C" w:rsidDel="00561266" w:rsidRDefault="00BB2A3C">
      <w:pPr>
        <w:pStyle w:val="NormalParagraph"/>
        <w:numPr>
          <w:ilvl w:val="0"/>
          <w:numId w:val="30"/>
        </w:numPr>
        <w:rPr>
          <w:del w:id="1408" w:author="Gareth Pateman [2]" w:date="2017-08-08T16:04:00Z"/>
        </w:rPr>
        <w:pPrChange w:id="1409" w:author="Gareth Pateman [2]" w:date="2017-08-08T16:03:00Z">
          <w:pPr>
            <w:pStyle w:val="NormalParagraph"/>
          </w:pPr>
        </w:pPrChange>
      </w:pPr>
    </w:p>
    <w:p w14:paraId="10A3A726" w14:textId="77777777" w:rsidR="00561266" w:rsidRDefault="00561266">
      <w:pPr>
        <w:pStyle w:val="NormalParagraph"/>
        <w:numPr>
          <w:ilvl w:val="0"/>
          <w:numId w:val="30"/>
        </w:numPr>
        <w:rPr>
          <w:ins w:id="1410" w:author="Gareth Pateman [2]" w:date="2017-08-08T16:04:00Z"/>
        </w:rPr>
        <w:pPrChange w:id="1411" w:author="Gareth Pateman [2]" w:date="2017-08-08T16:04:00Z">
          <w:pPr>
            <w:pStyle w:val="NormalParagraph"/>
          </w:pPr>
        </w:pPrChange>
      </w:pPr>
    </w:p>
    <w:p w14:paraId="31C88130" w14:textId="4AE364ED" w:rsidR="0043276D" w:rsidRDefault="00A22871">
      <w:pPr>
        <w:pStyle w:val="NormalParagraph"/>
        <w:numPr>
          <w:ilvl w:val="0"/>
          <w:numId w:val="30"/>
        </w:numPr>
        <w:pPrChange w:id="1412" w:author="Gareth Pateman [2]" w:date="2017-08-08T16:04:00Z">
          <w:pPr>
            <w:pStyle w:val="NormalParagraph"/>
          </w:pPr>
        </w:pPrChange>
      </w:pPr>
      <w:r>
        <w:t xml:space="preserve">Validation applied to the property, including enumeration, property length and use of regular expressions to validate format. </w:t>
      </w:r>
    </w:p>
    <w:p w14:paraId="376A8223" w14:textId="4D590A8C" w:rsidR="00A22871" w:rsidRDefault="00A22871" w:rsidP="002F254C">
      <w:pPr>
        <w:pStyle w:val="NOTE"/>
        <w:rPr>
          <w:ins w:id="1413" w:author="Gareth Pateman [2]" w:date="2017-08-08T16:01:00Z"/>
        </w:rPr>
      </w:pPr>
      <w:r>
        <w:t>Note</w:t>
      </w:r>
      <w:r w:rsidR="0043276D">
        <w:t>:</w:t>
      </w:r>
      <w:r w:rsidR="0043276D">
        <w:tab/>
        <w:t>A</w:t>
      </w:r>
      <w:r>
        <w:t>ll String properties have a default maximum length of 256 characters unless specified otherwise.</w:t>
      </w:r>
    </w:p>
    <w:p w14:paraId="6BF67B57" w14:textId="23C68CDC" w:rsidR="00720C55" w:rsidRDefault="00720C55">
      <w:pPr>
        <w:spacing w:before="0"/>
        <w:jc w:val="left"/>
        <w:rPr>
          <w:ins w:id="1414" w:author="Gareth Pateman [2]" w:date="2017-08-08T16:01:00Z"/>
          <w:szCs w:val="22"/>
          <w:lang w:eastAsia="en-GB" w:bidi="ar-SA"/>
        </w:rPr>
      </w:pPr>
      <w:ins w:id="1415" w:author="Gareth Pateman [2]" w:date="2017-08-08T16:01:00Z">
        <w:r>
          <w:br w:type="page"/>
        </w:r>
      </w:ins>
    </w:p>
    <w:p w14:paraId="131695F0" w14:textId="77777777" w:rsidR="00720C55" w:rsidRDefault="00720C55" w:rsidP="002F254C">
      <w:pPr>
        <w:pStyle w:val="NOTE"/>
      </w:pPr>
    </w:p>
    <w:p w14:paraId="3FE80566" w14:textId="77777777" w:rsidR="00A22871" w:rsidRDefault="00A22871" w:rsidP="002F254C">
      <w:pPr>
        <w:pStyle w:val="Heading2"/>
      </w:pPr>
      <w:bookmarkStart w:id="1416" w:name="_Toc459720532"/>
      <w:bookmarkStart w:id="1417" w:name="_Toc459720652"/>
      <w:bookmarkStart w:id="1418" w:name="_Toc459720769"/>
      <w:bookmarkStart w:id="1419" w:name="_Toc459720886"/>
      <w:bookmarkStart w:id="1420" w:name="_Toc459721004"/>
      <w:bookmarkStart w:id="1421" w:name="_Transactions_APIs"/>
      <w:bookmarkStart w:id="1422" w:name="_Transactions_API"/>
      <w:bookmarkStart w:id="1423" w:name="_Toc513209437"/>
      <w:bookmarkEnd w:id="1416"/>
      <w:bookmarkEnd w:id="1417"/>
      <w:bookmarkEnd w:id="1418"/>
      <w:bookmarkEnd w:id="1419"/>
      <w:bookmarkEnd w:id="1420"/>
      <w:bookmarkEnd w:id="1421"/>
      <w:bookmarkEnd w:id="1422"/>
      <w:r>
        <w:t>Transactions API</w:t>
      </w:r>
      <w:bookmarkEnd w:id="1423"/>
    </w:p>
    <w:p w14:paraId="4324013B" w14:textId="77777777" w:rsidR="00A22871" w:rsidRDefault="00A22871" w:rsidP="002F254C">
      <w:pPr>
        <w:pStyle w:val="NormalParagraph"/>
      </w:pPr>
      <w:r>
        <w:t>The Transactions API is used for all operations involving mobile money financial transactions. This currently covers:</w:t>
      </w:r>
    </w:p>
    <w:p w14:paraId="575012D8" w14:textId="77777777" w:rsidR="00A22871" w:rsidRDefault="00A22871" w:rsidP="002F254C">
      <w:pPr>
        <w:pStyle w:val="ListBullet1"/>
      </w:pPr>
      <w:r>
        <w:t>Creating a Transaction (</w:t>
      </w:r>
      <w:r w:rsidRPr="00C52E22">
        <w:rPr>
          <w:b/>
        </w:rPr>
        <w:t>POST</w:t>
      </w:r>
      <w:r>
        <w:t>)</w:t>
      </w:r>
    </w:p>
    <w:p w14:paraId="35EFBD37" w14:textId="77777777" w:rsidR="00A22871" w:rsidRDefault="00A22871" w:rsidP="002F254C">
      <w:pPr>
        <w:pStyle w:val="ListBullet1"/>
      </w:pPr>
      <w:r>
        <w:t>Returning a representation of one or more transactions (</w:t>
      </w:r>
      <w:r w:rsidRPr="00C52E22">
        <w:rPr>
          <w:b/>
        </w:rPr>
        <w:t>GET</w:t>
      </w:r>
      <w:r>
        <w:t>)</w:t>
      </w:r>
    </w:p>
    <w:p w14:paraId="493AAB2A" w14:textId="77777777" w:rsidR="00A22871" w:rsidRDefault="00A22871" w:rsidP="002F254C">
      <w:pPr>
        <w:pStyle w:val="NormalParagraph"/>
      </w:pPr>
      <w:r>
        <w:t>Transactions are used for a wide range of use cases including Merchant Payments, International Transfers, Domestic Transfers and agent cash-in/cash-out. Reversals and Adjustments are also treated as Transactions.</w:t>
      </w:r>
    </w:p>
    <w:p w14:paraId="09E51F85" w14:textId="77777777" w:rsidR="006270F9" w:rsidRDefault="00A22871" w:rsidP="002F254C">
      <w:pPr>
        <w:pStyle w:val="NormalParagraph"/>
        <w:rPr>
          <w:ins w:id="1424" w:author="Gareth Pateman" w:date="2018-04-10T16:23:00Z"/>
        </w:rPr>
      </w:pPr>
      <w:del w:id="1425" w:author="Gareth Pateman" w:date="2018-04-10T16:23:00Z">
        <w:r w:rsidDel="006270F9">
          <w:delText>URI is consistent for all transactions and</w:delText>
        </w:r>
      </w:del>
      <w:ins w:id="1426" w:author="Gareth Pateman" w:date="2018-04-10T16:23:00Z">
        <w:r w:rsidR="006270F9">
          <w:t xml:space="preserve">and the URI can be one of two </w:t>
        </w:r>
      </w:ins>
      <w:del w:id="1427" w:author="Gareth Pateman" w:date="2018-04-10T16:23:00Z">
        <w:r w:rsidDel="006270F9">
          <w:delText xml:space="preserve"> </w:delText>
        </w:r>
      </w:del>
      <w:r>
        <w:t>format</w:t>
      </w:r>
      <w:ins w:id="1428" w:author="Gareth Pateman" w:date="2018-04-10T16:23:00Z">
        <w:r w:rsidR="006270F9">
          <w:t>s</w:t>
        </w:r>
      </w:ins>
      <w:del w:id="1429" w:author="Gareth Pateman" w:date="2018-04-10T16:23:00Z">
        <w:r w:rsidDel="006270F9">
          <w:delText xml:space="preserve"> is</w:delText>
        </w:r>
      </w:del>
      <w:ins w:id="1430" w:author="Gareth Pateman" w:date="2018-04-10T16:23:00Z">
        <w:r w:rsidR="006270F9">
          <w:t>:</w:t>
        </w:r>
      </w:ins>
      <w:r>
        <w:t xml:space="preserve"> </w:t>
      </w:r>
    </w:p>
    <w:p w14:paraId="6AC54F55" w14:textId="74AD1F0E" w:rsidR="00A22871" w:rsidRDefault="00A22871" w:rsidP="006270F9">
      <w:pPr>
        <w:pStyle w:val="NormalParagraph"/>
        <w:numPr>
          <w:ilvl w:val="0"/>
          <w:numId w:val="32"/>
        </w:numPr>
        <w:rPr>
          <w:ins w:id="1431" w:author="Gareth Pateman" w:date="2018-04-10T16:24:00Z"/>
        </w:rPr>
      </w:pPr>
      <w:r w:rsidRPr="00D74B87">
        <w:rPr>
          <w:b/>
        </w:rPr>
        <w:t>/</w:t>
      </w:r>
      <w:r>
        <w:rPr>
          <w:b/>
        </w:rPr>
        <w:t>t</w:t>
      </w:r>
      <w:r w:rsidRPr="00D74B87">
        <w:rPr>
          <w:b/>
        </w:rPr>
        <w:t>ransactions</w:t>
      </w:r>
      <w:r>
        <w:t>.</w:t>
      </w:r>
      <w:ins w:id="1432" w:author="Gareth Pateman" w:date="2018-04-10T16:24:00Z">
        <w:r w:rsidR="006270F9">
          <w:t xml:space="preserve"> Can be used for GET and POST.</w:t>
        </w:r>
      </w:ins>
    </w:p>
    <w:p w14:paraId="308D5AF1" w14:textId="6CD42565" w:rsidR="006270F9" w:rsidRDefault="006270F9">
      <w:pPr>
        <w:pStyle w:val="NormalParagraph"/>
        <w:numPr>
          <w:ilvl w:val="0"/>
          <w:numId w:val="32"/>
        </w:numPr>
        <w:pPrChange w:id="1433" w:author="Gareth Pateman" w:date="2018-04-10T16:23:00Z">
          <w:pPr>
            <w:pStyle w:val="NormalParagraph"/>
          </w:pPr>
        </w:pPrChange>
      </w:pPr>
      <w:ins w:id="1434" w:author="Gareth Pateman" w:date="2018-04-10T16:24:00Z">
        <w:r>
          <w:rPr>
            <w:b/>
          </w:rPr>
          <w:t>/transactions/type/{transactiontype}</w:t>
        </w:r>
        <w:r w:rsidRPr="006270F9">
          <w:rPr>
            <w:rPrChange w:id="1435" w:author="Gareth Pateman" w:date="2018-04-10T16:24:00Z">
              <w:rPr>
                <w:b/>
              </w:rPr>
            </w:rPrChange>
          </w:rPr>
          <w:t>.</w:t>
        </w:r>
        <w:r>
          <w:t xml:space="preserve"> </w:t>
        </w:r>
      </w:ins>
      <w:ins w:id="1436" w:author="Gareth Pateman" w:date="2018-04-10T16:30:00Z">
        <w:r w:rsidR="007D5369">
          <w:t xml:space="preserve">POST only. </w:t>
        </w:r>
      </w:ins>
      <w:ins w:id="1437" w:author="Gareth Pateman" w:date="2018-04-10T16:24:00Z">
        <w:r>
          <w:t>An alternative to the above URI. It can be used when the providers API Gat</w:t>
        </w:r>
      </w:ins>
      <w:ins w:id="1438" w:author="Gareth Pateman" w:date="2018-04-10T16:25:00Z">
        <w:r>
          <w:t>eway requires that the transaction type is identified in the URL. When this URI is used, the Transaction Type does not need to be supplied in the request body.</w:t>
        </w:r>
      </w:ins>
    </w:p>
    <w:p w14:paraId="2E81715B" w14:textId="77777777" w:rsidR="00A22871" w:rsidRDefault="00A22871" w:rsidP="002F254C">
      <w:pPr>
        <w:pStyle w:val="NormalParagraph"/>
      </w:pPr>
      <w:r>
        <w:t>The specific resource can be identified by Transaction Reference as per below:</w:t>
      </w:r>
    </w:p>
    <w:tbl>
      <w:tblPr>
        <w:tblStyle w:val="TableGrid"/>
        <w:tblW w:w="0" w:type="auto"/>
        <w:tblLook w:val="04A0" w:firstRow="1" w:lastRow="0" w:firstColumn="1" w:lastColumn="0" w:noHBand="0" w:noVBand="1"/>
      </w:tblPr>
      <w:tblGrid>
        <w:gridCol w:w="1668"/>
        <w:gridCol w:w="2311"/>
        <w:gridCol w:w="4776"/>
      </w:tblGrid>
      <w:tr w:rsidR="00A22871" w:rsidRPr="00EC43E9" w14:paraId="21E7901E" w14:textId="77777777" w:rsidTr="00A22871">
        <w:tc>
          <w:tcPr>
            <w:tcW w:w="1668" w:type="dxa"/>
            <w:shd w:val="clear" w:color="auto" w:fill="EEECE1" w:themeFill="background2"/>
          </w:tcPr>
          <w:p w14:paraId="36E6851A" w14:textId="77777777" w:rsidR="00A22871" w:rsidRPr="00EC43E9" w:rsidRDefault="00A22871" w:rsidP="00A22871">
            <w:pPr>
              <w:rPr>
                <w:b/>
              </w:rPr>
            </w:pPr>
            <w:r w:rsidRPr="00EC43E9">
              <w:rPr>
                <w:b/>
              </w:rPr>
              <w:t>Operation</w:t>
            </w:r>
          </w:p>
        </w:tc>
        <w:tc>
          <w:tcPr>
            <w:tcW w:w="2311" w:type="dxa"/>
            <w:shd w:val="clear" w:color="auto" w:fill="EEECE1" w:themeFill="background2"/>
          </w:tcPr>
          <w:p w14:paraId="448D1681" w14:textId="77777777" w:rsidR="00A22871" w:rsidRPr="00EC43E9" w:rsidRDefault="00A22871" w:rsidP="00A22871">
            <w:pPr>
              <w:rPr>
                <w:b/>
              </w:rPr>
            </w:pPr>
            <w:r w:rsidRPr="00EC43E9">
              <w:rPr>
                <w:b/>
              </w:rPr>
              <w:t>Identifier</w:t>
            </w:r>
          </w:p>
        </w:tc>
        <w:tc>
          <w:tcPr>
            <w:tcW w:w="4776" w:type="dxa"/>
            <w:shd w:val="clear" w:color="auto" w:fill="EEECE1" w:themeFill="background2"/>
          </w:tcPr>
          <w:p w14:paraId="73A52774" w14:textId="77777777" w:rsidR="00A22871" w:rsidRPr="00EC43E9" w:rsidRDefault="00A22871" w:rsidP="00A22871">
            <w:pPr>
              <w:rPr>
                <w:b/>
              </w:rPr>
            </w:pPr>
            <w:r w:rsidRPr="00EC43E9">
              <w:rPr>
                <w:b/>
              </w:rPr>
              <w:t>Identifier Placement</w:t>
            </w:r>
          </w:p>
        </w:tc>
      </w:tr>
      <w:tr w:rsidR="00A22871" w14:paraId="047C3C33" w14:textId="77777777" w:rsidTr="00A22871">
        <w:tc>
          <w:tcPr>
            <w:tcW w:w="1668" w:type="dxa"/>
          </w:tcPr>
          <w:p w14:paraId="4B9095DB" w14:textId="77777777" w:rsidR="00A22871" w:rsidRPr="002F254C" w:rsidRDefault="00A22871" w:rsidP="00A22871">
            <w:pPr>
              <w:rPr>
                <w:sz w:val="20"/>
              </w:rPr>
            </w:pPr>
            <w:r w:rsidRPr="002F254C">
              <w:rPr>
                <w:sz w:val="20"/>
              </w:rPr>
              <w:t>GET</w:t>
            </w:r>
          </w:p>
        </w:tc>
        <w:tc>
          <w:tcPr>
            <w:tcW w:w="2311" w:type="dxa"/>
          </w:tcPr>
          <w:p w14:paraId="04D1CCED" w14:textId="77777777" w:rsidR="00A22871" w:rsidRPr="002F254C" w:rsidRDefault="00A22871" w:rsidP="00A22871">
            <w:pPr>
              <w:rPr>
                <w:sz w:val="20"/>
              </w:rPr>
            </w:pPr>
            <w:r w:rsidRPr="002F254C">
              <w:rPr>
                <w:sz w:val="20"/>
              </w:rPr>
              <w:t xml:space="preserve">Transaction Reference </w:t>
            </w:r>
          </w:p>
        </w:tc>
        <w:tc>
          <w:tcPr>
            <w:tcW w:w="4776" w:type="dxa"/>
          </w:tcPr>
          <w:p w14:paraId="7FAF55D1" w14:textId="77777777" w:rsidR="00A22871" w:rsidRPr="002F254C" w:rsidRDefault="00A22871" w:rsidP="00A22871">
            <w:pPr>
              <w:rPr>
                <w:sz w:val="20"/>
              </w:rPr>
            </w:pPr>
            <w:r w:rsidRPr="002F254C">
              <w:rPr>
                <w:sz w:val="20"/>
              </w:rPr>
              <w:t xml:space="preserve">The format is </w:t>
            </w:r>
            <w:r w:rsidRPr="002F254C">
              <w:rPr>
                <w:b/>
                <w:sz w:val="20"/>
              </w:rPr>
              <w:t>/transactions</w:t>
            </w:r>
            <w:r w:rsidRPr="002F254C">
              <w:rPr>
                <w:b/>
                <w:i/>
                <w:sz w:val="20"/>
              </w:rPr>
              <w:t>/{Transaction Reference}</w:t>
            </w:r>
          </w:p>
        </w:tc>
      </w:tr>
    </w:tbl>
    <w:p w14:paraId="2D1E1B03" w14:textId="77777777" w:rsidR="00A22871" w:rsidRDefault="00A22871" w:rsidP="00A22871"/>
    <w:p w14:paraId="76FF1B8D" w14:textId="77777777" w:rsidR="00A22871" w:rsidRDefault="00A22871" w:rsidP="002F254C">
      <w:pPr>
        <w:pStyle w:val="NormalParagraph"/>
      </w:pPr>
      <w:r>
        <w:t>The object definition for Transactions as provided below:</w:t>
      </w:r>
    </w:p>
    <w:tbl>
      <w:tblPr>
        <w:tblStyle w:val="PlainTable21"/>
        <w:tblW w:w="8798"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ayout w:type="fixed"/>
        <w:tblLook w:val="04A0" w:firstRow="1" w:lastRow="0" w:firstColumn="1" w:lastColumn="0" w:noHBand="0" w:noVBand="1"/>
        <w:tblPrChange w:id="1439" w:author="Gareth Pateman" w:date="2018-04-18T16:16:00Z">
          <w:tblPr>
            <w:tblStyle w:val="PlainTable21"/>
            <w:tblW w:w="8789"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ook w:val="04A0" w:firstRow="1" w:lastRow="0" w:firstColumn="1" w:lastColumn="0" w:noHBand="0" w:noVBand="1"/>
          </w:tblPr>
        </w:tblPrChange>
      </w:tblPr>
      <w:tblGrid>
        <w:gridCol w:w="1555"/>
        <w:gridCol w:w="1275"/>
        <w:gridCol w:w="2127"/>
        <w:gridCol w:w="708"/>
        <w:gridCol w:w="1418"/>
        <w:gridCol w:w="1715"/>
        <w:tblGridChange w:id="1440">
          <w:tblGrid>
            <w:gridCol w:w="1555"/>
            <w:gridCol w:w="1275"/>
            <w:gridCol w:w="2127"/>
            <w:gridCol w:w="708"/>
            <w:gridCol w:w="1418"/>
            <w:gridCol w:w="1715"/>
          </w:tblGrid>
        </w:tblGridChange>
      </w:tblGrid>
      <w:tr w:rsidR="00A22871" w:rsidRPr="00D267CA" w14:paraId="70F21F5C" w14:textId="77777777" w:rsidTr="00C25A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8" w:type="dxa"/>
            <w:gridSpan w:val="6"/>
            <w:shd w:val="clear" w:color="auto" w:fill="F2F2F2" w:themeFill="background1" w:themeFillShade="F2"/>
            <w:tcPrChange w:id="1441" w:author="Gareth Pateman" w:date="2018-04-18T16:16:00Z">
              <w:tcPr>
                <w:tcW w:w="8789" w:type="dxa"/>
                <w:gridSpan w:val="6"/>
                <w:shd w:val="clear" w:color="auto" w:fill="F2F2F2" w:themeFill="background1" w:themeFillShade="F2"/>
              </w:tcPr>
            </w:tcPrChange>
          </w:tcPr>
          <w:p w14:paraId="33D0EBC8" w14:textId="77777777" w:rsidR="00A22871" w:rsidRPr="00D267CA" w:rsidRDefault="00A22871" w:rsidP="00A22871">
            <w:pPr>
              <w:jc w:val="center"/>
              <w:cnfStyle w:val="101000000000" w:firstRow="1" w:lastRow="0" w:firstColumn="1" w:lastColumn="0" w:oddVBand="0" w:evenVBand="0" w:oddHBand="0" w:evenHBand="0" w:firstRowFirstColumn="0" w:firstRowLastColumn="0" w:lastRowFirstColumn="0" w:lastRowLastColumn="0"/>
              <w:rPr>
                <w:sz w:val="20"/>
              </w:rPr>
            </w:pPr>
            <w:r w:rsidRPr="005115BD">
              <w:rPr>
                <w:sz w:val="28"/>
              </w:rPr>
              <w:t>Transaction</w:t>
            </w:r>
            <w:r>
              <w:rPr>
                <w:sz w:val="28"/>
              </w:rPr>
              <w:t xml:space="preserve"> Base</w:t>
            </w:r>
            <w:r w:rsidRPr="005115BD">
              <w:rPr>
                <w:sz w:val="28"/>
              </w:rPr>
              <w:t xml:space="preserve"> Object Properties</w:t>
            </w:r>
          </w:p>
        </w:tc>
      </w:tr>
      <w:tr w:rsidR="00C25AE0" w:rsidRPr="00D267CA" w14:paraId="035B96D8" w14:textId="77777777" w:rsidTr="00C25A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3AA061C" w14:textId="77777777" w:rsidR="00A22871" w:rsidRPr="00195442" w:rsidRDefault="00A22871" w:rsidP="00A22871">
            <w:pPr>
              <w:rPr>
                <w:sz w:val="20"/>
              </w:rPr>
            </w:pPr>
            <w:r w:rsidRPr="00195442">
              <w:rPr>
                <w:sz w:val="20"/>
              </w:rPr>
              <w:t>Name</w:t>
            </w:r>
          </w:p>
        </w:tc>
        <w:tc>
          <w:tcPr>
            <w:tcW w:w="1275" w:type="dxa"/>
          </w:tcPr>
          <w:p w14:paraId="7CB9130B"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Type</w:t>
            </w:r>
          </w:p>
        </w:tc>
        <w:tc>
          <w:tcPr>
            <w:tcW w:w="2127" w:type="dxa"/>
          </w:tcPr>
          <w:p w14:paraId="631C9A02"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Pr>
                <w:b/>
                <w:sz w:val="20"/>
              </w:rPr>
              <w:t>Description</w:t>
            </w:r>
          </w:p>
        </w:tc>
        <w:tc>
          <w:tcPr>
            <w:tcW w:w="708" w:type="dxa"/>
          </w:tcPr>
          <w:p w14:paraId="5B4D393C"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p>
        </w:tc>
        <w:tc>
          <w:tcPr>
            <w:tcW w:w="1418" w:type="dxa"/>
          </w:tcPr>
          <w:p w14:paraId="3C998BF6"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Reference</w:t>
            </w:r>
          </w:p>
        </w:tc>
        <w:tc>
          <w:tcPr>
            <w:tcW w:w="1715" w:type="dxa"/>
          </w:tcPr>
          <w:p w14:paraId="699B3C0C"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Validation</w:t>
            </w:r>
          </w:p>
        </w:tc>
      </w:tr>
      <w:tr w:rsidR="00C25AE0" w:rsidRPr="00D267CA" w14:paraId="1C298158" w14:textId="77777777" w:rsidTr="00C25AE0">
        <w:tc>
          <w:tcPr>
            <w:cnfStyle w:val="001000000000" w:firstRow="0" w:lastRow="0" w:firstColumn="1" w:lastColumn="0" w:oddVBand="0" w:evenVBand="0" w:oddHBand="0" w:evenHBand="0" w:firstRowFirstColumn="0" w:firstRowLastColumn="0" w:lastRowFirstColumn="0" w:lastRowLastColumn="0"/>
            <w:tcW w:w="1555" w:type="dxa"/>
          </w:tcPr>
          <w:p w14:paraId="6BB680F5" w14:textId="6768C6E7" w:rsidR="00A22871" w:rsidRPr="00195442" w:rsidRDefault="00C25AE0">
            <w:pPr>
              <w:jc w:val="left"/>
              <w:rPr>
                <w:sz w:val="20"/>
              </w:rPr>
              <w:pPrChange w:id="1442" w:author="Gareth Pateman" w:date="2018-04-18T16:21:00Z">
                <w:pPr/>
              </w:pPrChange>
            </w:pPr>
            <w:r>
              <w:rPr>
                <w:b w:val="0"/>
                <w:sz w:val="20"/>
              </w:rPr>
              <w:t>a</w:t>
            </w:r>
            <w:r w:rsidR="00A22871">
              <w:rPr>
                <w:b w:val="0"/>
                <w:sz w:val="20"/>
              </w:rPr>
              <w:t>mount</w:t>
            </w:r>
          </w:p>
        </w:tc>
        <w:tc>
          <w:tcPr>
            <w:tcW w:w="1275" w:type="dxa"/>
          </w:tcPr>
          <w:p w14:paraId="537E2273" w14:textId="77777777" w:rsidR="00A22871" w:rsidRPr="00195442" w:rsidRDefault="00A22871" w:rsidP="00A22871">
            <w:pPr>
              <w:cnfStyle w:val="000000000000" w:firstRow="0" w:lastRow="0" w:firstColumn="0" w:lastColumn="0" w:oddVBand="0" w:evenVBand="0" w:oddHBand="0" w:evenHBand="0" w:firstRowFirstColumn="0" w:firstRowLastColumn="0" w:lastRowFirstColumn="0" w:lastRowLastColumn="0"/>
              <w:rPr>
                <w:b/>
                <w:sz w:val="20"/>
              </w:rPr>
            </w:pPr>
            <w:r>
              <w:rPr>
                <w:sz w:val="20"/>
              </w:rPr>
              <w:t>String</w:t>
            </w:r>
          </w:p>
        </w:tc>
        <w:tc>
          <w:tcPr>
            <w:tcW w:w="2127" w:type="dxa"/>
          </w:tcPr>
          <w:p w14:paraId="28FC81E7" w14:textId="77777777" w:rsidR="00A22871" w:rsidRPr="00D74B87"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Principle Transaction Amount</w:t>
            </w:r>
          </w:p>
        </w:tc>
        <w:tc>
          <w:tcPr>
            <w:tcW w:w="708" w:type="dxa"/>
          </w:tcPr>
          <w:p w14:paraId="7A103283" w14:textId="77777777" w:rsidR="00A22871" w:rsidRPr="00536948" w:rsidRDefault="00A22871" w:rsidP="00A22871">
            <w:pPr>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Pr>
                <w:sz w:val="20"/>
              </w:rPr>
              <w:t>M</w:t>
            </w:r>
          </w:p>
          <w:p w14:paraId="5A6EC340" w14:textId="77777777" w:rsidR="00A22871" w:rsidRPr="00195442" w:rsidRDefault="00A22871" w:rsidP="00A22871">
            <w:pPr>
              <w:cnfStyle w:val="000000000000" w:firstRow="0" w:lastRow="0" w:firstColumn="0" w:lastColumn="0" w:oddVBand="0" w:evenVBand="0" w:oddHBand="0" w:evenHBand="0" w:firstRowFirstColumn="0" w:firstRowLastColumn="0" w:lastRowFirstColumn="0" w:lastRowLastColumn="0"/>
              <w:rPr>
                <w:b/>
                <w:sz w:val="20"/>
              </w:rPr>
            </w:pPr>
            <w:r w:rsidRPr="00B52FC7">
              <w:rPr>
                <w:rFonts w:ascii="Wingdings" w:hAnsi="Wingdings" w:cs="Wingdings"/>
                <w:sz w:val="20"/>
              </w:rPr>
              <w:t></w:t>
            </w:r>
            <w:r>
              <w:rPr>
                <w:rFonts w:cs="Wingdings"/>
                <w:sz w:val="20"/>
              </w:rPr>
              <w:t>M</w:t>
            </w:r>
          </w:p>
        </w:tc>
        <w:tc>
          <w:tcPr>
            <w:tcW w:w="1418" w:type="dxa"/>
          </w:tcPr>
          <w:p w14:paraId="66454B3C" w14:textId="77777777" w:rsidR="00A22871" w:rsidRPr="00195442" w:rsidRDefault="00A22871" w:rsidP="00A22871">
            <w:pPr>
              <w:cnfStyle w:val="000000000000" w:firstRow="0" w:lastRow="0" w:firstColumn="0" w:lastColumn="0" w:oddVBand="0" w:evenVBand="0" w:oddHBand="0" w:evenHBand="0" w:firstRowFirstColumn="0" w:firstRowLastColumn="0" w:lastRowFirstColumn="0" w:lastRowLastColumn="0"/>
              <w:rPr>
                <w:b/>
                <w:sz w:val="20"/>
              </w:rPr>
            </w:pPr>
          </w:p>
        </w:tc>
        <w:tc>
          <w:tcPr>
            <w:tcW w:w="1715" w:type="dxa"/>
          </w:tcPr>
          <w:p w14:paraId="0B642699" w14:textId="2D0C38CB" w:rsidR="00A22871" w:rsidRPr="00195442" w:rsidRDefault="004B5D28" w:rsidP="00A22871">
            <w:pPr>
              <w:cnfStyle w:val="000000000000" w:firstRow="0" w:lastRow="0" w:firstColumn="0" w:lastColumn="0" w:oddVBand="0" w:evenVBand="0" w:oddHBand="0" w:evenHBand="0" w:firstRowFirstColumn="0" w:firstRowLastColumn="0" w:lastRowFirstColumn="0" w:lastRowLastColumn="0"/>
              <w:rPr>
                <w:b/>
                <w:sz w:val="20"/>
              </w:rPr>
            </w:pPr>
            <w:ins w:id="1443" w:author="Gareth Pateman" w:date="2018-04-18T12:14:00Z">
              <w:r>
                <w:rPr>
                  <w:sz w:val="20"/>
                </w:rPr>
                <w:t>If supplied, amount must contain two decimal places separated by ‘.’</w:t>
              </w:r>
            </w:ins>
            <w:del w:id="1444" w:author="Gareth Pateman" w:date="2018-04-18T12:14:00Z">
              <w:r w:rsidR="00A22871" w:rsidDel="004B5D28">
                <w:rPr>
                  <w:sz w:val="20"/>
                </w:rPr>
                <w:delText>Regular Expression – please refer to Swagger definition</w:delText>
              </w:r>
            </w:del>
          </w:p>
        </w:tc>
      </w:tr>
      <w:tr w:rsidR="00C25AE0" w:rsidRPr="00D267CA" w14:paraId="763CF852" w14:textId="77777777" w:rsidTr="00C25A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F53C490" w14:textId="524BF28B" w:rsidR="00A22871" w:rsidRPr="00195442" w:rsidRDefault="00C25AE0">
            <w:pPr>
              <w:jc w:val="left"/>
              <w:rPr>
                <w:sz w:val="20"/>
              </w:rPr>
              <w:pPrChange w:id="1445" w:author="Gareth Pateman" w:date="2018-04-18T16:21:00Z">
                <w:pPr/>
              </w:pPrChange>
            </w:pPr>
            <w:r>
              <w:rPr>
                <w:b w:val="0"/>
                <w:sz w:val="20"/>
              </w:rPr>
              <w:t>c</w:t>
            </w:r>
            <w:r w:rsidR="00A22871">
              <w:rPr>
                <w:b w:val="0"/>
                <w:sz w:val="20"/>
              </w:rPr>
              <w:t>urrency</w:t>
            </w:r>
          </w:p>
        </w:tc>
        <w:tc>
          <w:tcPr>
            <w:tcW w:w="1275" w:type="dxa"/>
          </w:tcPr>
          <w:p w14:paraId="4BA8BFF9"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Pr>
                <w:sz w:val="20"/>
              </w:rPr>
              <w:t>String</w:t>
            </w:r>
          </w:p>
        </w:tc>
        <w:tc>
          <w:tcPr>
            <w:tcW w:w="2127" w:type="dxa"/>
          </w:tcPr>
          <w:p w14:paraId="23D99072"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D267CA">
              <w:rPr>
                <w:sz w:val="20"/>
              </w:rPr>
              <w:t>Currency of the principal transaction amount</w:t>
            </w:r>
            <w:r>
              <w:rPr>
                <w:sz w:val="20"/>
              </w:rPr>
              <w:t>.</w:t>
            </w:r>
          </w:p>
        </w:tc>
        <w:tc>
          <w:tcPr>
            <w:tcW w:w="708" w:type="dxa"/>
          </w:tcPr>
          <w:p w14:paraId="6C8728D9" w14:textId="77777777" w:rsidR="00A22871" w:rsidRPr="00536948" w:rsidRDefault="00A22871" w:rsidP="00A22871">
            <w:pPr>
              <w:cnfStyle w:val="000000100000" w:firstRow="0" w:lastRow="0" w:firstColumn="0" w:lastColumn="0" w:oddVBand="0" w:evenVBand="0" w:oddHBand="1" w:evenHBand="0" w:firstRowFirstColumn="0" w:firstRowLastColumn="0" w:lastRowFirstColumn="0" w:lastRowLastColumn="0"/>
              <w:rPr>
                <w:sz w:val="20"/>
              </w:rPr>
            </w:pPr>
            <w:r w:rsidRPr="00E42E58">
              <w:rPr>
                <w:rFonts w:ascii="Wingdings" w:hAnsi="Wingdings" w:cs="Wingdings"/>
                <w:sz w:val="20"/>
              </w:rPr>
              <w:t></w:t>
            </w:r>
            <w:r>
              <w:rPr>
                <w:sz w:val="20"/>
              </w:rPr>
              <w:t>M</w:t>
            </w:r>
          </w:p>
          <w:p w14:paraId="1836F8F5"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B52FC7">
              <w:rPr>
                <w:rFonts w:ascii="Wingdings" w:hAnsi="Wingdings" w:cs="Wingdings"/>
                <w:sz w:val="20"/>
              </w:rPr>
              <w:t></w:t>
            </w:r>
            <w:r w:rsidRPr="00B52FC7">
              <w:rPr>
                <w:rFonts w:cs="Wingdings"/>
                <w:sz w:val="20"/>
              </w:rPr>
              <w:t>M</w:t>
            </w:r>
          </w:p>
        </w:tc>
        <w:tc>
          <w:tcPr>
            <w:tcW w:w="1418" w:type="dxa"/>
          </w:tcPr>
          <w:p w14:paraId="0FF986AE"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p>
        </w:tc>
        <w:tc>
          <w:tcPr>
            <w:tcW w:w="1715" w:type="dxa"/>
          </w:tcPr>
          <w:p w14:paraId="72B0731C" w14:textId="2BE0C360"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Pr>
                <w:sz w:val="20"/>
              </w:rPr>
              <w:t xml:space="preserve">Enumeration = </w:t>
            </w:r>
            <w:hyperlink w:anchor="_ISO_Currency_Codes" w:history="1">
              <w:r w:rsidR="005467AF" w:rsidRPr="00E90944">
                <w:rPr>
                  <w:rStyle w:val="Hyperlink"/>
                  <w:sz w:val="20"/>
                  <w:szCs w:val="20"/>
                </w:rPr>
                <w:t>ISO Currency Codes</w:t>
              </w:r>
            </w:hyperlink>
          </w:p>
        </w:tc>
      </w:tr>
      <w:tr w:rsidR="00C25AE0" w:rsidRPr="00D267CA" w14:paraId="003C75B6" w14:textId="77777777" w:rsidTr="00C25AE0">
        <w:tc>
          <w:tcPr>
            <w:cnfStyle w:val="001000000000" w:firstRow="0" w:lastRow="0" w:firstColumn="1" w:lastColumn="0" w:oddVBand="0" w:evenVBand="0" w:oddHBand="0" w:evenHBand="0" w:firstRowFirstColumn="0" w:firstRowLastColumn="0" w:lastRowFirstColumn="0" w:lastRowLastColumn="0"/>
            <w:tcW w:w="1555" w:type="dxa"/>
          </w:tcPr>
          <w:p w14:paraId="1C0F6B6F" w14:textId="374920D1" w:rsidR="00A22871" w:rsidRDefault="00C25AE0">
            <w:pPr>
              <w:jc w:val="left"/>
              <w:rPr>
                <w:b w:val="0"/>
                <w:sz w:val="20"/>
              </w:rPr>
              <w:pPrChange w:id="1446" w:author="Gareth Pateman" w:date="2018-04-18T16:21:00Z">
                <w:pPr/>
              </w:pPrChange>
            </w:pPr>
            <w:r>
              <w:rPr>
                <w:b w:val="0"/>
                <w:sz w:val="20"/>
              </w:rPr>
              <w:t>t</w:t>
            </w:r>
            <w:r w:rsidR="00A22871">
              <w:rPr>
                <w:b w:val="0"/>
                <w:sz w:val="20"/>
              </w:rPr>
              <w:t>ype</w:t>
            </w:r>
          </w:p>
        </w:tc>
        <w:tc>
          <w:tcPr>
            <w:tcW w:w="1275" w:type="dxa"/>
          </w:tcPr>
          <w:p w14:paraId="16994EBA"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2127" w:type="dxa"/>
          </w:tcPr>
          <w:p w14:paraId="126E0167" w14:textId="6003FE24"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The harmonised Transaction Type</w:t>
            </w:r>
            <w:ins w:id="1447" w:author="Gareth Pateman" w:date="2018-04-10T16:27:00Z">
              <w:r w:rsidR="006270F9">
                <w:rPr>
                  <w:sz w:val="20"/>
                </w:rPr>
                <w:t xml:space="preserve"> (not required if passed in the URL)</w:t>
              </w:r>
            </w:ins>
          </w:p>
        </w:tc>
        <w:tc>
          <w:tcPr>
            <w:tcW w:w="708" w:type="dxa"/>
          </w:tcPr>
          <w:p w14:paraId="21387901" w14:textId="77777777" w:rsidR="00A22871" w:rsidRPr="00536948" w:rsidRDefault="00A22871" w:rsidP="00A22871">
            <w:pPr>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Pr>
                <w:sz w:val="20"/>
              </w:rPr>
              <w:t>M</w:t>
            </w:r>
          </w:p>
          <w:p w14:paraId="0E86D1C4" w14:textId="77777777" w:rsidR="00A22871" w:rsidRPr="00E42E58" w:rsidRDefault="00A22871" w:rsidP="00A22871">
            <w:pPr>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sidRPr="00B52FC7">
              <w:rPr>
                <w:rFonts w:cs="Wingdings"/>
                <w:sz w:val="20"/>
              </w:rPr>
              <w:t>M</w:t>
            </w:r>
          </w:p>
        </w:tc>
        <w:tc>
          <w:tcPr>
            <w:tcW w:w="1418" w:type="dxa"/>
          </w:tcPr>
          <w:p w14:paraId="6529FABB" w14:textId="77777777" w:rsidR="00A22871" w:rsidRPr="00195442" w:rsidRDefault="00A22871" w:rsidP="00A22871">
            <w:pPr>
              <w:cnfStyle w:val="000000000000" w:firstRow="0" w:lastRow="0" w:firstColumn="0" w:lastColumn="0" w:oddVBand="0" w:evenVBand="0" w:oddHBand="0" w:evenHBand="0" w:firstRowFirstColumn="0" w:firstRowLastColumn="0" w:lastRowFirstColumn="0" w:lastRowLastColumn="0"/>
              <w:rPr>
                <w:b/>
                <w:sz w:val="20"/>
              </w:rPr>
            </w:pPr>
          </w:p>
        </w:tc>
        <w:tc>
          <w:tcPr>
            <w:tcW w:w="1715" w:type="dxa"/>
          </w:tcPr>
          <w:p w14:paraId="1684D06C" w14:textId="68B4131D"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 xml:space="preserve">Enumeration = </w:t>
            </w:r>
            <w:hyperlink w:anchor="_Transaction_Types" w:history="1">
              <w:r w:rsidR="005467AF" w:rsidRPr="00C22E5E">
                <w:rPr>
                  <w:rStyle w:val="Hyperlink"/>
                  <w:sz w:val="20"/>
                  <w:szCs w:val="20"/>
                </w:rPr>
                <w:t>Transaction Types</w:t>
              </w:r>
            </w:hyperlink>
          </w:p>
        </w:tc>
      </w:tr>
      <w:tr w:rsidR="00C25AE0" w:rsidRPr="00D267CA" w14:paraId="77E1629D" w14:textId="77777777" w:rsidTr="00C25A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A7C7C9E" w14:textId="744743B7" w:rsidR="00A22871" w:rsidRDefault="00C25AE0">
            <w:pPr>
              <w:jc w:val="left"/>
              <w:rPr>
                <w:sz w:val="20"/>
              </w:rPr>
              <w:pPrChange w:id="1448" w:author="Gareth Pateman" w:date="2018-04-18T16:21:00Z">
                <w:pPr/>
              </w:pPrChange>
            </w:pPr>
            <w:r>
              <w:rPr>
                <w:b w:val="0"/>
                <w:sz w:val="20"/>
              </w:rPr>
              <w:t>s</w:t>
            </w:r>
            <w:r w:rsidR="00A22871" w:rsidRPr="00D267CA">
              <w:rPr>
                <w:b w:val="0"/>
                <w:sz w:val="20"/>
              </w:rPr>
              <w:t>ub</w:t>
            </w:r>
            <w:r>
              <w:rPr>
                <w:b w:val="0"/>
                <w:sz w:val="20"/>
              </w:rPr>
              <w:t>T</w:t>
            </w:r>
            <w:r w:rsidR="00A22871" w:rsidRPr="00D267CA">
              <w:rPr>
                <w:b w:val="0"/>
                <w:sz w:val="20"/>
              </w:rPr>
              <w:t>ype</w:t>
            </w:r>
          </w:p>
        </w:tc>
        <w:tc>
          <w:tcPr>
            <w:tcW w:w="1275" w:type="dxa"/>
          </w:tcPr>
          <w:p w14:paraId="04C58767"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sidRPr="00D267CA">
              <w:rPr>
                <w:sz w:val="20"/>
              </w:rPr>
              <w:t>String</w:t>
            </w:r>
          </w:p>
        </w:tc>
        <w:tc>
          <w:tcPr>
            <w:tcW w:w="2127" w:type="dxa"/>
          </w:tcPr>
          <w:p w14:paraId="28E83FA7"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sidRPr="00E95DA0">
              <w:rPr>
                <w:sz w:val="20"/>
              </w:rPr>
              <w:t xml:space="preserve">A </w:t>
            </w:r>
            <w:r>
              <w:rPr>
                <w:sz w:val="20"/>
              </w:rPr>
              <w:t xml:space="preserve">non-harmonised </w:t>
            </w:r>
            <w:r w:rsidRPr="00E95DA0">
              <w:rPr>
                <w:sz w:val="20"/>
              </w:rPr>
              <w:t xml:space="preserve">sub-classification of </w:t>
            </w:r>
            <w:r>
              <w:rPr>
                <w:sz w:val="20"/>
              </w:rPr>
              <w:t xml:space="preserve">the </w:t>
            </w:r>
            <w:r w:rsidRPr="00E95DA0">
              <w:rPr>
                <w:sz w:val="20"/>
              </w:rPr>
              <w:t>type</w:t>
            </w:r>
            <w:r>
              <w:rPr>
                <w:sz w:val="20"/>
              </w:rPr>
              <w:t xml:space="preserve"> of transaction</w:t>
            </w:r>
            <w:r w:rsidRPr="00E95DA0">
              <w:rPr>
                <w:sz w:val="20"/>
              </w:rPr>
              <w:t xml:space="preserve">. Values are not fixed and usage will vary </w:t>
            </w:r>
            <w:r w:rsidRPr="00E95DA0">
              <w:rPr>
                <w:sz w:val="20"/>
              </w:rPr>
              <w:lastRenderedPageBreak/>
              <w:t>according to Provider.</w:t>
            </w:r>
          </w:p>
        </w:tc>
        <w:tc>
          <w:tcPr>
            <w:tcW w:w="708" w:type="dxa"/>
          </w:tcPr>
          <w:p w14:paraId="70DEBD36" w14:textId="77777777" w:rsidR="00A22871" w:rsidRPr="00536948" w:rsidRDefault="00A22871" w:rsidP="00A22871">
            <w:pPr>
              <w:cnfStyle w:val="000000100000" w:firstRow="0" w:lastRow="0" w:firstColumn="0" w:lastColumn="0" w:oddVBand="0" w:evenVBand="0" w:oddHBand="1" w:evenHBand="0" w:firstRowFirstColumn="0" w:firstRowLastColumn="0" w:lastRowFirstColumn="0" w:lastRowLastColumn="0"/>
              <w:rPr>
                <w:sz w:val="20"/>
              </w:rPr>
            </w:pPr>
            <w:r w:rsidRPr="00E42E58">
              <w:rPr>
                <w:rFonts w:ascii="Wingdings" w:hAnsi="Wingdings" w:cs="Wingdings"/>
                <w:sz w:val="20"/>
              </w:rPr>
              <w:lastRenderedPageBreak/>
              <w:t></w:t>
            </w:r>
            <w:r>
              <w:rPr>
                <w:sz w:val="20"/>
              </w:rPr>
              <w:t>O</w:t>
            </w:r>
          </w:p>
          <w:p w14:paraId="2C0DAEC3" w14:textId="77777777" w:rsidR="00A22871" w:rsidRPr="00E42E58" w:rsidRDefault="00A22871" w:rsidP="00A22871">
            <w:pPr>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Pr>
                <w:rFonts w:cs="Wingdings"/>
                <w:sz w:val="20"/>
              </w:rPr>
              <w:t>O</w:t>
            </w:r>
          </w:p>
        </w:tc>
        <w:tc>
          <w:tcPr>
            <w:tcW w:w="1418" w:type="dxa"/>
          </w:tcPr>
          <w:p w14:paraId="23F64948"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c>
          <w:tcPr>
            <w:tcW w:w="1715" w:type="dxa"/>
          </w:tcPr>
          <w:p w14:paraId="3A660BD9"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r>
      <w:tr w:rsidR="00C25AE0" w:rsidRPr="00D267CA" w14:paraId="268F0C68" w14:textId="77777777" w:rsidTr="00C25AE0">
        <w:tc>
          <w:tcPr>
            <w:cnfStyle w:val="001000000000" w:firstRow="0" w:lastRow="0" w:firstColumn="1" w:lastColumn="0" w:oddVBand="0" w:evenVBand="0" w:oddHBand="0" w:evenHBand="0" w:firstRowFirstColumn="0" w:firstRowLastColumn="0" w:lastRowFirstColumn="0" w:lastRowLastColumn="0"/>
            <w:tcW w:w="1555" w:type="dxa"/>
          </w:tcPr>
          <w:p w14:paraId="1C9118A0" w14:textId="6B99F9C3" w:rsidR="00A22871" w:rsidRDefault="00C25AE0">
            <w:pPr>
              <w:jc w:val="left"/>
              <w:rPr>
                <w:b w:val="0"/>
                <w:sz w:val="20"/>
              </w:rPr>
              <w:pPrChange w:id="1449" w:author="Gareth Pateman" w:date="2018-04-18T16:21:00Z">
                <w:pPr/>
              </w:pPrChange>
            </w:pPr>
            <w:r>
              <w:rPr>
                <w:b w:val="0"/>
                <w:sz w:val="20"/>
              </w:rPr>
              <w:t>t</w:t>
            </w:r>
            <w:r w:rsidR="00A22871">
              <w:rPr>
                <w:b w:val="0"/>
                <w:sz w:val="20"/>
              </w:rPr>
              <w:t xml:space="preserve">ransactionStatus </w:t>
            </w:r>
          </w:p>
        </w:tc>
        <w:tc>
          <w:tcPr>
            <w:tcW w:w="1275" w:type="dxa"/>
          </w:tcPr>
          <w:p w14:paraId="056A61B5"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2127" w:type="dxa"/>
          </w:tcPr>
          <w:p w14:paraId="5D331D57"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 xml:space="preserve">Indicates the status of the transaction as stored by the API provider.  </w:t>
            </w:r>
          </w:p>
        </w:tc>
        <w:tc>
          <w:tcPr>
            <w:tcW w:w="708" w:type="dxa"/>
          </w:tcPr>
          <w:p w14:paraId="0CF9827A" w14:textId="77777777" w:rsidR="00A22871" w:rsidRPr="00536948" w:rsidRDefault="00A22871" w:rsidP="00A22871">
            <w:pPr>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Pr>
                <w:sz w:val="20"/>
              </w:rPr>
              <w:t>NA</w:t>
            </w:r>
          </w:p>
          <w:p w14:paraId="5B0F3D10" w14:textId="77777777" w:rsidR="00A22871" w:rsidRPr="00E42E58" w:rsidRDefault="00A22871" w:rsidP="00A22871">
            <w:pPr>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Pr>
                <w:rFonts w:cs="Wingdings"/>
                <w:sz w:val="20"/>
              </w:rPr>
              <w:t>M</w:t>
            </w:r>
          </w:p>
        </w:tc>
        <w:tc>
          <w:tcPr>
            <w:tcW w:w="1418" w:type="dxa"/>
          </w:tcPr>
          <w:p w14:paraId="72A6783C"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c>
          <w:tcPr>
            <w:tcW w:w="1715" w:type="dxa"/>
          </w:tcPr>
          <w:p w14:paraId="775F8570"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r>
      <w:tr w:rsidR="00C25AE0" w:rsidRPr="00D267CA" w14:paraId="38855D80" w14:textId="77777777" w:rsidTr="00C25A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8DBA8DA" w14:textId="0FC0FB64" w:rsidR="00A22871" w:rsidRPr="00D267CA" w:rsidRDefault="00C25AE0">
            <w:pPr>
              <w:jc w:val="left"/>
              <w:rPr>
                <w:b w:val="0"/>
                <w:sz w:val="20"/>
              </w:rPr>
              <w:pPrChange w:id="1450" w:author="Gareth Pateman" w:date="2018-04-18T16:21:00Z">
                <w:pPr/>
              </w:pPrChange>
            </w:pPr>
            <w:r>
              <w:rPr>
                <w:b w:val="0"/>
                <w:sz w:val="20"/>
              </w:rPr>
              <w:t>d</w:t>
            </w:r>
            <w:r w:rsidR="00A22871">
              <w:rPr>
                <w:b w:val="0"/>
                <w:sz w:val="20"/>
              </w:rPr>
              <w:t>escription</w:t>
            </w:r>
            <w:r w:rsidR="00A22871" w:rsidRPr="00D267CA">
              <w:rPr>
                <w:b w:val="0"/>
                <w:sz w:val="20"/>
              </w:rPr>
              <w:t>Text</w:t>
            </w:r>
          </w:p>
        </w:tc>
        <w:tc>
          <w:tcPr>
            <w:tcW w:w="1275" w:type="dxa"/>
          </w:tcPr>
          <w:p w14:paraId="7DE9A070"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sidRPr="00D267CA">
              <w:rPr>
                <w:sz w:val="20"/>
              </w:rPr>
              <w:t>String</w:t>
            </w:r>
          </w:p>
        </w:tc>
        <w:tc>
          <w:tcPr>
            <w:tcW w:w="2127" w:type="dxa"/>
          </w:tcPr>
          <w:p w14:paraId="06BCE273"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sidRPr="00D267CA">
              <w:rPr>
                <w:sz w:val="20"/>
              </w:rPr>
              <w:t>Free format text description of the transaction provided by the client. This can be provided as a reference for the receiver on the SMS and on the account statement.</w:t>
            </w:r>
          </w:p>
        </w:tc>
        <w:tc>
          <w:tcPr>
            <w:tcW w:w="708" w:type="dxa"/>
          </w:tcPr>
          <w:p w14:paraId="17480FB3" w14:textId="77777777" w:rsidR="00A22871" w:rsidRPr="00536948" w:rsidRDefault="00A22871" w:rsidP="00A22871">
            <w:pPr>
              <w:cnfStyle w:val="000000100000" w:firstRow="0" w:lastRow="0" w:firstColumn="0" w:lastColumn="0" w:oddVBand="0" w:evenVBand="0" w:oddHBand="1" w:evenHBand="0" w:firstRowFirstColumn="0" w:firstRowLastColumn="0" w:lastRowFirstColumn="0" w:lastRowLastColumn="0"/>
              <w:rPr>
                <w:sz w:val="20"/>
              </w:rPr>
            </w:pPr>
            <w:r w:rsidRPr="00E42E58">
              <w:rPr>
                <w:rFonts w:ascii="Wingdings" w:hAnsi="Wingdings" w:cs="Wingdings"/>
                <w:sz w:val="20"/>
              </w:rPr>
              <w:t></w:t>
            </w:r>
            <w:r w:rsidRPr="00536948">
              <w:rPr>
                <w:sz w:val="20"/>
              </w:rPr>
              <w:t>O</w:t>
            </w:r>
          </w:p>
          <w:p w14:paraId="428F092A" w14:textId="77777777" w:rsidR="00A22871" w:rsidRPr="00536948" w:rsidRDefault="00A22871" w:rsidP="00A22871">
            <w:pPr>
              <w:cnfStyle w:val="000000100000" w:firstRow="0" w:lastRow="0" w:firstColumn="0" w:lastColumn="0" w:oddVBand="0" w:evenVBand="0" w:oddHBand="1" w:evenHBand="0" w:firstRowFirstColumn="0" w:firstRowLastColumn="0" w:lastRowFirstColumn="0" w:lastRowLastColumn="0"/>
              <w:rPr>
                <w:sz w:val="20"/>
              </w:rPr>
            </w:pPr>
            <w:r w:rsidRPr="00B52FC7">
              <w:rPr>
                <w:rFonts w:ascii="Wingdings" w:hAnsi="Wingdings" w:cs="Wingdings"/>
                <w:sz w:val="20"/>
              </w:rPr>
              <w:t></w:t>
            </w:r>
            <w:r w:rsidRPr="00B52FC7">
              <w:rPr>
                <w:rFonts w:cs="Wingdings"/>
                <w:sz w:val="20"/>
              </w:rPr>
              <w:t>O</w:t>
            </w:r>
          </w:p>
        </w:tc>
        <w:tc>
          <w:tcPr>
            <w:tcW w:w="1418" w:type="dxa"/>
          </w:tcPr>
          <w:p w14:paraId="045F6083"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c>
          <w:tcPr>
            <w:tcW w:w="1715" w:type="dxa"/>
          </w:tcPr>
          <w:p w14:paraId="5A06234E"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r>
      <w:tr w:rsidR="00C25AE0" w:rsidRPr="00D267CA" w14:paraId="4CAE2394" w14:textId="77777777" w:rsidTr="00C25AE0">
        <w:tc>
          <w:tcPr>
            <w:cnfStyle w:val="001000000000" w:firstRow="0" w:lastRow="0" w:firstColumn="1" w:lastColumn="0" w:oddVBand="0" w:evenVBand="0" w:oddHBand="0" w:evenHBand="0" w:firstRowFirstColumn="0" w:firstRowLastColumn="0" w:lastRowFirstColumn="0" w:lastRowLastColumn="0"/>
            <w:tcW w:w="1555" w:type="dxa"/>
          </w:tcPr>
          <w:p w14:paraId="6F60BC22" w14:textId="732596EE" w:rsidR="00A22871" w:rsidRPr="00D267CA" w:rsidRDefault="00C25AE0">
            <w:pPr>
              <w:jc w:val="left"/>
              <w:rPr>
                <w:b w:val="0"/>
                <w:sz w:val="20"/>
              </w:rPr>
              <w:pPrChange w:id="1451" w:author="Gareth Pateman" w:date="2018-04-18T16:21:00Z">
                <w:pPr/>
              </w:pPrChange>
            </w:pPr>
            <w:r>
              <w:rPr>
                <w:b w:val="0"/>
                <w:sz w:val="20"/>
              </w:rPr>
              <w:t>r</w:t>
            </w:r>
            <w:r w:rsidR="00A22871" w:rsidRPr="00D267CA">
              <w:rPr>
                <w:b w:val="0"/>
                <w:sz w:val="20"/>
              </w:rPr>
              <w:t>equestDate</w:t>
            </w:r>
          </w:p>
        </w:tc>
        <w:tc>
          <w:tcPr>
            <w:tcW w:w="1275" w:type="dxa"/>
          </w:tcPr>
          <w:p w14:paraId="6D1E4CE0"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sidRPr="00D267CA">
              <w:rPr>
                <w:sz w:val="20"/>
              </w:rPr>
              <w:t>DateTime</w:t>
            </w:r>
          </w:p>
        </w:tc>
        <w:tc>
          <w:tcPr>
            <w:tcW w:w="2127" w:type="dxa"/>
          </w:tcPr>
          <w:p w14:paraId="3E781633"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sidRPr="00D267CA">
              <w:rPr>
                <w:sz w:val="20"/>
              </w:rPr>
              <w:t>The creation date and time of the transaction as supplied by the client.</w:t>
            </w:r>
          </w:p>
        </w:tc>
        <w:tc>
          <w:tcPr>
            <w:tcW w:w="708" w:type="dxa"/>
          </w:tcPr>
          <w:p w14:paraId="1FF880DD" w14:textId="77777777" w:rsidR="00A22871" w:rsidRPr="00536948" w:rsidRDefault="00A22871" w:rsidP="00A22871">
            <w:pPr>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sidRPr="00536948">
              <w:rPr>
                <w:sz w:val="20"/>
              </w:rPr>
              <w:t>M</w:t>
            </w:r>
          </w:p>
          <w:p w14:paraId="1B746C10" w14:textId="77777777" w:rsidR="00A22871" w:rsidRPr="00536948" w:rsidRDefault="00A22871" w:rsidP="00A22871">
            <w:pPr>
              <w:cnfStyle w:val="000000000000" w:firstRow="0" w:lastRow="0" w:firstColumn="0" w:lastColumn="0" w:oddVBand="0" w:evenVBand="0" w:oddHBand="0" w:evenHBand="0" w:firstRowFirstColumn="0" w:firstRowLastColumn="0" w:lastRowFirstColumn="0" w:lastRowLastColumn="0"/>
              <w:rPr>
                <w:sz w:val="20"/>
              </w:rPr>
            </w:pPr>
            <w:r w:rsidRPr="00B52FC7">
              <w:rPr>
                <w:rFonts w:ascii="Wingdings" w:hAnsi="Wingdings" w:cs="Wingdings"/>
                <w:sz w:val="20"/>
              </w:rPr>
              <w:t></w:t>
            </w:r>
            <w:r>
              <w:rPr>
                <w:rFonts w:cs="Wingdings"/>
                <w:sz w:val="20"/>
              </w:rPr>
              <w:t>M</w:t>
            </w:r>
            <w:r w:rsidRPr="00536948" w:rsidDel="00785489">
              <w:rPr>
                <w:sz w:val="20"/>
              </w:rPr>
              <w:t xml:space="preserve"> </w:t>
            </w:r>
          </w:p>
        </w:tc>
        <w:tc>
          <w:tcPr>
            <w:tcW w:w="1418" w:type="dxa"/>
          </w:tcPr>
          <w:p w14:paraId="5C626A1E"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c>
          <w:tcPr>
            <w:tcW w:w="1715" w:type="dxa"/>
          </w:tcPr>
          <w:p w14:paraId="468DE59A"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r>
      <w:tr w:rsidR="00C25AE0" w:rsidRPr="00D267CA" w14:paraId="36EC7C19" w14:textId="77777777" w:rsidTr="00C25A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F97CE6A" w14:textId="67165634" w:rsidR="00A22871" w:rsidRPr="00D267CA" w:rsidRDefault="00A22871">
            <w:pPr>
              <w:jc w:val="left"/>
              <w:rPr>
                <w:b w:val="0"/>
                <w:sz w:val="20"/>
              </w:rPr>
              <w:pPrChange w:id="1452" w:author="Gareth Pateman" w:date="2018-04-18T16:21:00Z">
                <w:pPr/>
              </w:pPrChange>
            </w:pPr>
            <w:del w:id="1453" w:author="Gareth Pateman" w:date="2018-04-18T16:14:00Z">
              <w:r w:rsidDel="007E4B18">
                <w:rPr>
                  <w:b w:val="0"/>
                  <w:sz w:val="20"/>
                </w:rPr>
                <w:delText>Date Created</w:delText>
              </w:r>
            </w:del>
            <w:r w:rsidR="00756539">
              <w:rPr>
                <w:b w:val="0"/>
                <w:sz w:val="20"/>
              </w:rPr>
              <w:t>c</w:t>
            </w:r>
            <w:ins w:id="1454" w:author="Gareth Pateman" w:date="2018-04-18T16:14:00Z">
              <w:r w:rsidR="007E4B18">
                <w:rPr>
                  <w:b w:val="0"/>
                  <w:sz w:val="20"/>
                </w:rPr>
                <w:t>reat</w:t>
              </w:r>
            </w:ins>
            <w:ins w:id="1455" w:author="Gareth Pateman" w:date="2018-04-18T16:15:00Z">
              <w:r w:rsidR="007E4B18">
                <w:rPr>
                  <w:b w:val="0"/>
                  <w:sz w:val="20"/>
                </w:rPr>
                <w:t>ionDate</w:t>
              </w:r>
            </w:ins>
          </w:p>
        </w:tc>
        <w:tc>
          <w:tcPr>
            <w:tcW w:w="1275" w:type="dxa"/>
          </w:tcPr>
          <w:p w14:paraId="0DD696B2"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sidRPr="00D267CA">
              <w:rPr>
                <w:sz w:val="20"/>
              </w:rPr>
              <w:t>DateTime</w:t>
            </w:r>
          </w:p>
        </w:tc>
        <w:tc>
          <w:tcPr>
            <w:tcW w:w="2127" w:type="dxa"/>
          </w:tcPr>
          <w:p w14:paraId="7C5FEA80"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Date and time when the transaction was created by the API Provider</w:t>
            </w:r>
          </w:p>
        </w:tc>
        <w:tc>
          <w:tcPr>
            <w:tcW w:w="708" w:type="dxa"/>
          </w:tcPr>
          <w:p w14:paraId="06B4276A" w14:textId="77777777" w:rsidR="00A22871" w:rsidRPr="00536948" w:rsidRDefault="00A22871" w:rsidP="00A22871">
            <w:pPr>
              <w:cnfStyle w:val="000000100000" w:firstRow="0" w:lastRow="0" w:firstColumn="0" w:lastColumn="0" w:oddVBand="0" w:evenVBand="0" w:oddHBand="1" w:evenHBand="0" w:firstRowFirstColumn="0" w:firstRowLastColumn="0" w:lastRowFirstColumn="0" w:lastRowLastColumn="0"/>
              <w:rPr>
                <w:sz w:val="20"/>
              </w:rPr>
            </w:pPr>
            <w:r w:rsidRPr="00057300">
              <w:rPr>
                <w:rFonts w:ascii="Wingdings" w:hAnsi="Wingdings" w:cs="Wingdings"/>
                <w:sz w:val="20"/>
              </w:rPr>
              <w:t></w:t>
            </w:r>
            <w:r>
              <w:rPr>
                <w:sz w:val="20"/>
              </w:rPr>
              <w:t>NA</w:t>
            </w:r>
          </w:p>
          <w:p w14:paraId="4858CB2C" w14:textId="77777777" w:rsidR="00A22871" w:rsidRPr="00536948" w:rsidRDefault="00A22871" w:rsidP="00A22871">
            <w:pPr>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057300">
              <w:rPr>
                <w:rFonts w:ascii="Wingdings" w:hAnsi="Wingdings" w:cs="Wingdings"/>
                <w:sz w:val="20"/>
              </w:rPr>
              <w:t></w:t>
            </w:r>
            <w:r w:rsidRPr="00057300">
              <w:rPr>
                <w:rFonts w:cs="Wingdings"/>
                <w:sz w:val="20"/>
              </w:rPr>
              <w:t>O</w:t>
            </w:r>
          </w:p>
        </w:tc>
        <w:tc>
          <w:tcPr>
            <w:tcW w:w="1418" w:type="dxa"/>
          </w:tcPr>
          <w:p w14:paraId="117743A2"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c>
          <w:tcPr>
            <w:tcW w:w="1715" w:type="dxa"/>
          </w:tcPr>
          <w:p w14:paraId="276A5FDD"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r>
      <w:tr w:rsidR="00C25AE0" w:rsidRPr="00D267CA" w14:paraId="6B7EDEEB" w14:textId="77777777" w:rsidTr="00C25AE0">
        <w:tc>
          <w:tcPr>
            <w:cnfStyle w:val="001000000000" w:firstRow="0" w:lastRow="0" w:firstColumn="1" w:lastColumn="0" w:oddVBand="0" w:evenVBand="0" w:oddHBand="0" w:evenHBand="0" w:firstRowFirstColumn="0" w:firstRowLastColumn="0" w:lastRowFirstColumn="0" w:lastRowLastColumn="0"/>
            <w:tcW w:w="1555" w:type="dxa"/>
          </w:tcPr>
          <w:p w14:paraId="2961AA9E" w14:textId="23405744" w:rsidR="00A22871" w:rsidRPr="00D267CA" w:rsidRDefault="00A22871">
            <w:pPr>
              <w:jc w:val="left"/>
              <w:rPr>
                <w:b w:val="0"/>
                <w:sz w:val="20"/>
              </w:rPr>
              <w:pPrChange w:id="1456" w:author="Gareth Pateman" w:date="2018-04-18T16:21:00Z">
                <w:pPr/>
              </w:pPrChange>
            </w:pPr>
            <w:del w:id="1457" w:author="Gareth Pateman" w:date="2018-04-18T16:16:00Z">
              <w:r w:rsidDel="007E4B18">
                <w:rPr>
                  <w:b w:val="0"/>
                  <w:sz w:val="20"/>
                </w:rPr>
                <w:delText>Date Modified</w:delText>
              </w:r>
            </w:del>
            <w:r w:rsidR="00756539">
              <w:rPr>
                <w:b w:val="0"/>
                <w:sz w:val="20"/>
              </w:rPr>
              <w:t>m</w:t>
            </w:r>
            <w:ins w:id="1458" w:author="Gareth Pateman" w:date="2018-04-18T16:16:00Z">
              <w:r w:rsidR="007E4B18">
                <w:rPr>
                  <w:b w:val="0"/>
                  <w:sz w:val="20"/>
                </w:rPr>
                <w:t>odificationDate</w:t>
              </w:r>
            </w:ins>
          </w:p>
        </w:tc>
        <w:tc>
          <w:tcPr>
            <w:tcW w:w="1275" w:type="dxa"/>
          </w:tcPr>
          <w:p w14:paraId="22DB3994"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sidRPr="00D267CA">
              <w:rPr>
                <w:sz w:val="20"/>
              </w:rPr>
              <w:t>DateTime</w:t>
            </w:r>
          </w:p>
        </w:tc>
        <w:tc>
          <w:tcPr>
            <w:tcW w:w="2127" w:type="dxa"/>
          </w:tcPr>
          <w:p w14:paraId="4F3CB5DC"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Date and time when the transaction was modified by the API Provider</w:t>
            </w:r>
          </w:p>
        </w:tc>
        <w:tc>
          <w:tcPr>
            <w:tcW w:w="708" w:type="dxa"/>
          </w:tcPr>
          <w:p w14:paraId="6719A39E" w14:textId="77777777" w:rsidR="00A22871" w:rsidRPr="00536948" w:rsidRDefault="00A22871" w:rsidP="00A22871">
            <w:pPr>
              <w:cnfStyle w:val="000000000000" w:firstRow="0" w:lastRow="0" w:firstColumn="0" w:lastColumn="0" w:oddVBand="0" w:evenVBand="0" w:oddHBand="0" w:evenHBand="0" w:firstRowFirstColumn="0" w:firstRowLastColumn="0" w:lastRowFirstColumn="0" w:lastRowLastColumn="0"/>
              <w:rPr>
                <w:sz w:val="20"/>
              </w:rPr>
            </w:pPr>
            <w:r w:rsidRPr="00057300">
              <w:rPr>
                <w:rFonts w:ascii="Wingdings" w:hAnsi="Wingdings" w:cs="Wingdings"/>
                <w:sz w:val="20"/>
              </w:rPr>
              <w:t></w:t>
            </w:r>
            <w:r>
              <w:rPr>
                <w:sz w:val="20"/>
              </w:rPr>
              <w:t>NA</w:t>
            </w:r>
          </w:p>
          <w:p w14:paraId="5DA6D769" w14:textId="77777777" w:rsidR="00A22871" w:rsidRPr="00057300" w:rsidRDefault="00A22871" w:rsidP="00A22871">
            <w:pPr>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057300">
              <w:rPr>
                <w:rFonts w:ascii="Wingdings" w:hAnsi="Wingdings" w:cs="Wingdings"/>
                <w:sz w:val="20"/>
              </w:rPr>
              <w:t></w:t>
            </w:r>
            <w:r w:rsidRPr="00057300">
              <w:rPr>
                <w:rFonts w:cs="Wingdings"/>
                <w:sz w:val="20"/>
              </w:rPr>
              <w:t>O</w:t>
            </w:r>
          </w:p>
        </w:tc>
        <w:tc>
          <w:tcPr>
            <w:tcW w:w="1418" w:type="dxa"/>
          </w:tcPr>
          <w:p w14:paraId="64A2D060"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c>
          <w:tcPr>
            <w:tcW w:w="1715" w:type="dxa"/>
          </w:tcPr>
          <w:p w14:paraId="5520EF08"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r>
      <w:tr w:rsidR="00C25AE0" w:rsidRPr="00D267CA" w14:paraId="3782C6E8" w14:textId="77777777" w:rsidTr="00C25A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D3AD57A" w14:textId="5220B1D7" w:rsidR="00A22871" w:rsidRPr="00D267CA" w:rsidRDefault="00756539">
            <w:pPr>
              <w:jc w:val="left"/>
              <w:rPr>
                <w:b w:val="0"/>
                <w:sz w:val="20"/>
              </w:rPr>
              <w:pPrChange w:id="1459" w:author="Gareth Pateman" w:date="2018-04-18T16:21:00Z">
                <w:pPr/>
              </w:pPrChange>
            </w:pPr>
            <w:r>
              <w:rPr>
                <w:b w:val="0"/>
                <w:sz w:val="20"/>
              </w:rPr>
              <w:t>t</w:t>
            </w:r>
            <w:r w:rsidR="00A22871" w:rsidRPr="00D267CA">
              <w:rPr>
                <w:b w:val="0"/>
                <w:sz w:val="20"/>
              </w:rPr>
              <w:t>ransactionReference</w:t>
            </w:r>
          </w:p>
        </w:tc>
        <w:tc>
          <w:tcPr>
            <w:tcW w:w="1275" w:type="dxa"/>
          </w:tcPr>
          <w:p w14:paraId="551CB01E"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sidRPr="00D267CA">
              <w:rPr>
                <w:sz w:val="20"/>
              </w:rPr>
              <w:t>String</w:t>
            </w:r>
          </w:p>
        </w:tc>
        <w:tc>
          <w:tcPr>
            <w:tcW w:w="2127" w:type="dxa"/>
          </w:tcPr>
          <w:p w14:paraId="489D400C"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sidRPr="00D267CA">
              <w:rPr>
                <w:sz w:val="20"/>
              </w:rPr>
              <w:t>Unique reference for the transaction. This is returned in the response by API provider.</w:t>
            </w:r>
            <w:r>
              <w:rPr>
                <w:sz w:val="20"/>
              </w:rPr>
              <w:t xml:space="preserve"> </w:t>
            </w:r>
          </w:p>
        </w:tc>
        <w:tc>
          <w:tcPr>
            <w:tcW w:w="708" w:type="dxa"/>
          </w:tcPr>
          <w:p w14:paraId="53AEDB55" w14:textId="77777777" w:rsidR="00A22871" w:rsidRPr="00536948" w:rsidRDefault="00A22871" w:rsidP="00A22871">
            <w:pPr>
              <w:cnfStyle w:val="000000100000" w:firstRow="0" w:lastRow="0" w:firstColumn="0" w:lastColumn="0" w:oddVBand="0" w:evenVBand="0" w:oddHBand="1" w:evenHBand="0" w:firstRowFirstColumn="0" w:firstRowLastColumn="0" w:lastRowFirstColumn="0" w:lastRowLastColumn="0"/>
              <w:rPr>
                <w:sz w:val="20"/>
              </w:rPr>
            </w:pPr>
            <w:r w:rsidRPr="00E42E58">
              <w:rPr>
                <w:rFonts w:ascii="Wingdings" w:hAnsi="Wingdings" w:cs="Wingdings"/>
                <w:sz w:val="20"/>
              </w:rPr>
              <w:t></w:t>
            </w:r>
            <w:r>
              <w:rPr>
                <w:sz w:val="20"/>
              </w:rPr>
              <w:t>NA</w:t>
            </w:r>
          </w:p>
          <w:p w14:paraId="762136F3" w14:textId="77777777" w:rsidR="00A22871" w:rsidRPr="00536948" w:rsidRDefault="00A22871" w:rsidP="00A22871">
            <w:pPr>
              <w:cnfStyle w:val="000000100000" w:firstRow="0" w:lastRow="0" w:firstColumn="0" w:lastColumn="0" w:oddVBand="0" w:evenVBand="0" w:oddHBand="1" w:evenHBand="0" w:firstRowFirstColumn="0" w:firstRowLastColumn="0" w:lastRowFirstColumn="0" w:lastRowLastColumn="0"/>
              <w:rPr>
                <w:sz w:val="20"/>
              </w:rPr>
            </w:pPr>
            <w:r w:rsidRPr="00B52FC7">
              <w:rPr>
                <w:rFonts w:ascii="Wingdings" w:hAnsi="Wingdings" w:cs="Wingdings"/>
                <w:sz w:val="20"/>
              </w:rPr>
              <w:t></w:t>
            </w:r>
            <w:r>
              <w:rPr>
                <w:rFonts w:cs="Wingdings"/>
                <w:sz w:val="20"/>
              </w:rPr>
              <w:t>M</w:t>
            </w:r>
          </w:p>
        </w:tc>
        <w:tc>
          <w:tcPr>
            <w:tcW w:w="1418" w:type="dxa"/>
          </w:tcPr>
          <w:p w14:paraId="7345F7C5"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c>
          <w:tcPr>
            <w:tcW w:w="1715" w:type="dxa"/>
          </w:tcPr>
          <w:p w14:paraId="5E3F2532"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r>
      <w:tr w:rsidR="00C25AE0" w:rsidRPr="00D267CA" w14:paraId="0A6033EC" w14:textId="77777777" w:rsidTr="00C25AE0">
        <w:tc>
          <w:tcPr>
            <w:cnfStyle w:val="001000000000" w:firstRow="0" w:lastRow="0" w:firstColumn="1" w:lastColumn="0" w:oddVBand="0" w:evenVBand="0" w:oddHBand="0" w:evenHBand="0" w:firstRowFirstColumn="0" w:firstRowLastColumn="0" w:lastRowFirstColumn="0" w:lastRowLastColumn="0"/>
            <w:tcW w:w="1555" w:type="dxa"/>
          </w:tcPr>
          <w:p w14:paraId="2F1580A8" w14:textId="4AD949D3" w:rsidR="00A22871" w:rsidRPr="00D267CA" w:rsidRDefault="00756539">
            <w:pPr>
              <w:jc w:val="left"/>
              <w:rPr>
                <w:b w:val="0"/>
                <w:sz w:val="20"/>
              </w:rPr>
              <w:pPrChange w:id="1460" w:author="Gareth Pateman" w:date="2018-04-18T16:21:00Z">
                <w:pPr/>
              </w:pPrChange>
            </w:pPr>
            <w:r>
              <w:rPr>
                <w:b w:val="0"/>
                <w:sz w:val="20"/>
              </w:rPr>
              <w:t>t</w:t>
            </w:r>
            <w:r w:rsidR="00A22871">
              <w:rPr>
                <w:b w:val="0"/>
                <w:sz w:val="20"/>
              </w:rPr>
              <w:t xml:space="preserve">ransactionReceipt </w:t>
            </w:r>
          </w:p>
        </w:tc>
        <w:tc>
          <w:tcPr>
            <w:tcW w:w="1275" w:type="dxa"/>
          </w:tcPr>
          <w:p w14:paraId="66F586B8"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2127" w:type="dxa"/>
          </w:tcPr>
          <w:p w14:paraId="743E2AF0"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Transaction receipt number as notified to the parties. This may differ from the Transaction Reference.</w:t>
            </w:r>
          </w:p>
        </w:tc>
        <w:tc>
          <w:tcPr>
            <w:tcW w:w="708" w:type="dxa"/>
          </w:tcPr>
          <w:p w14:paraId="10024130" w14:textId="77777777" w:rsidR="00A22871" w:rsidRPr="00536948" w:rsidRDefault="00A22871" w:rsidP="00A22871">
            <w:pPr>
              <w:cnfStyle w:val="000000000000" w:firstRow="0" w:lastRow="0" w:firstColumn="0" w:lastColumn="0" w:oddVBand="0" w:evenVBand="0" w:oddHBand="0" w:evenHBand="0" w:firstRowFirstColumn="0" w:firstRowLastColumn="0" w:lastRowFirstColumn="0" w:lastRowLastColumn="0"/>
              <w:rPr>
                <w:sz w:val="20"/>
              </w:rPr>
            </w:pPr>
            <w:r w:rsidRPr="00057300">
              <w:rPr>
                <w:rFonts w:ascii="Wingdings" w:hAnsi="Wingdings" w:cs="Wingdings"/>
                <w:sz w:val="20"/>
              </w:rPr>
              <w:t></w:t>
            </w:r>
            <w:r>
              <w:rPr>
                <w:sz w:val="20"/>
              </w:rPr>
              <w:t>NA</w:t>
            </w:r>
          </w:p>
          <w:p w14:paraId="418B75A0" w14:textId="77777777" w:rsidR="00A22871" w:rsidRPr="00536948" w:rsidRDefault="00A22871" w:rsidP="00A22871">
            <w:pPr>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057300">
              <w:rPr>
                <w:rFonts w:ascii="Wingdings" w:hAnsi="Wingdings" w:cs="Wingdings"/>
                <w:sz w:val="20"/>
              </w:rPr>
              <w:t></w:t>
            </w:r>
            <w:r>
              <w:rPr>
                <w:rFonts w:cs="Wingdings"/>
                <w:sz w:val="20"/>
              </w:rPr>
              <w:t>O</w:t>
            </w:r>
          </w:p>
        </w:tc>
        <w:tc>
          <w:tcPr>
            <w:tcW w:w="1418" w:type="dxa"/>
          </w:tcPr>
          <w:p w14:paraId="1E2C54E4"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c>
          <w:tcPr>
            <w:tcW w:w="1715" w:type="dxa"/>
          </w:tcPr>
          <w:p w14:paraId="25C17989"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r>
      <w:tr w:rsidR="00C25AE0" w:rsidRPr="00D267CA" w14:paraId="2DED4024" w14:textId="77777777" w:rsidTr="00C25A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7B48C39" w14:textId="24895C55" w:rsidR="00A22871" w:rsidRDefault="00C25AE0">
            <w:pPr>
              <w:jc w:val="left"/>
              <w:rPr>
                <w:b w:val="0"/>
                <w:sz w:val="20"/>
              </w:rPr>
              <w:pPrChange w:id="1461" w:author="Gareth Pateman" w:date="2018-04-18T16:21:00Z">
                <w:pPr/>
              </w:pPrChange>
            </w:pPr>
            <w:r>
              <w:rPr>
                <w:b w:val="0"/>
                <w:sz w:val="20"/>
              </w:rPr>
              <w:t>r</w:t>
            </w:r>
            <w:r w:rsidR="00A22871">
              <w:rPr>
                <w:b w:val="0"/>
                <w:sz w:val="20"/>
              </w:rPr>
              <w:t>equestingOrganisationTransactionReference</w:t>
            </w:r>
          </w:p>
        </w:tc>
        <w:tc>
          <w:tcPr>
            <w:tcW w:w="1275" w:type="dxa"/>
          </w:tcPr>
          <w:p w14:paraId="547435FB"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2127" w:type="dxa"/>
          </w:tcPr>
          <w:p w14:paraId="0947BEC5"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A reference provided by the requesting organisation that is to be associated with the transaction.</w:t>
            </w:r>
          </w:p>
        </w:tc>
        <w:tc>
          <w:tcPr>
            <w:tcW w:w="708" w:type="dxa"/>
          </w:tcPr>
          <w:p w14:paraId="206E4437" w14:textId="77777777" w:rsidR="00A22871" w:rsidRPr="00536948" w:rsidRDefault="00A22871" w:rsidP="00A22871">
            <w:pPr>
              <w:cnfStyle w:val="000000100000" w:firstRow="0" w:lastRow="0" w:firstColumn="0" w:lastColumn="0" w:oddVBand="0" w:evenVBand="0" w:oddHBand="1" w:evenHBand="0" w:firstRowFirstColumn="0" w:firstRowLastColumn="0" w:lastRowFirstColumn="0" w:lastRowLastColumn="0"/>
              <w:rPr>
                <w:sz w:val="20"/>
              </w:rPr>
            </w:pPr>
            <w:r w:rsidRPr="00E42E58">
              <w:rPr>
                <w:rFonts w:ascii="Wingdings" w:hAnsi="Wingdings" w:cs="Wingdings"/>
                <w:sz w:val="20"/>
              </w:rPr>
              <w:t></w:t>
            </w:r>
            <w:r w:rsidRPr="00536948">
              <w:rPr>
                <w:sz w:val="20"/>
              </w:rPr>
              <w:t>O</w:t>
            </w:r>
          </w:p>
          <w:p w14:paraId="413BB1BF" w14:textId="77777777" w:rsidR="00A22871" w:rsidRPr="00057300" w:rsidRDefault="00A22871" w:rsidP="00A22871">
            <w:pPr>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sidRPr="00B52FC7">
              <w:rPr>
                <w:rFonts w:cs="Wingdings"/>
                <w:sz w:val="20"/>
              </w:rPr>
              <w:t>O</w:t>
            </w:r>
          </w:p>
        </w:tc>
        <w:tc>
          <w:tcPr>
            <w:tcW w:w="1418" w:type="dxa"/>
          </w:tcPr>
          <w:p w14:paraId="2A1EB5F8"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c>
          <w:tcPr>
            <w:tcW w:w="1715" w:type="dxa"/>
          </w:tcPr>
          <w:p w14:paraId="7737ACCE"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r>
      <w:tr w:rsidR="00C25AE0" w:rsidRPr="00D267CA" w14:paraId="3A377A93" w14:textId="77777777" w:rsidTr="00C25AE0">
        <w:tc>
          <w:tcPr>
            <w:cnfStyle w:val="001000000000" w:firstRow="0" w:lastRow="0" w:firstColumn="1" w:lastColumn="0" w:oddVBand="0" w:evenVBand="0" w:oddHBand="0" w:evenHBand="0" w:firstRowFirstColumn="0" w:firstRowLastColumn="0" w:lastRowFirstColumn="0" w:lastRowLastColumn="0"/>
            <w:tcW w:w="1555" w:type="dxa"/>
          </w:tcPr>
          <w:p w14:paraId="01C26EBD" w14:textId="00C19CB4" w:rsidR="00A22871" w:rsidRPr="00D267CA" w:rsidRDefault="00C25AE0">
            <w:pPr>
              <w:jc w:val="left"/>
              <w:rPr>
                <w:b w:val="0"/>
                <w:sz w:val="20"/>
              </w:rPr>
              <w:pPrChange w:id="1462" w:author="Gareth Pateman" w:date="2018-04-18T16:21:00Z">
                <w:pPr/>
              </w:pPrChange>
            </w:pPr>
            <w:r>
              <w:rPr>
                <w:b w:val="0"/>
                <w:sz w:val="20"/>
              </w:rPr>
              <w:t>o</w:t>
            </w:r>
            <w:r w:rsidR="00A22871" w:rsidRPr="00D267CA">
              <w:rPr>
                <w:b w:val="0"/>
                <w:sz w:val="20"/>
              </w:rPr>
              <w:t>neTimeCode</w:t>
            </w:r>
          </w:p>
        </w:tc>
        <w:tc>
          <w:tcPr>
            <w:tcW w:w="1275" w:type="dxa"/>
          </w:tcPr>
          <w:p w14:paraId="1B1EEAFB"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2127" w:type="dxa"/>
          </w:tcPr>
          <w:p w14:paraId="0C295A02"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sidRPr="00D267CA">
              <w:rPr>
                <w:sz w:val="20"/>
              </w:rPr>
              <w:t>A one-time code that can be supplied in the request or can be generated in the response depending upon the use case.</w:t>
            </w:r>
          </w:p>
        </w:tc>
        <w:tc>
          <w:tcPr>
            <w:tcW w:w="708" w:type="dxa"/>
          </w:tcPr>
          <w:p w14:paraId="296EB966" w14:textId="77777777" w:rsidR="00A22871" w:rsidRPr="00536948" w:rsidRDefault="00A22871" w:rsidP="00A22871">
            <w:pPr>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sidRPr="00536948">
              <w:rPr>
                <w:sz w:val="20"/>
              </w:rPr>
              <w:t>O</w:t>
            </w:r>
          </w:p>
          <w:p w14:paraId="17CB3A26" w14:textId="77777777" w:rsidR="00A22871" w:rsidRPr="00536948" w:rsidRDefault="00A22871" w:rsidP="00A22871">
            <w:pPr>
              <w:cnfStyle w:val="000000000000" w:firstRow="0" w:lastRow="0" w:firstColumn="0" w:lastColumn="0" w:oddVBand="0" w:evenVBand="0" w:oddHBand="0" w:evenHBand="0" w:firstRowFirstColumn="0" w:firstRowLastColumn="0" w:lastRowFirstColumn="0" w:lastRowLastColumn="0"/>
              <w:rPr>
                <w:sz w:val="20"/>
              </w:rPr>
            </w:pPr>
            <w:r w:rsidRPr="00B52FC7">
              <w:rPr>
                <w:rFonts w:ascii="Wingdings" w:hAnsi="Wingdings" w:cs="Wingdings"/>
                <w:sz w:val="20"/>
              </w:rPr>
              <w:t></w:t>
            </w:r>
            <w:r w:rsidRPr="00B52FC7">
              <w:rPr>
                <w:rFonts w:cs="Wingdings"/>
                <w:sz w:val="20"/>
              </w:rPr>
              <w:t>O</w:t>
            </w:r>
            <w:r w:rsidRPr="00536948" w:rsidDel="00536948">
              <w:rPr>
                <w:sz w:val="20"/>
              </w:rPr>
              <w:t xml:space="preserve"> </w:t>
            </w:r>
          </w:p>
        </w:tc>
        <w:tc>
          <w:tcPr>
            <w:tcW w:w="1418" w:type="dxa"/>
          </w:tcPr>
          <w:p w14:paraId="6A829134"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c>
          <w:tcPr>
            <w:tcW w:w="1715" w:type="dxa"/>
          </w:tcPr>
          <w:p w14:paraId="2E096A15"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r>
      <w:tr w:rsidR="00C25AE0" w:rsidRPr="00D267CA" w14:paraId="71EC1E66" w14:textId="77777777" w:rsidTr="00C25A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D663629" w14:textId="204E9E58" w:rsidR="00A22871" w:rsidRPr="00D267CA" w:rsidRDefault="00C25AE0">
            <w:pPr>
              <w:jc w:val="left"/>
              <w:rPr>
                <w:b w:val="0"/>
                <w:sz w:val="20"/>
              </w:rPr>
              <w:pPrChange w:id="1463" w:author="Gareth Pateman" w:date="2018-04-18T16:21:00Z">
                <w:pPr/>
              </w:pPrChange>
            </w:pPr>
            <w:r>
              <w:rPr>
                <w:b w:val="0"/>
                <w:sz w:val="20"/>
              </w:rPr>
              <w:t>g</w:t>
            </w:r>
            <w:r w:rsidR="00A22871">
              <w:rPr>
                <w:b w:val="0"/>
                <w:sz w:val="20"/>
              </w:rPr>
              <w:t>eoCode</w:t>
            </w:r>
          </w:p>
        </w:tc>
        <w:tc>
          <w:tcPr>
            <w:tcW w:w="1275" w:type="dxa"/>
          </w:tcPr>
          <w:p w14:paraId="5538BE27"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2127" w:type="dxa"/>
          </w:tcPr>
          <w:p w14:paraId="7CE3B05C"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sidRPr="00D267CA">
              <w:rPr>
                <w:sz w:val="20"/>
              </w:rPr>
              <w:t>Indicates the geographic location from where the transaction was initiated</w:t>
            </w:r>
            <w:r>
              <w:rPr>
                <w:sz w:val="20"/>
              </w:rPr>
              <w:t>.</w:t>
            </w:r>
          </w:p>
        </w:tc>
        <w:tc>
          <w:tcPr>
            <w:tcW w:w="708" w:type="dxa"/>
          </w:tcPr>
          <w:p w14:paraId="45F1C397" w14:textId="77777777" w:rsidR="00A22871" w:rsidRPr="00536948" w:rsidRDefault="00A22871" w:rsidP="00A22871">
            <w:pPr>
              <w:cnfStyle w:val="000000100000" w:firstRow="0" w:lastRow="0" w:firstColumn="0" w:lastColumn="0" w:oddVBand="0" w:evenVBand="0" w:oddHBand="1" w:evenHBand="0" w:firstRowFirstColumn="0" w:firstRowLastColumn="0" w:lastRowFirstColumn="0" w:lastRowLastColumn="0"/>
              <w:rPr>
                <w:sz w:val="20"/>
              </w:rPr>
            </w:pPr>
            <w:r w:rsidRPr="00E42E58">
              <w:rPr>
                <w:rFonts w:ascii="Wingdings" w:hAnsi="Wingdings" w:cs="Wingdings"/>
                <w:sz w:val="20"/>
              </w:rPr>
              <w:t></w:t>
            </w:r>
            <w:r w:rsidRPr="00536948">
              <w:rPr>
                <w:sz w:val="20"/>
              </w:rPr>
              <w:t>O</w:t>
            </w:r>
          </w:p>
          <w:p w14:paraId="66E94F98" w14:textId="77777777" w:rsidR="00A22871" w:rsidRPr="00536948" w:rsidRDefault="00A22871" w:rsidP="00A22871">
            <w:pPr>
              <w:cnfStyle w:val="000000100000" w:firstRow="0" w:lastRow="0" w:firstColumn="0" w:lastColumn="0" w:oddVBand="0" w:evenVBand="0" w:oddHBand="1" w:evenHBand="0" w:firstRowFirstColumn="0" w:firstRowLastColumn="0" w:lastRowFirstColumn="0" w:lastRowLastColumn="0"/>
              <w:rPr>
                <w:sz w:val="20"/>
              </w:rPr>
            </w:pPr>
            <w:r w:rsidRPr="00B52FC7">
              <w:rPr>
                <w:rFonts w:ascii="Wingdings" w:hAnsi="Wingdings" w:cs="Wingdings"/>
                <w:sz w:val="20"/>
              </w:rPr>
              <w:t></w:t>
            </w:r>
            <w:r w:rsidRPr="00B52FC7">
              <w:rPr>
                <w:rFonts w:cs="Wingdings"/>
                <w:sz w:val="20"/>
              </w:rPr>
              <w:t>O</w:t>
            </w:r>
            <w:r w:rsidRPr="00536948" w:rsidDel="00536948">
              <w:rPr>
                <w:sz w:val="20"/>
              </w:rPr>
              <w:t xml:space="preserve"> </w:t>
            </w:r>
          </w:p>
        </w:tc>
        <w:tc>
          <w:tcPr>
            <w:tcW w:w="1418" w:type="dxa"/>
          </w:tcPr>
          <w:p w14:paraId="1F9F6EF6"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c>
          <w:tcPr>
            <w:tcW w:w="1715" w:type="dxa"/>
          </w:tcPr>
          <w:p w14:paraId="427086B1" w14:textId="12665B5A" w:rsidR="00A22871" w:rsidRPr="00D267CA" w:rsidRDefault="00AC05A1" w:rsidP="00A22871">
            <w:pPr>
              <w:cnfStyle w:val="000000100000" w:firstRow="0" w:lastRow="0" w:firstColumn="0" w:lastColumn="0" w:oddVBand="0" w:evenVBand="0" w:oddHBand="1" w:evenHBand="0" w:firstRowFirstColumn="0" w:firstRowLastColumn="0" w:lastRowFirstColumn="0" w:lastRowLastColumn="0"/>
              <w:rPr>
                <w:sz w:val="20"/>
              </w:rPr>
            </w:pPr>
            <w:ins w:id="1464" w:author="Gareth Pateman [2]" w:date="2017-08-07T11:36:00Z">
              <w:del w:id="1465" w:author="Gareth Pateman" w:date="2018-04-18T16:13:00Z">
                <w:r w:rsidDel="00FA2B99">
                  <w:rPr>
                    <w:sz w:val="20"/>
                    <w:szCs w:val="20"/>
                  </w:rPr>
                  <w:delText>Regular Expression – please refer to Swagger definition</w:delText>
                </w:r>
              </w:del>
            </w:ins>
          </w:p>
        </w:tc>
      </w:tr>
      <w:tr w:rsidR="00C25AE0" w:rsidRPr="00D267CA" w14:paraId="27C59380" w14:textId="77777777" w:rsidTr="00C25AE0">
        <w:tc>
          <w:tcPr>
            <w:cnfStyle w:val="001000000000" w:firstRow="0" w:lastRow="0" w:firstColumn="1" w:lastColumn="0" w:oddVBand="0" w:evenVBand="0" w:oddHBand="0" w:evenHBand="0" w:firstRowFirstColumn="0" w:firstRowLastColumn="0" w:lastRowFirstColumn="0" w:lastRowLastColumn="0"/>
            <w:tcW w:w="1555" w:type="dxa"/>
          </w:tcPr>
          <w:p w14:paraId="0A5710B1" w14:textId="29CC40E4" w:rsidR="00A22871" w:rsidRPr="00D267CA" w:rsidRDefault="00C25AE0">
            <w:pPr>
              <w:jc w:val="left"/>
              <w:rPr>
                <w:b w:val="0"/>
                <w:sz w:val="20"/>
              </w:rPr>
              <w:pPrChange w:id="1466" w:author="Gareth Pateman" w:date="2018-04-18T16:21:00Z">
                <w:pPr/>
              </w:pPrChange>
            </w:pPr>
            <w:r>
              <w:rPr>
                <w:b w:val="0"/>
                <w:sz w:val="20"/>
              </w:rPr>
              <w:lastRenderedPageBreak/>
              <w:t>d</w:t>
            </w:r>
            <w:r w:rsidR="00A22871">
              <w:rPr>
                <w:b w:val="0"/>
                <w:sz w:val="20"/>
              </w:rPr>
              <w:t xml:space="preserve">ebitParty </w:t>
            </w:r>
          </w:p>
        </w:tc>
        <w:tc>
          <w:tcPr>
            <w:tcW w:w="1275" w:type="dxa"/>
          </w:tcPr>
          <w:p w14:paraId="4927FD7D"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Reference Array</w:t>
            </w:r>
          </w:p>
        </w:tc>
        <w:tc>
          <w:tcPr>
            <w:tcW w:w="2127" w:type="dxa"/>
          </w:tcPr>
          <w:p w14:paraId="1E347E2D"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A collection of key/value pairs that enable the debit party to be identified. Keys include MSISDN and Wallet Identifier.</w:t>
            </w:r>
          </w:p>
        </w:tc>
        <w:tc>
          <w:tcPr>
            <w:tcW w:w="708" w:type="dxa"/>
          </w:tcPr>
          <w:p w14:paraId="5ED94F0D" w14:textId="77777777" w:rsidR="00A22871" w:rsidRPr="00536948" w:rsidRDefault="00A22871" w:rsidP="00A22871">
            <w:pPr>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sidRPr="00536948">
              <w:rPr>
                <w:sz w:val="20"/>
              </w:rPr>
              <w:t>M</w:t>
            </w:r>
          </w:p>
          <w:p w14:paraId="51BA833B" w14:textId="77777777" w:rsidR="00A22871" w:rsidRPr="00536948" w:rsidRDefault="00A22871" w:rsidP="00A22871">
            <w:pPr>
              <w:cnfStyle w:val="000000000000" w:firstRow="0" w:lastRow="0" w:firstColumn="0" w:lastColumn="0" w:oddVBand="0" w:evenVBand="0" w:oddHBand="0" w:evenHBand="0" w:firstRowFirstColumn="0" w:firstRowLastColumn="0" w:lastRowFirstColumn="0" w:lastRowLastColumn="0"/>
              <w:rPr>
                <w:sz w:val="20"/>
              </w:rPr>
            </w:pPr>
            <w:r w:rsidRPr="00B52FC7">
              <w:rPr>
                <w:rFonts w:ascii="Wingdings" w:hAnsi="Wingdings" w:cs="Wingdings"/>
                <w:sz w:val="20"/>
              </w:rPr>
              <w:t></w:t>
            </w:r>
            <w:r>
              <w:rPr>
                <w:rFonts w:cs="Wingdings"/>
                <w:sz w:val="20"/>
              </w:rPr>
              <w:t>M</w:t>
            </w:r>
            <w:r w:rsidRPr="00536948" w:rsidDel="00536948">
              <w:rPr>
                <w:sz w:val="20"/>
              </w:rPr>
              <w:t xml:space="preserve"> </w:t>
            </w:r>
          </w:p>
        </w:tc>
        <w:tc>
          <w:tcPr>
            <w:tcW w:w="1418" w:type="dxa"/>
          </w:tcPr>
          <w:p w14:paraId="7B4962A5" w14:textId="5F4E262F" w:rsidR="00A22871" w:rsidRPr="00D267CA" w:rsidRDefault="00901346" w:rsidP="00A22871">
            <w:pPr>
              <w:cnfStyle w:val="000000000000" w:firstRow="0" w:lastRow="0" w:firstColumn="0" w:lastColumn="0" w:oddVBand="0" w:evenVBand="0" w:oddHBand="0" w:evenHBand="0" w:firstRowFirstColumn="0" w:firstRowLastColumn="0" w:lastRowFirstColumn="0" w:lastRowLastColumn="0"/>
              <w:rPr>
                <w:sz w:val="20"/>
              </w:rPr>
            </w:pPr>
            <w:hyperlink w:anchor="_Account_Identifiers_Object" w:history="1">
              <w:r w:rsidR="005467AF" w:rsidRPr="00FF7E95">
                <w:rPr>
                  <w:rStyle w:val="Hyperlink"/>
                  <w:sz w:val="20"/>
                  <w:szCs w:val="20"/>
                </w:rPr>
                <w:t>Account Identifiers</w:t>
              </w:r>
            </w:hyperlink>
          </w:p>
        </w:tc>
        <w:tc>
          <w:tcPr>
            <w:tcW w:w="1715" w:type="dxa"/>
          </w:tcPr>
          <w:p w14:paraId="495A4994"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r>
      <w:tr w:rsidR="00C25AE0" w:rsidRPr="00D267CA" w14:paraId="08308F4F" w14:textId="77777777" w:rsidTr="00C25A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1B85C15" w14:textId="42EEBB20" w:rsidR="00A22871" w:rsidRPr="00D267CA" w:rsidRDefault="00C25AE0">
            <w:pPr>
              <w:jc w:val="left"/>
              <w:rPr>
                <w:b w:val="0"/>
                <w:sz w:val="20"/>
              </w:rPr>
              <w:pPrChange w:id="1467" w:author="Gareth Pateman" w:date="2018-04-18T16:21:00Z">
                <w:pPr/>
              </w:pPrChange>
            </w:pPr>
            <w:r>
              <w:rPr>
                <w:b w:val="0"/>
                <w:sz w:val="20"/>
              </w:rPr>
              <w:t>c</w:t>
            </w:r>
            <w:r w:rsidR="00A22871">
              <w:rPr>
                <w:b w:val="0"/>
                <w:sz w:val="20"/>
              </w:rPr>
              <w:t xml:space="preserve">reditParty </w:t>
            </w:r>
          </w:p>
        </w:tc>
        <w:tc>
          <w:tcPr>
            <w:tcW w:w="1275" w:type="dxa"/>
          </w:tcPr>
          <w:p w14:paraId="78B16F83"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Reference Array</w:t>
            </w:r>
          </w:p>
        </w:tc>
        <w:tc>
          <w:tcPr>
            <w:tcW w:w="2127" w:type="dxa"/>
          </w:tcPr>
          <w:p w14:paraId="4A0FE548"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A series of key/value pairs that enable the credit party to be identified. Keys include MSISDN and Wallet Identifier.</w:t>
            </w:r>
          </w:p>
        </w:tc>
        <w:tc>
          <w:tcPr>
            <w:tcW w:w="708" w:type="dxa"/>
          </w:tcPr>
          <w:p w14:paraId="5EDBDC30" w14:textId="77777777" w:rsidR="00A22871" w:rsidRPr="00536948" w:rsidRDefault="00A22871" w:rsidP="00A22871">
            <w:pPr>
              <w:cnfStyle w:val="000000100000" w:firstRow="0" w:lastRow="0" w:firstColumn="0" w:lastColumn="0" w:oddVBand="0" w:evenVBand="0" w:oddHBand="1" w:evenHBand="0" w:firstRowFirstColumn="0" w:firstRowLastColumn="0" w:lastRowFirstColumn="0" w:lastRowLastColumn="0"/>
              <w:rPr>
                <w:sz w:val="20"/>
              </w:rPr>
            </w:pPr>
            <w:r w:rsidRPr="00E42E58">
              <w:rPr>
                <w:rFonts w:ascii="Wingdings" w:hAnsi="Wingdings" w:cs="Wingdings"/>
                <w:sz w:val="20"/>
              </w:rPr>
              <w:t></w:t>
            </w:r>
            <w:r w:rsidRPr="00536948">
              <w:rPr>
                <w:sz w:val="20"/>
              </w:rPr>
              <w:t>M</w:t>
            </w:r>
          </w:p>
          <w:p w14:paraId="339AFFE5" w14:textId="77777777" w:rsidR="00A22871" w:rsidRPr="00536948" w:rsidRDefault="00A22871" w:rsidP="00A22871">
            <w:pPr>
              <w:cnfStyle w:val="000000100000" w:firstRow="0" w:lastRow="0" w:firstColumn="0" w:lastColumn="0" w:oddVBand="0" w:evenVBand="0" w:oddHBand="1" w:evenHBand="0" w:firstRowFirstColumn="0" w:firstRowLastColumn="0" w:lastRowFirstColumn="0" w:lastRowLastColumn="0"/>
              <w:rPr>
                <w:sz w:val="20"/>
              </w:rPr>
            </w:pPr>
            <w:r w:rsidRPr="00B52FC7">
              <w:rPr>
                <w:rFonts w:ascii="Wingdings" w:hAnsi="Wingdings" w:cs="Wingdings"/>
                <w:sz w:val="20"/>
              </w:rPr>
              <w:t></w:t>
            </w:r>
            <w:r>
              <w:rPr>
                <w:rFonts w:cs="Wingdings"/>
                <w:sz w:val="20"/>
              </w:rPr>
              <w:t>M</w:t>
            </w:r>
            <w:r w:rsidRPr="00536948" w:rsidDel="00536948">
              <w:rPr>
                <w:sz w:val="20"/>
              </w:rPr>
              <w:t xml:space="preserve"> </w:t>
            </w:r>
          </w:p>
        </w:tc>
        <w:tc>
          <w:tcPr>
            <w:tcW w:w="1418" w:type="dxa"/>
          </w:tcPr>
          <w:p w14:paraId="5C57C197" w14:textId="541BD36E" w:rsidR="00A22871" w:rsidRPr="00D267CA" w:rsidRDefault="00901346" w:rsidP="00A22871">
            <w:pPr>
              <w:cnfStyle w:val="000000100000" w:firstRow="0" w:lastRow="0" w:firstColumn="0" w:lastColumn="0" w:oddVBand="0" w:evenVBand="0" w:oddHBand="1" w:evenHBand="0" w:firstRowFirstColumn="0" w:firstRowLastColumn="0" w:lastRowFirstColumn="0" w:lastRowLastColumn="0"/>
              <w:rPr>
                <w:sz w:val="20"/>
              </w:rPr>
            </w:pPr>
            <w:hyperlink w:anchor="_Account_Identifiers_Object" w:history="1">
              <w:r w:rsidR="005467AF" w:rsidRPr="00FF7E95">
                <w:rPr>
                  <w:rStyle w:val="Hyperlink"/>
                  <w:sz w:val="20"/>
                  <w:szCs w:val="20"/>
                </w:rPr>
                <w:t>Account Identifiers</w:t>
              </w:r>
            </w:hyperlink>
          </w:p>
        </w:tc>
        <w:tc>
          <w:tcPr>
            <w:tcW w:w="1715" w:type="dxa"/>
          </w:tcPr>
          <w:p w14:paraId="2DAAB00C"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r>
      <w:tr w:rsidR="00C25AE0" w:rsidRPr="00D267CA" w14:paraId="39F8FD4D" w14:textId="77777777" w:rsidTr="00C25AE0">
        <w:tc>
          <w:tcPr>
            <w:cnfStyle w:val="001000000000" w:firstRow="0" w:lastRow="0" w:firstColumn="1" w:lastColumn="0" w:oddVBand="0" w:evenVBand="0" w:oddHBand="0" w:evenHBand="0" w:firstRowFirstColumn="0" w:firstRowLastColumn="0" w:lastRowFirstColumn="0" w:lastRowLastColumn="0"/>
            <w:tcW w:w="1555" w:type="dxa"/>
          </w:tcPr>
          <w:p w14:paraId="49F68019" w14:textId="5069E46E" w:rsidR="00A22871" w:rsidRPr="00D267CA" w:rsidRDefault="00C25AE0">
            <w:pPr>
              <w:jc w:val="left"/>
              <w:rPr>
                <w:b w:val="0"/>
                <w:sz w:val="20"/>
              </w:rPr>
              <w:pPrChange w:id="1468" w:author="Gareth Pateman" w:date="2018-04-18T16:21:00Z">
                <w:pPr/>
              </w:pPrChange>
            </w:pPr>
            <w:r>
              <w:rPr>
                <w:b w:val="0"/>
                <w:sz w:val="20"/>
              </w:rPr>
              <w:t>s</w:t>
            </w:r>
            <w:r w:rsidR="00A22871">
              <w:rPr>
                <w:b w:val="0"/>
                <w:sz w:val="20"/>
              </w:rPr>
              <w:t xml:space="preserve">enderKYC </w:t>
            </w:r>
          </w:p>
        </w:tc>
        <w:tc>
          <w:tcPr>
            <w:tcW w:w="1275" w:type="dxa"/>
          </w:tcPr>
          <w:p w14:paraId="109D13FB"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Reference</w:t>
            </w:r>
          </w:p>
        </w:tc>
        <w:tc>
          <w:tcPr>
            <w:tcW w:w="2127" w:type="dxa"/>
          </w:tcPr>
          <w:p w14:paraId="75142FF0"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A collection of properties detailing the KYC of the transaction Sender, typically used for International Transfers.</w:t>
            </w:r>
          </w:p>
        </w:tc>
        <w:tc>
          <w:tcPr>
            <w:tcW w:w="708" w:type="dxa"/>
          </w:tcPr>
          <w:p w14:paraId="22800D64" w14:textId="77777777" w:rsidR="00A22871" w:rsidRPr="00536948" w:rsidRDefault="00A22871" w:rsidP="00A22871">
            <w:pPr>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sidRPr="00536948">
              <w:rPr>
                <w:sz w:val="20"/>
              </w:rPr>
              <w:t>O</w:t>
            </w:r>
          </w:p>
          <w:p w14:paraId="258E6AE7" w14:textId="77777777" w:rsidR="00A22871" w:rsidRPr="00536948" w:rsidRDefault="00A22871" w:rsidP="00A22871">
            <w:pPr>
              <w:cnfStyle w:val="000000000000" w:firstRow="0" w:lastRow="0" w:firstColumn="0" w:lastColumn="0" w:oddVBand="0" w:evenVBand="0" w:oddHBand="0" w:evenHBand="0" w:firstRowFirstColumn="0" w:firstRowLastColumn="0" w:lastRowFirstColumn="0" w:lastRowLastColumn="0"/>
              <w:rPr>
                <w:sz w:val="20"/>
              </w:rPr>
            </w:pPr>
            <w:r w:rsidRPr="00B52FC7">
              <w:rPr>
                <w:rFonts w:ascii="Wingdings" w:hAnsi="Wingdings" w:cs="Wingdings"/>
                <w:sz w:val="20"/>
              </w:rPr>
              <w:t></w:t>
            </w:r>
            <w:r w:rsidRPr="00B52FC7">
              <w:rPr>
                <w:rFonts w:cs="Wingdings"/>
                <w:sz w:val="20"/>
              </w:rPr>
              <w:t>O</w:t>
            </w:r>
            <w:r w:rsidRPr="00536948" w:rsidDel="00536948">
              <w:rPr>
                <w:sz w:val="20"/>
              </w:rPr>
              <w:t xml:space="preserve"> </w:t>
            </w:r>
          </w:p>
        </w:tc>
        <w:tc>
          <w:tcPr>
            <w:tcW w:w="1418" w:type="dxa"/>
          </w:tcPr>
          <w:p w14:paraId="63A7F4E3" w14:textId="54A04D26" w:rsidR="00A22871" w:rsidRPr="00D267CA" w:rsidRDefault="00901346" w:rsidP="00A22871">
            <w:pPr>
              <w:cnfStyle w:val="000000000000" w:firstRow="0" w:lastRow="0" w:firstColumn="0" w:lastColumn="0" w:oddVBand="0" w:evenVBand="0" w:oddHBand="0" w:evenHBand="0" w:firstRowFirstColumn="0" w:firstRowLastColumn="0" w:lastRowFirstColumn="0" w:lastRowLastColumn="0"/>
              <w:rPr>
                <w:sz w:val="20"/>
              </w:rPr>
            </w:pPr>
            <w:hyperlink w:anchor="_KYC_Object" w:history="1">
              <w:r w:rsidR="005467AF" w:rsidRPr="00E90944">
                <w:rPr>
                  <w:rStyle w:val="Hyperlink"/>
                  <w:sz w:val="20"/>
                  <w:szCs w:val="20"/>
                </w:rPr>
                <w:t>KYC</w:t>
              </w:r>
            </w:hyperlink>
            <w:r w:rsidR="005467AF">
              <w:rPr>
                <w:rStyle w:val="Hyperlink"/>
                <w:sz w:val="20"/>
                <w:szCs w:val="20"/>
              </w:rPr>
              <w:t xml:space="preserve"> Information</w:t>
            </w:r>
          </w:p>
        </w:tc>
        <w:tc>
          <w:tcPr>
            <w:tcW w:w="1715" w:type="dxa"/>
          </w:tcPr>
          <w:p w14:paraId="3D6A818E"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r>
      <w:tr w:rsidR="00C25AE0" w:rsidRPr="00D267CA" w14:paraId="2208B20D" w14:textId="77777777" w:rsidTr="00C25A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01A4F36" w14:textId="674164B1" w:rsidR="00A22871" w:rsidRPr="00D267CA" w:rsidRDefault="00C25AE0">
            <w:pPr>
              <w:jc w:val="left"/>
              <w:rPr>
                <w:b w:val="0"/>
                <w:sz w:val="20"/>
              </w:rPr>
              <w:pPrChange w:id="1469" w:author="Gareth Pateman" w:date="2018-04-18T16:21:00Z">
                <w:pPr/>
              </w:pPrChange>
            </w:pPr>
            <w:r>
              <w:rPr>
                <w:b w:val="0"/>
                <w:sz w:val="20"/>
              </w:rPr>
              <w:t>r</w:t>
            </w:r>
            <w:r w:rsidR="00A22871">
              <w:rPr>
                <w:b w:val="0"/>
                <w:sz w:val="20"/>
              </w:rPr>
              <w:t>ecipientKYC</w:t>
            </w:r>
          </w:p>
        </w:tc>
        <w:tc>
          <w:tcPr>
            <w:tcW w:w="1275" w:type="dxa"/>
          </w:tcPr>
          <w:p w14:paraId="2C5D9519"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Reference</w:t>
            </w:r>
          </w:p>
        </w:tc>
        <w:tc>
          <w:tcPr>
            <w:tcW w:w="2127" w:type="dxa"/>
          </w:tcPr>
          <w:p w14:paraId="1D2DA8B1"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A collection of properties detailed the KYC of the transaction Recipient, typically used for International Transfers.</w:t>
            </w:r>
          </w:p>
        </w:tc>
        <w:tc>
          <w:tcPr>
            <w:tcW w:w="708" w:type="dxa"/>
          </w:tcPr>
          <w:p w14:paraId="7BAD4226" w14:textId="77777777" w:rsidR="00A22871" w:rsidRPr="00536948" w:rsidRDefault="00A22871" w:rsidP="00A22871">
            <w:pPr>
              <w:cnfStyle w:val="000000100000" w:firstRow="0" w:lastRow="0" w:firstColumn="0" w:lastColumn="0" w:oddVBand="0" w:evenVBand="0" w:oddHBand="1" w:evenHBand="0" w:firstRowFirstColumn="0" w:firstRowLastColumn="0" w:lastRowFirstColumn="0" w:lastRowLastColumn="0"/>
              <w:rPr>
                <w:sz w:val="20"/>
              </w:rPr>
            </w:pPr>
            <w:r w:rsidRPr="00E42E58">
              <w:rPr>
                <w:rFonts w:ascii="Wingdings" w:hAnsi="Wingdings" w:cs="Wingdings"/>
                <w:sz w:val="20"/>
              </w:rPr>
              <w:t></w:t>
            </w:r>
            <w:r w:rsidRPr="00536948">
              <w:rPr>
                <w:sz w:val="20"/>
              </w:rPr>
              <w:t>O</w:t>
            </w:r>
          </w:p>
          <w:p w14:paraId="40CFA052" w14:textId="77777777" w:rsidR="00A22871" w:rsidRPr="00536948" w:rsidRDefault="00A22871" w:rsidP="00A22871">
            <w:pPr>
              <w:cnfStyle w:val="000000100000" w:firstRow="0" w:lastRow="0" w:firstColumn="0" w:lastColumn="0" w:oddVBand="0" w:evenVBand="0" w:oddHBand="1" w:evenHBand="0" w:firstRowFirstColumn="0" w:firstRowLastColumn="0" w:lastRowFirstColumn="0" w:lastRowLastColumn="0"/>
              <w:rPr>
                <w:sz w:val="20"/>
              </w:rPr>
            </w:pPr>
            <w:r w:rsidRPr="00B52FC7">
              <w:rPr>
                <w:rFonts w:ascii="Wingdings" w:hAnsi="Wingdings" w:cs="Wingdings"/>
                <w:sz w:val="20"/>
              </w:rPr>
              <w:t></w:t>
            </w:r>
            <w:r w:rsidRPr="00B52FC7">
              <w:rPr>
                <w:rFonts w:cs="Wingdings"/>
                <w:sz w:val="20"/>
              </w:rPr>
              <w:t>O</w:t>
            </w:r>
            <w:r w:rsidRPr="00536948" w:rsidDel="00536948">
              <w:rPr>
                <w:sz w:val="20"/>
              </w:rPr>
              <w:t xml:space="preserve"> </w:t>
            </w:r>
          </w:p>
        </w:tc>
        <w:tc>
          <w:tcPr>
            <w:tcW w:w="1418" w:type="dxa"/>
          </w:tcPr>
          <w:p w14:paraId="78462EA5" w14:textId="6EDAA3E1" w:rsidR="00A22871" w:rsidRPr="00D267CA" w:rsidRDefault="00901346" w:rsidP="00A22871">
            <w:pPr>
              <w:cnfStyle w:val="000000100000" w:firstRow="0" w:lastRow="0" w:firstColumn="0" w:lastColumn="0" w:oddVBand="0" w:evenVBand="0" w:oddHBand="1" w:evenHBand="0" w:firstRowFirstColumn="0" w:firstRowLastColumn="0" w:lastRowFirstColumn="0" w:lastRowLastColumn="0"/>
              <w:rPr>
                <w:sz w:val="20"/>
              </w:rPr>
            </w:pPr>
            <w:hyperlink w:anchor="_KYC_Object" w:history="1">
              <w:r w:rsidR="005467AF" w:rsidRPr="00E90944">
                <w:rPr>
                  <w:rStyle w:val="Hyperlink"/>
                  <w:sz w:val="20"/>
                  <w:szCs w:val="20"/>
                </w:rPr>
                <w:t>KYC</w:t>
              </w:r>
            </w:hyperlink>
            <w:r w:rsidR="005467AF">
              <w:rPr>
                <w:rStyle w:val="Hyperlink"/>
                <w:sz w:val="20"/>
                <w:szCs w:val="20"/>
              </w:rPr>
              <w:t xml:space="preserve"> Information</w:t>
            </w:r>
          </w:p>
        </w:tc>
        <w:tc>
          <w:tcPr>
            <w:tcW w:w="1715" w:type="dxa"/>
          </w:tcPr>
          <w:p w14:paraId="37786D5F"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r>
      <w:tr w:rsidR="00C25AE0" w:rsidRPr="00D267CA" w14:paraId="76215CB0" w14:textId="77777777" w:rsidTr="00C25AE0">
        <w:tc>
          <w:tcPr>
            <w:cnfStyle w:val="001000000000" w:firstRow="0" w:lastRow="0" w:firstColumn="1" w:lastColumn="0" w:oddVBand="0" w:evenVBand="0" w:oddHBand="0" w:evenHBand="0" w:firstRowFirstColumn="0" w:firstRowLastColumn="0" w:lastRowFirstColumn="0" w:lastRowLastColumn="0"/>
            <w:tcW w:w="1555" w:type="dxa"/>
          </w:tcPr>
          <w:p w14:paraId="42A35CB6" w14:textId="6239628D" w:rsidR="00A22871" w:rsidRPr="00D267CA" w:rsidRDefault="00C25AE0">
            <w:pPr>
              <w:jc w:val="left"/>
              <w:rPr>
                <w:b w:val="0"/>
                <w:sz w:val="20"/>
              </w:rPr>
              <w:pPrChange w:id="1470" w:author="Gareth Pateman" w:date="2018-04-18T16:21:00Z">
                <w:pPr/>
              </w:pPrChange>
            </w:pPr>
            <w:r>
              <w:rPr>
                <w:b w:val="0"/>
                <w:sz w:val="20"/>
              </w:rPr>
              <w:t>i</w:t>
            </w:r>
            <w:r w:rsidR="00A22871">
              <w:rPr>
                <w:b w:val="0"/>
                <w:sz w:val="20"/>
              </w:rPr>
              <w:t>nternationalTransferInformation</w:t>
            </w:r>
          </w:p>
        </w:tc>
        <w:tc>
          <w:tcPr>
            <w:tcW w:w="1275" w:type="dxa"/>
          </w:tcPr>
          <w:p w14:paraId="1028909B"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Reference</w:t>
            </w:r>
          </w:p>
        </w:tc>
        <w:tc>
          <w:tcPr>
            <w:tcW w:w="2127" w:type="dxa"/>
          </w:tcPr>
          <w:p w14:paraId="7F403FA7"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A collection of properties detailed information specifically used for international transfers.</w:t>
            </w:r>
          </w:p>
        </w:tc>
        <w:tc>
          <w:tcPr>
            <w:tcW w:w="708" w:type="dxa"/>
          </w:tcPr>
          <w:p w14:paraId="5ED6F675" w14:textId="77777777" w:rsidR="00A22871" w:rsidRPr="00536948" w:rsidRDefault="00A22871" w:rsidP="00A22871">
            <w:pPr>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sidRPr="00536948">
              <w:rPr>
                <w:sz w:val="20"/>
              </w:rPr>
              <w:t>O</w:t>
            </w:r>
          </w:p>
          <w:p w14:paraId="77B9CC07" w14:textId="77777777" w:rsidR="00A22871" w:rsidRPr="00536948" w:rsidRDefault="00A22871" w:rsidP="00A22871">
            <w:pPr>
              <w:cnfStyle w:val="000000000000" w:firstRow="0" w:lastRow="0" w:firstColumn="0" w:lastColumn="0" w:oddVBand="0" w:evenVBand="0" w:oddHBand="0" w:evenHBand="0" w:firstRowFirstColumn="0" w:firstRowLastColumn="0" w:lastRowFirstColumn="0" w:lastRowLastColumn="0"/>
              <w:rPr>
                <w:sz w:val="20"/>
              </w:rPr>
            </w:pPr>
            <w:r w:rsidRPr="00B52FC7">
              <w:rPr>
                <w:rFonts w:ascii="Wingdings" w:hAnsi="Wingdings" w:cs="Wingdings"/>
                <w:sz w:val="20"/>
              </w:rPr>
              <w:t></w:t>
            </w:r>
            <w:r w:rsidRPr="00B52FC7">
              <w:rPr>
                <w:rFonts w:cs="Wingdings"/>
                <w:sz w:val="20"/>
              </w:rPr>
              <w:t>O</w:t>
            </w:r>
            <w:r w:rsidRPr="00536948" w:rsidDel="00536948">
              <w:rPr>
                <w:sz w:val="20"/>
              </w:rPr>
              <w:t xml:space="preserve"> </w:t>
            </w:r>
          </w:p>
        </w:tc>
        <w:tc>
          <w:tcPr>
            <w:tcW w:w="1418" w:type="dxa"/>
          </w:tcPr>
          <w:p w14:paraId="2DD52D78" w14:textId="54CDDD08" w:rsidR="00A22871" w:rsidRPr="00D267CA" w:rsidRDefault="00901346" w:rsidP="00A22871">
            <w:pPr>
              <w:cnfStyle w:val="000000000000" w:firstRow="0" w:lastRow="0" w:firstColumn="0" w:lastColumn="0" w:oddVBand="0" w:evenVBand="0" w:oddHBand="0" w:evenHBand="0" w:firstRowFirstColumn="0" w:firstRowLastColumn="0" w:lastRowFirstColumn="0" w:lastRowLastColumn="0"/>
              <w:rPr>
                <w:sz w:val="20"/>
              </w:rPr>
            </w:pPr>
            <w:hyperlink w:anchor="_International_Transfer_Information" w:history="1">
              <w:r w:rsidR="005467AF" w:rsidRPr="00FD6F2D">
                <w:rPr>
                  <w:rStyle w:val="Hyperlink"/>
                  <w:sz w:val="20"/>
                  <w:szCs w:val="20"/>
                </w:rPr>
                <w:t xml:space="preserve">International Transfer Information </w:t>
              </w:r>
            </w:hyperlink>
          </w:p>
        </w:tc>
        <w:tc>
          <w:tcPr>
            <w:tcW w:w="1715" w:type="dxa"/>
          </w:tcPr>
          <w:p w14:paraId="663E110F"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r>
      <w:tr w:rsidR="00C25AE0" w:rsidRPr="00D267CA" w14:paraId="58423B77" w14:textId="77777777" w:rsidTr="00C25A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8EDCFE2" w14:textId="05BAFCC0" w:rsidR="00A22871" w:rsidRDefault="00C25AE0">
            <w:pPr>
              <w:jc w:val="left"/>
              <w:rPr>
                <w:b w:val="0"/>
                <w:sz w:val="20"/>
              </w:rPr>
              <w:pPrChange w:id="1471" w:author="Gareth Pateman" w:date="2018-04-18T16:21:00Z">
                <w:pPr/>
              </w:pPrChange>
            </w:pPr>
            <w:r>
              <w:rPr>
                <w:b w:val="0"/>
                <w:sz w:val="20"/>
              </w:rPr>
              <w:t>o</w:t>
            </w:r>
            <w:r w:rsidR="00A22871">
              <w:rPr>
                <w:b w:val="0"/>
                <w:sz w:val="20"/>
              </w:rPr>
              <w:t>riginalTransactionReference</w:t>
            </w:r>
          </w:p>
        </w:tc>
        <w:tc>
          <w:tcPr>
            <w:tcW w:w="1275" w:type="dxa"/>
          </w:tcPr>
          <w:p w14:paraId="564D0C5C"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2127" w:type="dxa"/>
          </w:tcPr>
          <w:p w14:paraId="64DFF79E"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sidRPr="00D267CA">
              <w:rPr>
                <w:sz w:val="20"/>
              </w:rPr>
              <w:t>For reversals</w:t>
            </w:r>
            <w:r>
              <w:rPr>
                <w:sz w:val="20"/>
              </w:rPr>
              <w:t xml:space="preserve"> and refunds</w:t>
            </w:r>
            <w:r w:rsidRPr="00D267CA">
              <w:rPr>
                <w:sz w:val="20"/>
              </w:rPr>
              <w:t xml:space="preserve">, this </w:t>
            </w:r>
            <w:r>
              <w:rPr>
                <w:sz w:val="20"/>
              </w:rPr>
              <w:t>property</w:t>
            </w:r>
            <w:r w:rsidRPr="00D267CA">
              <w:rPr>
                <w:sz w:val="20"/>
              </w:rPr>
              <w:t xml:space="preserve"> indicates the transaction which is the subject of the reversal</w:t>
            </w:r>
          </w:p>
        </w:tc>
        <w:tc>
          <w:tcPr>
            <w:tcW w:w="708" w:type="dxa"/>
          </w:tcPr>
          <w:p w14:paraId="7F2B4C33" w14:textId="77777777" w:rsidR="00A22871" w:rsidRPr="00536948" w:rsidRDefault="00A22871" w:rsidP="00A22871">
            <w:pPr>
              <w:cnfStyle w:val="000000100000" w:firstRow="0" w:lastRow="0" w:firstColumn="0" w:lastColumn="0" w:oddVBand="0" w:evenVBand="0" w:oddHBand="1" w:evenHBand="0" w:firstRowFirstColumn="0" w:firstRowLastColumn="0" w:lastRowFirstColumn="0" w:lastRowLastColumn="0"/>
              <w:rPr>
                <w:sz w:val="20"/>
              </w:rPr>
            </w:pPr>
            <w:r w:rsidRPr="00E42E58">
              <w:rPr>
                <w:rFonts w:ascii="Wingdings" w:hAnsi="Wingdings" w:cs="Wingdings"/>
                <w:sz w:val="20"/>
              </w:rPr>
              <w:t></w:t>
            </w:r>
            <w:r w:rsidRPr="00536948">
              <w:rPr>
                <w:sz w:val="20"/>
              </w:rPr>
              <w:t>O</w:t>
            </w:r>
          </w:p>
          <w:p w14:paraId="3B173EA2" w14:textId="77777777" w:rsidR="00A22871" w:rsidRPr="00E42E58" w:rsidRDefault="00A22871" w:rsidP="00A22871">
            <w:pPr>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sidRPr="00B52FC7">
              <w:rPr>
                <w:rFonts w:cs="Wingdings"/>
                <w:sz w:val="20"/>
              </w:rPr>
              <w:t>O</w:t>
            </w:r>
          </w:p>
        </w:tc>
        <w:tc>
          <w:tcPr>
            <w:tcW w:w="1418" w:type="dxa"/>
          </w:tcPr>
          <w:p w14:paraId="05CA9B4E"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pPr>
          </w:p>
        </w:tc>
        <w:tc>
          <w:tcPr>
            <w:tcW w:w="1715" w:type="dxa"/>
          </w:tcPr>
          <w:p w14:paraId="48B4B9A1"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r>
      <w:tr w:rsidR="00C25AE0" w:rsidRPr="00D267CA" w14:paraId="0946603F" w14:textId="77777777" w:rsidTr="00C25AE0">
        <w:tc>
          <w:tcPr>
            <w:cnfStyle w:val="001000000000" w:firstRow="0" w:lastRow="0" w:firstColumn="1" w:lastColumn="0" w:oddVBand="0" w:evenVBand="0" w:oddHBand="0" w:evenHBand="0" w:firstRowFirstColumn="0" w:firstRowLastColumn="0" w:lastRowFirstColumn="0" w:lastRowLastColumn="0"/>
            <w:tcW w:w="1555" w:type="dxa"/>
          </w:tcPr>
          <w:p w14:paraId="7FF0263C" w14:textId="5B44DA11" w:rsidR="00A22871" w:rsidRDefault="00C25AE0">
            <w:pPr>
              <w:jc w:val="left"/>
              <w:rPr>
                <w:b w:val="0"/>
                <w:sz w:val="20"/>
              </w:rPr>
              <w:pPrChange w:id="1472" w:author="Gareth Pateman" w:date="2018-04-18T16:21:00Z">
                <w:pPr/>
              </w:pPrChange>
            </w:pPr>
            <w:r>
              <w:rPr>
                <w:b w:val="0"/>
                <w:sz w:val="20"/>
              </w:rPr>
              <w:t>s</w:t>
            </w:r>
            <w:r w:rsidR="00A22871">
              <w:rPr>
                <w:b w:val="0"/>
                <w:sz w:val="20"/>
              </w:rPr>
              <w:t>ervicingIdentity</w:t>
            </w:r>
          </w:p>
        </w:tc>
        <w:tc>
          <w:tcPr>
            <w:tcW w:w="1275" w:type="dxa"/>
          </w:tcPr>
          <w:p w14:paraId="3AF7BC1D"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2127" w:type="dxa"/>
          </w:tcPr>
          <w:p w14:paraId="4CF8892A"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The property is used to identify the servicing identity for ‘present’ transactions, e.g. till, POS ID, assistant ID</w:t>
            </w:r>
          </w:p>
        </w:tc>
        <w:tc>
          <w:tcPr>
            <w:tcW w:w="708" w:type="dxa"/>
          </w:tcPr>
          <w:p w14:paraId="75B2E7EC" w14:textId="77777777" w:rsidR="00A22871" w:rsidRPr="00536948" w:rsidRDefault="00A22871" w:rsidP="00A22871">
            <w:pPr>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sidRPr="00536948">
              <w:rPr>
                <w:sz w:val="20"/>
              </w:rPr>
              <w:t>O</w:t>
            </w:r>
          </w:p>
          <w:p w14:paraId="6B783681" w14:textId="77777777" w:rsidR="00A22871" w:rsidRPr="00E42E58" w:rsidRDefault="00A22871" w:rsidP="00A22871">
            <w:pPr>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sidRPr="00B52FC7">
              <w:rPr>
                <w:rFonts w:cs="Wingdings"/>
                <w:sz w:val="20"/>
              </w:rPr>
              <w:t>O</w:t>
            </w:r>
          </w:p>
        </w:tc>
        <w:tc>
          <w:tcPr>
            <w:tcW w:w="1418" w:type="dxa"/>
          </w:tcPr>
          <w:p w14:paraId="7DCFD0BF"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pPr>
          </w:p>
        </w:tc>
        <w:tc>
          <w:tcPr>
            <w:tcW w:w="1715" w:type="dxa"/>
          </w:tcPr>
          <w:p w14:paraId="28882028"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r>
      <w:tr w:rsidR="00C25AE0" w:rsidRPr="00D267CA" w14:paraId="3680E3A4" w14:textId="77777777" w:rsidTr="00C25A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BE70FD3" w14:textId="0D98B9A2" w:rsidR="00A22871" w:rsidRPr="00470F4A" w:rsidRDefault="00C25AE0">
            <w:pPr>
              <w:jc w:val="left"/>
              <w:rPr>
                <w:b w:val="0"/>
                <w:sz w:val="20"/>
              </w:rPr>
              <w:pPrChange w:id="1473" w:author="Gareth Pateman" w:date="2018-04-18T16:21:00Z">
                <w:pPr/>
              </w:pPrChange>
            </w:pPr>
            <w:r>
              <w:rPr>
                <w:b w:val="0"/>
                <w:sz w:val="20"/>
              </w:rPr>
              <w:t>r</w:t>
            </w:r>
            <w:r w:rsidR="00A22871">
              <w:rPr>
                <w:b w:val="0"/>
                <w:sz w:val="20"/>
              </w:rPr>
              <w:t>equesting</w:t>
            </w:r>
            <w:r w:rsidR="00A22871" w:rsidRPr="00C25AE0">
              <w:rPr>
                <w:b w:val="0"/>
                <w:sz w:val="20"/>
              </w:rPr>
              <w:t>L</w:t>
            </w:r>
            <w:r>
              <w:rPr>
                <w:b w:val="0"/>
                <w:sz w:val="20"/>
              </w:rPr>
              <w:t>ei</w:t>
            </w:r>
          </w:p>
        </w:tc>
        <w:tc>
          <w:tcPr>
            <w:tcW w:w="1275" w:type="dxa"/>
          </w:tcPr>
          <w:p w14:paraId="1A5701AC"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2127" w:type="dxa"/>
          </w:tcPr>
          <w:p w14:paraId="16E7EC3E" w14:textId="77777777" w:rsidR="00A22871" w:rsidRPr="000D42C2" w:rsidRDefault="00A22871" w:rsidP="00A22871">
            <w:pPr>
              <w:cnfStyle w:val="000000100000" w:firstRow="0" w:lastRow="0" w:firstColumn="0" w:lastColumn="0" w:oddVBand="0" w:evenVBand="0" w:oddHBand="1" w:evenHBand="0" w:firstRowFirstColumn="0" w:firstRowLastColumn="0" w:lastRowFirstColumn="0" w:lastRowLastColumn="0"/>
              <w:rPr>
                <w:sz w:val="20"/>
              </w:rPr>
            </w:pPr>
            <w:r w:rsidRPr="000D42C2">
              <w:rPr>
                <w:sz w:val="20"/>
              </w:rPr>
              <w:t>Legal Entity Identifier of the organisation that is requesting the transaction.</w:t>
            </w:r>
          </w:p>
        </w:tc>
        <w:tc>
          <w:tcPr>
            <w:tcW w:w="708" w:type="dxa"/>
          </w:tcPr>
          <w:p w14:paraId="5A5EC84F" w14:textId="77777777" w:rsidR="00A22871" w:rsidRPr="00536948" w:rsidRDefault="00A22871" w:rsidP="00A22871">
            <w:pPr>
              <w:cnfStyle w:val="000000100000" w:firstRow="0" w:lastRow="0" w:firstColumn="0" w:lastColumn="0" w:oddVBand="0" w:evenVBand="0" w:oddHBand="1" w:evenHBand="0" w:firstRowFirstColumn="0" w:firstRowLastColumn="0" w:lastRowFirstColumn="0" w:lastRowLastColumn="0"/>
              <w:rPr>
                <w:sz w:val="20"/>
              </w:rPr>
            </w:pPr>
            <w:r w:rsidRPr="00E42E58">
              <w:rPr>
                <w:rFonts w:ascii="Wingdings" w:hAnsi="Wingdings" w:cs="Wingdings"/>
                <w:sz w:val="20"/>
              </w:rPr>
              <w:t></w:t>
            </w:r>
            <w:r w:rsidRPr="00536948">
              <w:rPr>
                <w:sz w:val="20"/>
              </w:rPr>
              <w:t>O</w:t>
            </w:r>
          </w:p>
          <w:p w14:paraId="01376AFA" w14:textId="77777777" w:rsidR="00A22871" w:rsidRPr="00E42E58" w:rsidRDefault="00A22871" w:rsidP="00A22871">
            <w:pPr>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sidRPr="00B52FC7">
              <w:rPr>
                <w:rFonts w:cs="Wingdings"/>
                <w:sz w:val="20"/>
              </w:rPr>
              <w:t>O</w:t>
            </w:r>
          </w:p>
        </w:tc>
        <w:tc>
          <w:tcPr>
            <w:tcW w:w="1418" w:type="dxa"/>
          </w:tcPr>
          <w:p w14:paraId="460F97FE"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pPr>
          </w:p>
        </w:tc>
        <w:tc>
          <w:tcPr>
            <w:tcW w:w="1715" w:type="dxa"/>
          </w:tcPr>
          <w:p w14:paraId="10FB9CF6" w14:textId="60FDCEAA" w:rsidR="00A22871" w:rsidRDefault="00A22871" w:rsidP="00A22871">
            <w:pPr>
              <w:cnfStyle w:val="000000100000" w:firstRow="0" w:lastRow="0" w:firstColumn="0" w:lastColumn="0" w:oddVBand="0" w:evenVBand="0" w:oddHBand="1" w:evenHBand="0" w:firstRowFirstColumn="0" w:firstRowLastColumn="0" w:lastRowFirstColumn="0" w:lastRowLastColumn="0"/>
              <w:rPr>
                <w:ins w:id="1474" w:author="Gareth Pateman" w:date="2018-04-18T15:59:00Z"/>
                <w:sz w:val="20"/>
              </w:rPr>
            </w:pPr>
            <w:del w:id="1475" w:author="Gareth Pateman" w:date="2018-04-18T15:58:00Z">
              <w:r w:rsidDel="003E728D">
                <w:rPr>
                  <w:sz w:val="20"/>
                </w:rPr>
                <w:delText>Length = 20, Regular Expression (See Swagger Definition)</w:delText>
              </w:r>
            </w:del>
            <w:ins w:id="1476" w:author="Gareth Pateman" w:date="2018-04-18T15:58:00Z">
              <w:r w:rsidR="003E728D">
                <w:rPr>
                  <w:sz w:val="20"/>
                </w:rPr>
                <w:t>Refer to LEI format</w:t>
              </w:r>
            </w:ins>
            <w:ins w:id="1477" w:author="Gareth Pateman" w:date="2018-04-18T16:00:00Z">
              <w:r w:rsidR="009003E5">
                <w:rPr>
                  <w:sz w:val="20"/>
                </w:rPr>
                <w:t xml:space="preserve"> </w:t>
              </w:r>
            </w:ins>
            <w:ins w:id="1478" w:author="Gareth Pateman" w:date="2018-04-18T15:58:00Z">
              <w:r w:rsidR="009003E5">
                <w:rPr>
                  <w:sz w:val="20"/>
                </w:rPr>
                <w:t xml:space="preserve">as defined here: </w:t>
              </w:r>
            </w:ins>
          </w:p>
          <w:p w14:paraId="6B66AB12" w14:textId="5AC209C6" w:rsidR="009003E5" w:rsidRDefault="009003E5" w:rsidP="00A22871">
            <w:pPr>
              <w:cnfStyle w:val="000000100000" w:firstRow="0" w:lastRow="0" w:firstColumn="0" w:lastColumn="0" w:oddVBand="0" w:evenVBand="0" w:oddHBand="1" w:evenHBand="0" w:firstRowFirstColumn="0" w:firstRowLastColumn="0" w:lastRowFirstColumn="0" w:lastRowLastColumn="0"/>
              <w:rPr>
                <w:ins w:id="1479" w:author="Gareth Pateman" w:date="2018-04-18T16:00:00Z"/>
                <w:sz w:val="16"/>
              </w:rPr>
            </w:pPr>
            <w:ins w:id="1480" w:author="Gareth Pateman" w:date="2018-04-18T16:00:00Z">
              <w:r>
                <w:rPr>
                  <w:sz w:val="16"/>
                </w:rPr>
                <w:fldChar w:fldCharType="begin"/>
              </w:r>
              <w:r>
                <w:rPr>
                  <w:sz w:val="16"/>
                </w:rPr>
                <w:instrText xml:space="preserve"> HYPERLINK "</w:instrText>
              </w:r>
            </w:ins>
            <w:ins w:id="1481" w:author="Gareth Pateman" w:date="2018-04-18T15:59:00Z">
              <w:r w:rsidRPr="009003E5">
                <w:rPr>
                  <w:sz w:val="16"/>
                  <w:rPrChange w:id="1482" w:author="Gareth Pateman" w:date="2018-04-18T15:59:00Z">
                    <w:rPr>
                      <w:sz w:val="20"/>
                    </w:rPr>
                  </w:rPrChange>
                </w:rPr>
                <w:instrText>https://www.leiroc.org/lei.htm</w:instrText>
              </w:r>
            </w:ins>
            <w:ins w:id="1483" w:author="Gareth Pateman" w:date="2018-04-18T16:00:00Z">
              <w:r>
                <w:rPr>
                  <w:sz w:val="16"/>
                </w:rPr>
                <w:instrText xml:space="preserve">" </w:instrText>
              </w:r>
              <w:r>
                <w:rPr>
                  <w:sz w:val="16"/>
                </w:rPr>
                <w:fldChar w:fldCharType="separate"/>
              </w:r>
            </w:ins>
            <w:ins w:id="1484" w:author="Gareth Pateman" w:date="2018-04-18T15:59:00Z">
              <w:r w:rsidRPr="00901C0E">
                <w:rPr>
                  <w:rStyle w:val="Hyperlink"/>
                  <w:sz w:val="16"/>
                  <w:rPrChange w:id="1485" w:author="Gareth Pateman" w:date="2018-04-18T15:59:00Z">
                    <w:rPr>
                      <w:sz w:val="20"/>
                    </w:rPr>
                  </w:rPrChange>
                </w:rPr>
                <w:t>https://www.leiroc.org/lei.htm</w:t>
              </w:r>
            </w:ins>
            <w:ins w:id="1486" w:author="Gareth Pateman" w:date="2018-04-18T16:00:00Z">
              <w:r>
                <w:rPr>
                  <w:sz w:val="16"/>
                </w:rPr>
                <w:fldChar w:fldCharType="end"/>
              </w:r>
            </w:ins>
          </w:p>
          <w:p w14:paraId="5F46B454" w14:textId="2ED63973" w:rsidR="009003E5" w:rsidRPr="00D267CA" w:rsidRDefault="009003E5" w:rsidP="00A22871">
            <w:pPr>
              <w:cnfStyle w:val="000000100000" w:firstRow="0" w:lastRow="0" w:firstColumn="0" w:lastColumn="0" w:oddVBand="0" w:evenVBand="0" w:oddHBand="1" w:evenHBand="0" w:firstRowFirstColumn="0" w:firstRowLastColumn="0" w:lastRowFirstColumn="0" w:lastRowLastColumn="0"/>
              <w:rPr>
                <w:sz w:val="20"/>
              </w:rPr>
            </w:pPr>
          </w:p>
        </w:tc>
      </w:tr>
      <w:tr w:rsidR="00C25AE0" w:rsidRPr="00D267CA" w14:paraId="1C79F282" w14:textId="77777777" w:rsidTr="00C25AE0">
        <w:tc>
          <w:tcPr>
            <w:cnfStyle w:val="001000000000" w:firstRow="0" w:lastRow="0" w:firstColumn="1" w:lastColumn="0" w:oddVBand="0" w:evenVBand="0" w:oddHBand="0" w:evenHBand="0" w:firstRowFirstColumn="0" w:firstRowLastColumn="0" w:lastRowFirstColumn="0" w:lastRowLastColumn="0"/>
            <w:tcW w:w="1555" w:type="dxa"/>
          </w:tcPr>
          <w:p w14:paraId="09A9DE5A" w14:textId="1E864E13" w:rsidR="009003E5" w:rsidRDefault="00C25AE0">
            <w:pPr>
              <w:jc w:val="left"/>
              <w:rPr>
                <w:b w:val="0"/>
                <w:sz w:val="20"/>
              </w:rPr>
              <w:pPrChange w:id="1487" w:author="Gareth Pateman" w:date="2018-04-18T16:21:00Z">
                <w:pPr/>
              </w:pPrChange>
            </w:pPr>
            <w:r>
              <w:rPr>
                <w:b w:val="0"/>
                <w:sz w:val="20"/>
              </w:rPr>
              <w:t>r</w:t>
            </w:r>
            <w:r w:rsidR="009003E5">
              <w:rPr>
                <w:b w:val="0"/>
                <w:sz w:val="20"/>
              </w:rPr>
              <w:t>eceivingL</w:t>
            </w:r>
            <w:r>
              <w:rPr>
                <w:b w:val="0"/>
                <w:sz w:val="20"/>
              </w:rPr>
              <w:t>ei</w:t>
            </w:r>
          </w:p>
        </w:tc>
        <w:tc>
          <w:tcPr>
            <w:tcW w:w="1275" w:type="dxa"/>
          </w:tcPr>
          <w:p w14:paraId="54C3D904" w14:textId="77777777" w:rsidR="009003E5" w:rsidRDefault="009003E5" w:rsidP="009003E5">
            <w:pPr>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2127" w:type="dxa"/>
          </w:tcPr>
          <w:p w14:paraId="786962BD" w14:textId="77777777" w:rsidR="009003E5" w:rsidRDefault="009003E5" w:rsidP="009003E5">
            <w:pPr>
              <w:cnfStyle w:val="000000000000" w:firstRow="0" w:lastRow="0" w:firstColumn="0" w:lastColumn="0" w:oddVBand="0" w:evenVBand="0" w:oddHBand="0" w:evenHBand="0" w:firstRowFirstColumn="0" w:firstRowLastColumn="0" w:lastRowFirstColumn="0" w:lastRowLastColumn="0"/>
              <w:rPr>
                <w:sz w:val="20"/>
              </w:rPr>
            </w:pPr>
            <w:r>
              <w:rPr>
                <w:sz w:val="20"/>
              </w:rPr>
              <w:t>Legal Entity Identifier of the organisation that is receiving the transaction.</w:t>
            </w:r>
          </w:p>
        </w:tc>
        <w:tc>
          <w:tcPr>
            <w:tcW w:w="708" w:type="dxa"/>
          </w:tcPr>
          <w:p w14:paraId="7DFDE943" w14:textId="77777777" w:rsidR="009003E5" w:rsidRPr="00536948" w:rsidRDefault="009003E5" w:rsidP="009003E5">
            <w:pPr>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sidRPr="00536948">
              <w:rPr>
                <w:sz w:val="20"/>
              </w:rPr>
              <w:t>O</w:t>
            </w:r>
          </w:p>
          <w:p w14:paraId="10EAB23E" w14:textId="77777777" w:rsidR="009003E5" w:rsidRPr="00E42E58" w:rsidRDefault="009003E5" w:rsidP="009003E5">
            <w:pPr>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sidRPr="00B52FC7">
              <w:rPr>
                <w:rFonts w:cs="Wingdings"/>
                <w:sz w:val="20"/>
              </w:rPr>
              <w:t>O</w:t>
            </w:r>
          </w:p>
        </w:tc>
        <w:tc>
          <w:tcPr>
            <w:tcW w:w="1418" w:type="dxa"/>
          </w:tcPr>
          <w:p w14:paraId="16C4B497" w14:textId="77777777" w:rsidR="009003E5" w:rsidRDefault="009003E5" w:rsidP="009003E5">
            <w:pPr>
              <w:cnfStyle w:val="000000000000" w:firstRow="0" w:lastRow="0" w:firstColumn="0" w:lastColumn="0" w:oddVBand="0" w:evenVBand="0" w:oddHBand="0" w:evenHBand="0" w:firstRowFirstColumn="0" w:firstRowLastColumn="0" w:lastRowFirstColumn="0" w:lastRowLastColumn="0"/>
            </w:pPr>
          </w:p>
        </w:tc>
        <w:tc>
          <w:tcPr>
            <w:tcW w:w="1715" w:type="dxa"/>
          </w:tcPr>
          <w:p w14:paraId="03880414" w14:textId="77777777" w:rsidR="009003E5" w:rsidRDefault="009003E5" w:rsidP="009003E5">
            <w:pPr>
              <w:cnfStyle w:val="000000000000" w:firstRow="0" w:lastRow="0" w:firstColumn="0" w:lastColumn="0" w:oddVBand="0" w:evenVBand="0" w:oddHBand="0" w:evenHBand="0" w:firstRowFirstColumn="0" w:firstRowLastColumn="0" w:lastRowFirstColumn="0" w:lastRowLastColumn="0"/>
              <w:rPr>
                <w:ins w:id="1488" w:author="Gareth Pateman" w:date="2018-04-18T16:00:00Z"/>
                <w:sz w:val="20"/>
              </w:rPr>
            </w:pPr>
            <w:ins w:id="1489" w:author="Gareth Pateman" w:date="2018-04-18T16:00:00Z">
              <w:r>
                <w:rPr>
                  <w:sz w:val="20"/>
                </w:rPr>
                <w:t xml:space="preserve">Refer to LEI format as defined here: </w:t>
              </w:r>
            </w:ins>
          </w:p>
          <w:p w14:paraId="14112CBD" w14:textId="77777777" w:rsidR="009003E5" w:rsidRDefault="009003E5" w:rsidP="009003E5">
            <w:pPr>
              <w:cnfStyle w:val="000000000000" w:firstRow="0" w:lastRow="0" w:firstColumn="0" w:lastColumn="0" w:oddVBand="0" w:evenVBand="0" w:oddHBand="0" w:evenHBand="0" w:firstRowFirstColumn="0" w:firstRowLastColumn="0" w:lastRowFirstColumn="0" w:lastRowLastColumn="0"/>
              <w:rPr>
                <w:ins w:id="1490" w:author="Gareth Pateman" w:date="2018-04-18T16:00:00Z"/>
                <w:sz w:val="16"/>
              </w:rPr>
            </w:pPr>
            <w:ins w:id="1491" w:author="Gareth Pateman" w:date="2018-04-18T16:00:00Z">
              <w:r>
                <w:rPr>
                  <w:sz w:val="16"/>
                </w:rPr>
                <w:lastRenderedPageBreak/>
                <w:fldChar w:fldCharType="begin"/>
              </w:r>
              <w:r>
                <w:rPr>
                  <w:sz w:val="16"/>
                </w:rPr>
                <w:instrText xml:space="preserve"> HYPERLINK "</w:instrText>
              </w:r>
              <w:r w:rsidRPr="00C155B9">
                <w:rPr>
                  <w:sz w:val="16"/>
                </w:rPr>
                <w:instrText>https://www.leiroc.org/lei.htm</w:instrText>
              </w:r>
              <w:r>
                <w:rPr>
                  <w:sz w:val="16"/>
                </w:rPr>
                <w:instrText xml:space="preserve">" </w:instrText>
              </w:r>
              <w:r>
                <w:rPr>
                  <w:sz w:val="16"/>
                </w:rPr>
                <w:fldChar w:fldCharType="separate"/>
              </w:r>
              <w:r w:rsidRPr="00C155B9">
                <w:rPr>
                  <w:rStyle w:val="Hyperlink"/>
                  <w:sz w:val="16"/>
                </w:rPr>
                <w:t>https://www.leiroc.org/lei.htm</w:t>
              </w:r>
              <w:r>
                <w:rPr>
                  <w:sz w:val="16"/>
                </w:rPr>
                <w:fldChar w:fldCharType="end"/>
              </w:r>
            </w:ins>
          </w:p>
          <w:p w14:paraId="1350C3F3" w14:textId="5A0817DB" w:rsidR="009003E5" w:rsidRPr="00D267CA" w:rsidRDefault="009003E5" w:rsidP="009003E5">
            <w:pPr>
              <w:cnfStyle w:val="000000000000" w:firstRow="0" w:lastRow="0" w:firstColumn="0" w:lastColumn="0" w:oddVBand="0" w:evenVBand="0" w:oddHBand="0" w:evenHBand="0" w:firstRowFirstColumn="0" w:firstRowLastColumn="0" w:lastRowFirstColumn="0" w:lastRowLastColumn="0"/>
              <w:rPr>
                <w:sz w:val="20"/>
              </w:rPr>
            </w:pPr>
            <w:del w:id="1492" w:author="Gareth Pateman" w:date="2018-04-18T16:00:00Z">
              <w:r w:rsidDel="00322F46">
                <w:rPr>
                  <w:sz w:val="20"/>
                </w:rPr>
                <w:delText>Length = 20, Regular Expression (See Swagger Definition)</w:delText>
              </w:r>
            </w:del>
          </w:p>
        </w:tc>
      </w:tr>
      <w:tr w:rsidR="00C25AE0" w:rsidRPr="00D267CA" w14:paraId="1D2E9A03" w14:textId="77777777" w:rsidTr="00C25AE0">
        <w:trPr>
          <w:cnfStyle w:val="000000100000" w:firstRow="0" w:lastRow="0" w:firstColumn="0" w:lastColumn="0" w:oddVBand="0" w:evenVBand="0" w:oddHBand="1" w:evenHBand="0" w:firstRowFirstColumn="0" w:firstRowLastColumn="0" w:lastRowFirstColumn="0" w:lastRowLastColumn="0"/>
          <w:ins w:id="1493" w:author="Gareth Pateman" w:date="2018-04-09T11:12:00Z"/>
        </w:trPr>
        <w:tc>
          <w:tcPr>
            <w:cnfStyle w:val="001000000000" w:firstRow="0" w:lastRow="0" w:firstColumn="1" w:lastColumn="0" w:oddVBand="0" w:evenVBand="0" w:oddHBand="0" w:evenHBand="0" w:firstRowFirstColumn="0" w:firstRowLastColumn="0" w:lastRowFirstColumn="0" w:lastRowLastColumn="0"/>
            <w:tcW w:w="1555" w:type="dxa"/>
          </w:tcPr>
          <w:p w14:paraId="67F08974" w14:textId="7451269D" w:rsidR="009003E5" w:rsidRPr="00C25AE0" w:rsidRDefault="008F1802">
            <w:pPr>
              <w:jc w:val="left"/>
              <w:rPr>
                <w:ins w:id="1494" w:author="Gareth Pateman" w:date="2018-04-09T11:12:00Z"/>
                <w:b w:val="0"/>
                <w:sz w:val="20"/>
                <w:rPrChange w:id="1495" w:author="Gareth Pateman" w:date="2018-04-09T11:13:00Z">
                  <w:rPr>
                    <w:ins w:id="1496" w:author="Gareth Pateman" w:date="2018-04-09T11:12:00Z"/>
                    <w:sz w:val="20"/>
                  </w:rPr>
                </w:rPrChange>
              </w:rPr>
              <w:pPrChange w:id="1497" w:author="Gareth Pateman" w:date="2018-04-18T16:21:00Z">
                <w:pPr/>
              </w:pPrChange>
            </w:pPr>
            <w:r>
              <w:rPr>
                <w:b w:val="0"/>
                <w:sz w:val="20"/>
              </w:rPr>
              <w:lastRenderedPageBreak/>
              <w:t>f</w:t>
            </w:r>
            <w:ins w:id="1498" w:author="Gareth Pateman" w:date="2018-04-09T11:13:00Z">
              <w:r w:rsidR="009003E5" w:rsidRPr="00C25AE0">
                <w:rPr>
                  <w:b w:val="0"/>
                  <w:sz w:val="20"/>
                </w:rPr>
                <w:t>ees</w:t>
              </w:r>
            </w:ins>
          </w:p>
        </w:tc>
        <w:tc>
          <w:tcPr>
            <w:tcW w:w="1275" w:type="dxa"/>
          </w:tcPr>
          <w:p w14:paraId="11D603AE" w14:textId="55987702" w:rsidR="009003E5" w:rsidRDefault="009003E5">
            <w:pPr>
              <w:jc w:val="left"/>
              <w:cnfStyle w:val="000000100000" w:firstRow="0" w:lastRow="0" w:firstColumn="0" w:lastColumn="0" w:oddVBand="0" w:evenVBand="0" w:oddHBand="1" w:evenHBand="0" w:firstRowFirstColumn="0" w:firstRowLastColumn="0" w:lastRowFirstColumn="0" w:lastRowLastColumn="0"/>
              <w:rPr>
                <w:ins w:id="1499" w:author="Gareth Pateman" w:date="2018-04-09T11:12:00Z"/>
                <w:sz w:val="20"/>
              </w:rPr>
              <w:pPrChange w:id="1500" w:author="Gareth Pateman" w:date="2018-04-18T16:22:00Z">
                <w:pPr>
                  <w:cnfStyle w:val="000000100000" w:firstRow="0" w:lastRow="0" w:firstColumn="0" w:lastColumn="0" w:oddVBand="0" w:evenVBand="0" w:oddHBand="1" w:evenHBand="0" w:firstRowFirstColumn="0" w:firstRowLastColumn="0" w:lastRowFirstColumn="0" w:lastRowLastColumn="0"/>
                </w:pPr>
              </w:pPrChange>
            </w:pPr>
            <w:ins w:id="1501" w:author="Gareth Pateman" w:date="2018-04-09T11:12:00Z">
              <w:r>
                <w:rPr>
                  <w:sz w:val="20"/>
                </w:rPr>
                <w:t>Reference Array</w:t>
              </w:r>
            </w:ins>
          </w:p>
        </w:tc>
        <w:tc>
          <w:tcPr>
            <w:tcW w:w="2127" w:type="dxa"/>
          </w:tcPr>
          <w:p w14:paraId="5A57EA33" w14:textId="435DFB9B" w:rsidR="009003E5" w:rsidRDefault="009003E5" w:rsidP="009003E5">
            <w:pPr>
              <w:cnfStyle w:val="000000100000" w:firstRow="0" w:lastRow="0" w:firstColumn="0" w:lastColumn="0" w:oddVBand="0" w:evenVBand="0" w:oddHBand="1" w:evenHBand="0" w:firstRowFirstColumn="0" w:firstRowLastColumn="0" w:lastRowFirstColumn="0" w:lastRowLastColumn="0"/>
              <w:rPr>
                <w:ins w:id="1502" w:author="Gareth Pateman" w:date="2018-04-09T11:12:00Z"/>
                <w:sz w:val="20"/>
              </w:rPr>
            </w:pPr>
            <w:ins w:id="1503" w:author="Gareth Pateman" w:date="2018-04-09T11:12:00Z">
              <w:r>
                <w:rPr>
                  <w:rFonts w:cs="Arial"/>
                  <w:sz w:val="20"/>
                </w:rPr>
                <w:t>Allows the passing and/or re</w:t>
              </w:r>
            </w:ins>
            <w:ins w:id="1504" w:author="Gareth Pateman" w:date="2018-04-09T11:13:00Z">
              <w:r>
                <w:rPr>
                  <w:rFonts w:cs="Arial"/>
                  <w:sz w:val="20"/>
                </w:rPr>
                <w:t>turning of all fees pertaining to the transaction.</w:t>
              </w:r>
            </w:ins>
          </w:p>
        </w:tc>
        <w:tc>
          <w:tcPr>
            <w:tcW w:w="708" w:type="dxa"/>
          </w:tcPr>
          <w:p w14:paraId="6EB0B9C5" w14:textId="28DC0C3B" w:rsidR="009003E5" w:rsidRDefault="009003E5" w:rsidP="009003E5">
            <w:pPr>
              <w:jc w:val="left"/>
              <w:cnfStyle w:val="000000100000" w:firstRow="0" w:lastRow="0" w:firstColumn="0" w:lastColumn="0" w:oddVBand="0" w:evenVBand="0" w:oddHBand="1" w:evenHBand="0" w:firstRowFirstColumn="0" w:firstRowLastColumn="0" w:lastRowFirstColumn="0" w:lastRowLastColumn="0"/>
              <w:rPr>
                <w:ins w:id="1505" w:author="Gareth Pateman" w:date="2018-04-09T11:12:00Z"/>
                <w:sz w:val="20"/>
              </w:rPr>
            </w:pPr>
            <w:ins w:id="1506" w:author="Gareth Pateman" w:date="2018-04-09T11:12:00Z">
              <w:r w:rsidRPr="00E12E10">
                <w:rPr>
                  <w:rFonts w:ascii="Wingdings" w:hAnsi="Wingdings" w:cs="Wingdings"/>
                  <w:szCs w:val="28"/>
                </w:rPr>
                <w:t></w:t>
              </w:r>
              <w:r>
                <w:rPr>
                  <w:sz w:val="20"/>
                </w:rPr>
                <w:t>O</w:t>
              </w:r>
            </w:ins>
          </w:p>
          <w:p w14:paraId="79C08502" w14:textId="0CD3AC9C" w:rsidR="009003E5" w:rsidRPr="00E42E58" w:rsidRDefault="009003E5" w:rsidP="009003E5">
            <w:pPr>
              <w:cnfStyle w:val="000000100000" w:firstRow="0" w:lastRow="0" w:firstColumn="0" w:lastColumn="0" w:oddVBand="0" w:evenVBand="0" w:oddHBand="1" w:evenHBand="0" w:firstRowFirstColumn="0" w:firstRowLastColumn="0" w:lastRowFirstColumn="0" w:lastRowLastColumn="0"/>
              <w:rPr>
                <w:ins w:id="1507" w:author="Gareth Pateman" w:date="2018-04-09T11:12:00Z"/>
                <w:rFonts w:ascii="Wingdings" w:hAnsi="Wingdings" w:cs="Wingdings"/>
                <w:sz w:val="20"/>
              </w:rPr>
            </w:pPr>
            <w:ins w:id="1508" w:author="Gareth Pateman" w:date="2018-04-09T11:12:00Z">
              <w:r w:rsidRPr="00B52FC7">
                <w:rPr>
                  <w:rFonts w:ascii="Wingdings" w:hAnsi="Wingdings" w:cs="Wingdings"/>
                  <w:sz w:val="20"/>
                </w:rPr>
                <w:t></w:t>
              </w:r>
              <w:r>
                <w:rPr>
                  <w:rFonts w:cs="Wingdings"/>
                  <w:sz w:val="20"/>
                </w:rPr>
                <w:t>O</w:t>
              </w:r>
            </w:ins>
          </w:p>
        </w:tc>
        <w:tc>
          <w:tcPr>
            <w:tcW w:w="1418" w:type="dxa"/>
          </w:tcPr>
          <w:p w14:paraId="69BB9FCD" w14:textId="2F91A1D5" w:rsidR="009003E5" w:rsidRDefault="009003E5" w:rsidP="009003E5">
            <w:pPr>
              <w:cnfStyle w:val="000000100000" w:firstRow="0" w:lastRow="0" w:firstColumn="0" w:lastColumn="0" w:oddVBand="0" w:evenVBand="0" w:oddHBand="1" w:evenHBand="0" w:firstRowFirstColumn="0" w:firstRowLastColumn="0" w:lastRowFirstColumn="0" w:lastRowLastColumn="0"/>
              <w:rPr>
                <w:ins w:id="1509" w:author="Gareth Pateman" w:date="2018-04-09T11:12:00Z"/>
              </w:rPr>
            </w:pPr>
            <w:ins w:id="1510" w:author="Gareth Pateman" w:date="2018-04-09T11:12:00Z">
              <w:r>
                <w:rPr>
                  <w:sz w:val="20"/>
                </w:rPr>
                <w:fldChar w:fldCharType="begin"/>
              </w:r>
              <w:r>
                <w:rPr>
                  <w:sz w:val="20"/>
                </w:rPr>
                <w:instrText xml:space="preserve"> HYPERLINK  \l "_Fees_Object" </w:instrText>
              </w:r>
              <w:r>
                <w:rPr>
                  <w:sz w:val="20"/>
                </w:rPr>
                <w:fldChar w:fldCharType="separate"/>
              </w:r>
              <w:r w:rsidRPr="00953950">
                <w:rPr>
                  <w:rStyle w:val="Hyperlink"/>
                  <w:sz w:val="20"/>
                </w:rPr>
                <w:t>Fees Object</w:t>
              </w:r>
              <w:r>
                <w:rPr>
                  <w:sz w:val="20"/>
                </w:rPr>
                <w:fldChar w:fldCharType="end"/>
              </w:r>
            </w:ins>
          </w:p>
        </w:tc>
        <w:tc>
          <w:tcPr>
            <w:tcW w:w="1715" w:type="dxa"/>
          </w:tcPr>
          <w:p w14:paraId="5DEE61E6" w14:textId="77777777" w:rsidR="009003E5" w:rsidRDefault="009003E5" w:rsidP="009003E5">
            <w:pPr>
              <w:cnfStyle w:val="000000100000" w:firstRow="0" w:lastRow="0" w:firstColumn="0" w:lastColumn="0" w:oddVBand="0" w:evenVBand="0" w:oddHBand="1" w:evenHBand="0" w:firstRowFirstColumn="0" w:firstRowLastColumn="0" w:lastRowFirstColumn="0" w:lastRowLastColumn="0"/>
              <w:rPr>
                <w:ins w:id="1511" w:author="Gareth Pateman" w:date="2018-04-09T11:12:00Z"/>
                <w:sz w:val="20"/>
              </w:rPr>
            </w:pPr>
          </w:p>
        </w:tc>
      </w:tr>
      <w:tr w:rsidR="00C25AE0" w:rsidRPr="00D267CA" w14:paraId="58769BDE" w14:textId="77777777" w:rsidTr="00C25AE0">
        <w:tc>
          <w:tcPr>
            <w:cnfStyle w:val="001000000000" w:firstRow="0" w:lastRow="0" w:firstColumn="1" w:lastColumn="0" w:oddVBand="0" w:evenVBand="0" w:oddHBand="0" w:evenHBand="0" w:firstRowFirstColumn="0" w:firstRowLastColumn="0" w:lastRowFirstColumn="0" w:lastRowLastColumn="0"/>
            <w:tcW w:w="1555" w:type="dxa"/>
          </w:tcPr>
          <w:p w14:paraId="0D5925AB" w14:textId="78CB26AE" w:rsidR="009003E5" w:rsidRPr="00D267CA" w:rsidRDefault="008F1802">
            <w:pPr>
              <w:jc w:val="left"/>
              <w:rPr>
                <w:b w:val="0"/>
                <w:sz w:val="20"/>
              </w:rPr>
              <w:pPrChange w:id="1512" w:author="Gareth Pateman" w:date="2018-04-18T16:21:00Z">
                <w:pPr/>
              </w:pPrChange>
            </w:pPr>
            <w:r>
              <w:rPr>
                <w:b w:val="0"/>
                <w:sz w:val="20"/>
              </w:rPr>
              <w:t>m</w:t>
            </w:r>
            <w:r w:rsidR="009003E5">
              <w:rPr>
                <w:b w:val="0"/>
                <w:sz w:val="20"/>
              </w:rPr>
              <w:t>etadata</w:t>
            </w:r>
          </w:p>
        </w:tc>
        <w:tc>
          <w:tcPr>
            <w:tcW w:w="1275" w:type="dxa"/>
          </w:tcPr>
          <w:p w14:paraId="3006CCB1" w14:textId="77777777" w:rsidR="009003E5" w:rsidRPr="00D267CA" w:rsidRDefault="009003E5" w:rsidP="009003E5">
            <w:pPr>
              <w:cnfStyle w:val="000000000000" w:firstRow="0" w:lastRow="0" w:firstColumn="0" w:lastColumn="0" w:oddVBand="0" w:evenVBand="0" w:oddHBand="0" w:evenHBand="0" w:firstRowFirstColumn="0" w:firstRowLastColumn="0" w:lastRowFirstColumn="0" w:lastRowLastColumn="0"/>
              <w:rPr>
                <w:sz w:val="20"/>
              </w:rPr>
            </w:pPr>
            <w:r>
              <w:rPr>
                <w:sz w:val="20"/>
              </w:rPr>
              <w:t>Reference Array</w:t>
            </w:r>
          </w:p>
        </w:tc>
        <w:tc>
          <w:tcPr>
            <w:tcW w:w="2127" w:type="dxa"/>
          </w:tcPr>
          <w:p w14:paraId="0FE7654A" w14:textId="77777777" w:rsidR="009003E5" w:rsidRPr="00D267CA" w:rsidRDefault="009003E5" w:rsidP="009003E5">
            <w:pPr>
              <w:cnfStyle w:val="000000000000" w:firstRow="0" w:lastRow="0" w:firstColumn="0" w:lastColumn="0" w:oddVBand="0" w:evenVBand="0" w:oddHBand="0" w:evenHBand="0" w:firstRowFirstColumn="0" w:firstRowLastColumn="0" w:lastRowFirstColumn="0" w:lastRowLastColumn="0"/>
              <w:rPr>
                <w:sz w:val="20"/>
              </w:rPr>
            </w:pPr>
            <w:r>
              <w:rPr>
                <w:sz w:val="20"/>
              </w:rPr>
              <w:t>A collection of key/value pairs. These can be used to populate additional transaction properties.</w:t>
            </w:r>
          </w:p>
        </w:tc>
        <w:tc>
          <w:tcPr>
            <w:tcW w:w="708" w:type="dxa"/>
          </w:tcPr>
          <w:p w14:paraId="3B258A32" w14:textId="77777777" w:rsidR="009003E5" w:rsidRPr="00536948" w:rsidRDefault="009003E5" w:rsidP="009003E5">
            <w:pPr>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sidRPr="00536948">
              <w:rPr>
                <w:sz w:val="20"/>
              </w:rPr>
              <w:t>O</w:t>
            </w:r>
          </w:p>
          <w:p w14:paraId="2A33707D" w14:textId="77777777" w:rsidR="009003E5" w:rsidRPr="00536948" w:rsidRDefault="009003E5" w:rsidP="009003E5">
            <w:pPr>
              <w:cnfStyle w:val="000000000000" w:firstRow="0" w:lastRow="0" w:firstColumn="0" w:lastColumn="0" w:oddVBand="0" w:evenVBand="0" w:oddHBand="0" w:evenHBand="0" w:firstRowFirstColumn="0" w:firstRowLastColumn="0" w:lastRowFirstColumn="0" w:lastRowLastColumn="0"/>
              <w:rPr>
                <w:sz w:val="20"/>
              </w:rPr>
            </w:pPr>
            <w:r w:rsidRPr="00B52FC7">
              <w:rPr>
                <w:rFonts w:ascii="Wingdings" w:hAnsi="Wingdings" w:cs="Wingdings"/>
                <w:sz w:val="20"/>
              </w:rPr>
              <w:t></w:t>
            </w:r>
            <w:r w:rsidRPr="00B52FC7">
              <w:rPr>
                <w:rFonts w:cs="Wingdings"/>
                <w:sz w:val="20"/>
              </w:rPr>
              <w:t>O</w:t>
            </w:r>
            <w:r w:rsidRPr="00536948" w:rsidDel="00536948">
              <w:rPr>
                <w:sz w:val="20"/>
              </w:rPr>
              <w:t xml:space="preserve"> </w:t>
            </w:r>
          </w:p>
        </w:tc>
        <w:tc>
          <w:tcPr>
            <w:tcW w:w="1418" w:type="dxa"/>
          </w:tcPr>
          <w:p w14:paraId="126F3A76" w14:textId="78A56421" w:rsidR="009003E5" w:rsidRPr="00D267CA" w:rsidRDefault="00901346" w:rsidP="009003E5">
            <w:pPr>
              <w:cnfStyle w:val="000000000000" w:firstRow="0" w:lastRow="0" w:firstColumn="0" w:lastColumn="0" w:oddVBand="0" w:evenVBand="0" w:oddHBand="0" w:evenHBand="0" w:firstRowFirstColumn="0" w:firstRowLastColumn="0" w:lastRowFirstColumn="0" w:lastRowLastColumn="0"/>
              <w:rPr>
                <w:sz w:val="20"/>
              </w:rPr>
            </w:pPr>
            <w:hyperlink w:anchor="_Metadata_Object" w:history="1">
              <w:r w:rsidR="009003E5" w:rsidRPr="00E90944">
                <w:rPr>
                  <w:rStyle w:val="Hyperlink"/>
                  <w:sz w:val="20"/>
                  <w:szCs w:val="20"/>
                </w:rPr>
                <w:t>Metadata</w:t>
              </w:r>
            </w:hyperlink>
          </w:p>
        </w:tc>
        <w:tc>
          <w:tcPr>
            <w:tcW w:w="1715" w:type="dxa"/>
          </w:tcPr>
          <w:p w14:paraId="50228C8B" w14:textId="77777777" w:rsidR="009003E5" w:rsidRPr="00D267CA" w:rsidRDefault="009003E5" w:rsidP="009003E5">
            <w:pPr>
              <w:cnfStyle w:val="000000000000" w:firstRow="0" w:lastRow="0" w:firstColumn="0" w:lastColumn="0" w:oddVBand="0" w:evenVBand="0" w:oddHBand="0" w:evenHBand="0" w:firstRowFirstColumn="0" w:firstRowLastColumn="0" w:lastRowFirstColumn="0" w:lastRowLastColumn="0"/>
              <w:rPr>
                <w:sz w:val="20"/>
              </w:rPr>
            </w:pPr>
          </w:p>
        </w:tc>
      </w:tr>
    </w:tbl>
    <w:p w14:paraId="7F8F72CF" w14:textId="76140713" w:rsidR="00A22871" w:rsidRDefault="00A22871" w:rsidP="00A22871">
      <w:bookmarkStart w:id="1513" w:name="_Transaction_Amount_Object"/>
      <w:bookmarkStart w:id="1514" w:name="_Bill_Payments_API"/>
      <w:bookmarkStart w:id="1515" w:name="_Disbursements_API"/>
      <w:bookmarkStart w:id="1516" w:name="_Deposits_API"/>
      <w:bookmarkStart w:id="1517" w:name="_International_Transfers_API"/>
      <w:bookmarkStart w:id="1518" w:name="_Merchant_Payments_API"/>
      <w:bookmarkStart w:id="1519" w:name="_Refunds_API"/>
      <w:bookmarkStart w:id="1520" w:name="_Reversals_API"/>
      <w:bookmarkStart w:id="1521" w:name="_Transfers_API"/>
      <w:bookmarkStart w:id="1522" w:name="_Withdrawals_API"/>
      <w:bookmarkEnd w:id="123"/>
      <w:bookmarkEnd w:id="124"/>
      <w:bookmarkEnd w:id="1513"/>
      <w:bookmarkEnd w:id="1514"/>
      <w:bookmarkEnd w:id="1515"/>
      <w:bookmarkEnd w:id="1516"/>
      <w:bookmarkEnd w:id="1517"/>
      <w:bookmarkEnd w:id="1518"/>
      <w:bookmarkEnd w:id="1519"/>
      <w:bookmarkEnd w:id="1520"/>
      <w:bookmarkEnd w:id="1521"/>
      <w:bookmarkEnd w:id="1522"/>
    </w:p>
    <w:p w14:paraId="3D346EBA" w14:textId="160F1357" w:rsidR="00A22871" w:rsidRDefault="00A22871" w:rsidP="002F254C">
      <w:pPr>
        <w:pStyle w:val="Heading2"/>
      </w:pPr>
      <w:bookmarkStart w:id="1523" w:name="_Reversals_API_1"/>
      <w:bookmarkStart w:id="1524" w:name="_Toc513209438"/>
      <w:bookmarkEnd w:id="1523"/>
      <w:r>
        <w:t>Reversals API</w:t>
      </w:r>
      <w:bookmarkEnd w:id="1524"/>
    </w:p>
    <w:p w14:paraId="1F88B568" w14:textId="77777777" w:rsidR="00A22871" w:rsidRDefault="00A22871" w:rsidP="002F254C">
      <w:pPr>
        <w:pStyle w:val="NormalParagraph"/>
      </w:pPr>
      <w:r>
        <w:t xml:space="preserve">The Reversals API is used to reverse a financial transaction. The originating transaction reference must be provided in the URI in order to identify the transaction to be reversed. For a partial reversal, the amount needs to be supplied. It should be noted however that API Providers may not support partial reversals and will return an error if a partial amount is supplied. This API can also be used for adjustments. </w:t>
      </w:r>
    </w:p>
    <w:p w14:paraId="5AA41678" w14:textId="79606321" w:rsidR="00A22871" w:rsidRDefault="00A22871" w:rsidP="002F254C">
      <w:pPr>
        <w:pStyle w:val="NOTE"/>
      </w:pPr>
      <w:r>
        <w:t>Note</w:t>
      </w:r>
      <w:r w:rsidR="0043276D">
        <w:t>:</w:t>
      </w:r>
      <w:r w:rsidR="0043276D">
        <w:tab/>
        <w:t>T</w:t>
      </w:r>
      <w:r>
        <w:t xml:space="preserve">hat only reversal creation is supported. For viewing reversals, the Transactions API should be used. Format is </w:t>
      </w:r>
      <w:r>
        <w:rPr>
          <w:b/>
        </w:rPr>
        <w:t>/t</w:t>
      </w:r>
      <w:r w:rsidRPr="002C36BC">
        <w:rPr>
          <w:b/>
        </w:rPr>
        <w:t>ransactions</w:t>
      </w:r>
      <w:r>
        <w:rPr>
          <w:b/>
          <w:i/>
        </w:rPr>
        <w:t>/{Original Transaction Reference}/reversals</w:t>
      </w:r>
      <w:r w:rsidRPr="00485808">
        <w:t>.</w:t>
      </w:r>
    </w:p>
    <w:p w14:paraId="63FEE291" w14:textId="77777777" w:rsidR="00A22871" w:rsidRDefault="00A22871" w:rsidP="002F254C">
      <w:pPr>
        <w:pStyle w:val="NormalParagraph"/>
      </w:pPr>
      <w:r>
        <w:t>The object definition for Reversals is provided below:</w:t>
      </w:r>
    </w:p>
    <w:tbl>
      <w:tblPr>
        <w:tblStyle w:val="PlainTable21"/>
        <w:tblW w:w="8834" w:type="dxa"/>
        <w:tblInd w:w="-9"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ayout w:type="fixed"/>
        <w:tblLook w:val="04A0" w:firstRow="1" w:lastRow="0" w:firstColumn="1" w:lastColumn="0" w:noHBand="0" w:noVBand="1"/>
        <w:tblPrChange w:id="1525" w:author="Gareth Pateman" w:date="2018-04-18T16:01:00Z">
          <w:tblPr>
            <w:tblStyle w:val="PlainTable21"/>
            <w:tblW w:w="8834" w:type="dxa"/>
            <w:tblInd w:w="-9"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ook w:val="04A0" w:firstRow="1" w:lastRow="0" w:firstColumn="1" w:lastColumn="0" w:noHBand="0" w:noVBand="1"/>
          </w:tblPr>
        </w:tblPrChange>
      </w:tblPr>
      <w:tblGrid>
        <w:gridCol w:w="1280"/>
        <w:gridCol w:w="1418"/>
        <w:gridCol w:w="1701"/>
        <w:gridCol w:w="708"/>
        <w:gridCol w:w="1632"/>
        <w:gridCol w:w="2095"/>
        <w:tblGridChange w:id="1526">
          <w:tblGrid>
            <w:gridCol w:w="1350"/>
            <w:gridCol w:w="1208"/>
            <w:gridCol w:w="2140"/>
            <w:gridCol w:w="690"/>
            <w:gridCol w:w="1184"/>
            <w:gridCol w:w="2262"/>
          </w:tblGrid>
        </w:tblGridChange>
      </w:tblGrid>
      <w:tr w:rsidR="00A22871" w:rsidRPr="00D267CA" w14:paraId="69620FF0" w14:textId="77777777" w:rsidTr="00C25A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gridSpan w:val="6"/>
            <w:shd w:val="clear" w:color="auto" w:fill="F2F2F2" w:themeFill="background1" w:themeFillShade="F2"/>
            <w:tcPrChange w:id="1527" w:author="Gareth Pateman" w:date="2018-04-18T16:01:00Z">
              <w:tcPr>
                <w:tcW w:w="8834" w:type="dxa"/>
                <w:gridSpan w:val="6"/>
                <w:shd w:val="clear" w:color="auto" w:fill="F2F2F2" w:themeFill="background1" w:themeFillShade="F2"/>
              </w:tcPr>
            </w:tcPrChange>
          </w:tcPr>
          <w:p w14:paraId="4446C0DF" w14:textId="77777777" w:rsidR="00A22871" w:rsidRPr="00D267CA" w:rsidRDefault="00A22871" w:rsidP="00A22871">
            <w:pPr>
              <w:jc w:val="center"/>
              <w:cnfStyle w:val="101000000000" w:firstRow="1" w:lastRow="0" w:firstColumn="1" w:lastColumn="0" w:oddVBand="0" w:evenVBand="0" w:oddHBand="0" w:evenHBand="0" w:firstRowFirstColumn="0" w:firstRowLastColumn="0" w:lastRowFirstColumn="0" w:lastRowLastColumn="0"/>
              <w:rPr>
                <w:sz w:val="20"/>
              </w:rPr>
            </w:pPr>
            <w:r>
              <w:rPr>
                <w:sz w:val="28"/>
              </w:rPr>
              <w:t>Reversal Base</w:t>
            </w:r>
            <w:r w:rsidRPr="005115BD">
              <w:rPr>
                <w:sz w:val="28"/>
              </w:rPr>
              <w:t xml:space="preserve"> Object Properties</w:t>
            </w:r>
          </w:p>
        </w:tc>
      </w:tr>
      <w:tr w:rsidR="00A22871" w:rsidRPr="00D267CA" w14:paraId="012AA948" w14:textId="77777777" w:rsidTr="00C25A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0" w:type="dxa"/>
            <w:tcPrChange w:id="1528" w:author="Gareth Pateman" w:date="2018-04-18T16:02:00Z">
              <w:tcPr>
                <w:tcW w:w="1350" w:type="dxa"/>
              </w:tcPr>
            </w:tcPrChange>
          </w:tcPr>
          <w:p w14:paraId="720A5DB9" w14:textId="77777777" w:rsidR="00A22871" w:rsidRPr="00195442" w:rsidRDefault="00A22871" w:rsidP="00A22871">
            <w:pPr>
              <w:cnfStyle w:val="001000100000" w:firstRow="0" w:lastRow="0" w:firstColumn="1" w:lastColumn="0" w:oddVBand="0" w:evenVBand="0" w:oddHBand="1" w:evenHBand="0" w:firstRowFirstColumn="0" w:firstRowLastColumn="0" w:lastRowFirstColumn="0" w:lastRowLastColumn="0"/>
              <w:rPr>
                <w:sz w:val="20"/>
              </w:rPr>
            </w:pPr>
            <w:r w:rsidRPr="00195442">
              <w:rPr>
                <w:sz w:val="20"/>
              </w:rPr>
              <w:t>Name</w:t>
            </w:r>
          </w:p>
        </w:tc>
        <w:tc>
          <w:tcPr>
            <w:tcW w:w="1418" w:type="dxa"/>
            <w:tcPrChange w:id="1529" w:author="Gareth Pateman" w:date="2018-04-18T16:02:00Z">
              <w:tcPr>
                <w:tcW w:w="1208" w:type="dxa"/>
              </w:tcPr>
            </w:tcPrChange>
          </w:tcPr>
          <w:p w14:paraId="12BA85DC"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Type</w:t>
            </w:r>
          </w:p>
        </w:tc>
        <w:tc>
          <w:tcPr>
            <w:tcW w:w="1701" w:type="dxa"/>
            <w:tcPrChange w:id="1530" w:author="Gareth Pateman" w:date="2018-04-18T16:02:00Z">
              <w:tcPr>
                <w:tcW w:w="2140" w:type="dxa"/>
              </w:tcPr>
            </w:tcPrChange>
          </w:tcPr>
          <w:p w14:paraId="18AE01F2"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Pr>
                <w:b/>
                <w:sz w:val="20"/>
              </w:rPr>
              <w:t>Description</w:t>
            </w:r>
          </w:p>
        </w:tc>
        <w:tc>
          <w:tcPr>
            <w:tcW w:w="708" w:type="dxa"/>
            <w:tcPrChange w:id="1531" w:author="Gareth Pateman" w:date="2018-04-18T16:02:00Z">
              <w:tcPr>
                <w:tcW w:w="690" w:type="dxa"/>
              </w:tcPr>
            </w:tcPrChange>
          </w:tcPr>
          <w:p w14:paraId="668D5D28"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p>
        </w:tc>
        <w:tc>
          <w:tcPr>
            <w:tcW w:w="1632" w:type="dxa"/>
            <w:tcPrChange w:id="1532" w:author="Gareth Pateman" w:date="2018-04-18T16:02:00Z">
              <w:tcPr>
                <w:tcW w:w="1184" w:type="dxa"/>
              </w:tcPr>
            </w:tcPrChange>
          </w:tcPr>
          <w:p w14:paraId="583BA2DE"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Reference</w:t>
            </w:r>
          </w:p>
        </w:tc>
        <w:tc>
          <w:tcPr>
            <w:tcW w:w="2095" w:type="dxa"/>
            <w:tcPrChange w:id="1533" w:author="Gareth Pateman" w:date="2018-04-18T16:02:00Z">
              <w:tcPr>
                <w:tcW w:w="2262" w:type="dxa"/>
              </w:tcPr>
            </w:tcPrChange>
          </w:tcPr>
          <w:p w14:paraId="02E4089A"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Validation</w:t>
            </w:r>
          </w:p>
        </w:tc>
      </w:tr>
      <w:tr w:rsidR="00A22871" w:rsidRPr="00D267CA" w14:paraId="2D7244D8" w14:textId="77777777" w:rsidTr="00C25AE0">
        <w:tc>
          <w:tcPr>
            <w:cnfStyle w:val="001000000000" w:firstRow="0" w:lastRow="0" w:firstColumn="1" w:lastColumn="0" w:oddVBand="0" w:evenVBand="0" w:oddHBand="0" w:evenHBand="0" w:firstRowFirstColumn="0" w:firstRowLastColumn="0" w:lastRowFirstColumn="0" w:lastRowLastColumn="0"/>
            <w:tcW w:w="1280" w:type="dxa"/>
            <w:tcPrChange w:id="1534" w:author="Gareth Pateman" w:date="2018-04-18T16:02:00Z">
              <w:tcPr>
                <w:tcW w:w="1350" w:type="dxa"/>
              </w:tcPr>
            </w:tcPrChange>
          </w:tcPr>
          <w:p w14:paraId="5CACDE83" w14:textId="4E569307" w:rsidR="00A22871" w:rsidRPr="00195442" w:rsidRDefault="00756539" w:rsidP="002F254C">
            <w:pPr>
              <w:jc w:val="left"/>
              <w:rPr>
                <w:sz w:val="20"/>
              </w:rPr>
            </w:pPr>
            <w:r>
              <w:rPr>
                <w:b w:val="0"/>
                <w:sz w:val="20"/>
              </w:rPr>
              <w:t>a</w:t>
            </w:r>
            <w:r w:rsidR="00A22871">
              <w:rPr>
                <w:b w:val="0"/>
                <w:sz w:val="20"/>
              </w:rPr>
              <w:t>mount</w:t>
            </w:r>
          </w:p>
        </w:tc>
        <w:tc>
          <w:tcPr>
            <w:tcW w:w="1418" w:type="dxa"/>
            <w:tcPrChange w:id="1535" w:author="Gareth Pateman" w:date="2018-04-18T16:02:00Z">
              <w:tcPr>
                <w:tcW w:w="1208" w:type="dxa"/>
              </w:tcPr>
            </w:tcPrChange>
          </w:tcPr>
          <w:p w14:paraId="6EE130A2" w14:textId="77777777" w:rsidR="00A22871" w:rsidRPr="00195442" w:rsidRDefault="00A22871" w:rsidP="002F254C">
            <w:pPr>
              <w:jc w:val="left"/>
              <w:cnfStyle w:val="000000000000" w:firstRow="0" w:lastRow="0" w:firstColumn="0" w:lastColumn="0" w:oddVBand="0" w:evenVBand="0" w:oddHBand="0" w:evenHBand="0" w:firstRowFirstColumn="0" w:firstRowLastColumn="0" w:lastRowFirstColumn="0" w:lastRowLastColumn="0"/>
              <w:rPr>
                <w:b/>
                <w:sz w:val="20"/>
              </w:rPr>
            </w:pPr>
            <w:r>
              <w:rPr>
                <w:sz w:val="20"/>
              </w:rPr>
              <w:t>String</w:t>
            </w:r>
          </w:p>
        </w:tc>
        <w:tc>
          <w:tcPr>
            <w:tcW w:w="1701" w:type="dxa"/>
            <w:tcPrChange w:id="1536" w:author="Gareth Pateman" w:date="2018-04-18T16:02:00Z">
              <w:tcPr>
                <w:tcW w:w="2140" w:type="dxa"/>
              </w:tcPr>
            </w:tcPrChange>
          </w:tcPr>
          <w:p w14:paraId="501396E9" w14:textId="77777777" w:rsidR="00A22871" w:rsidRPr="00D74B87"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Principle Transaction Amount</w:t>
            </w:r>
          </w:p>
        </w:tc>
        <w:tc>
          <w:tcPr>
            <w:tcW w:w="708" w:type="dxa"/>
            <w:tcPrChange w:id="1537" w:author="Gareth Pateman" w:date="2018-04-18T16:02:00Z">
              <w:tcPr>
                <w:tcW w:w="690" w:type="dxa"/>
              </w:tcPr>
            </w:tcPrChange>
          </w:tcPr>
          <w:p w14:paraId="1A913D64" w14:textId="77777777" w:rsidR="00A22871" w:rsidRPr="00536948"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Pr>
                <w:sz w:val="20"/>
              </w:rPr>
              <w:t>O</w:t>
            </w:r>
          </w:p>
          <w:p w14:paraId="50ECE983" w14:textId="77777777" w:rsidR="00A22871" w:rsidRPr="00195442" w:rsidRDefault="00A22871" w:rsidP="002F254C">
            <w:pPr>
              <w:jc w:val="left"/>
              <w:cnfStyle w:val="000000000000" w:firstRow="0" w:lastRow="0" w:firstColumn="0" w:lastColumn="0" w:oddVBand="0" w:evenVBand="0" w:oddHBand="0" w:evenHBand="0" w:firstRowFirstColumn="0" w:firstRowLastColumn="0" w:lastRowFirstColumn="0" w:lastRowLastColumn="0"/>
              <w:rPr>
                <w:b/>
                <w:sz w:val="20"/>
              </w:rPr>
            </w:pPr>
            <w:r w:rsidRPr="00B52FC7">
              <w:rPr>
                <w:rFonts w:ascii="Wingdings" w:hAnsi="Wingdings" w:cs="Wingdings"/>
                <w:sz w:val="20"/>
              </w:rPr>
              <w:t></w:t>
            </w:r>
            <w:r>
              <w:rPr>
                <w:rFonts w:cs="Wingdings"/>
                <w:sz w:val="20"/>
              </w:rPr>
              <w:t>O</w:t>
            </w:r>
          </w:p>
        </w:tc>
        <w:tc>
          <w:tcPr>
            <w:tcW w:w="1632" w:type="dxa"/>
            <w:tcPrChange w:id="1538" w:author="Gareth Pateman" w:date="2018-04-18T16:02:00Z">
              <w:tcPr>
                <w:tcW w:w="1184" w:type="dxa"/>
              </w:tcPr>
            </w:tcPrChange>
          </w:tcPr>
          <w:p w14:paraId="2BC72BAB" w14:textId="77777777" w:rsidR="00A22871" w:rsidRPr="00195442" w:rsidRDefault="00A22871" w:rsidP="002F254C">
            <w:pPr>
              <w:jc w:val="left"/>
              <w:cnfStyle w:val="000000000000" w:firstRow="0" w:lastRow="0" w:firstColumn="0" w:lastColumn="0" w:oddVBand="0" w:evenVBand="0" w:oddHBand="0" w:evenHBand="0" w:firstRowFirstColumn="0" w:firstRowLastColumn="0" w:lastRowFirstColumn="0" w:lastRowLastColumn="0"/>
              <w:rPr>
                <w:b/>
                <w:sz w:val="20"/>
              </w:rPr>
            </w:pPr>
          </w:p>
        </w:tc>
        <w:tc>
          <w:tcPr>
            <w:tcW w:w="2095" w:type="dxa"/>
            <w:tcPrChange w:id="1539" w:author="Gareth Pateman" w:date="2018-04-18T16:02:00Z">
              <w:tcPr>
                <w:tcW w:w="2262" w:type="dxa"/>
              </w:tcPr>
            </w:tcPrChange>
          </w:tcPr>
          <w:p w14:paraId="12E31A3D" w14:textId="2B887DFC" w:rsidR="00A22871" w:rsidRPr="00195442" w:rsidRDefault="00A22871" w:rsidP="002F254C">
            <w:pPr>
              <w:jc w:val="left"/>
              <w:cnfStyle w:val="000000000000" w:firstRow="0" w:lastRow="0" w:firstColumn="0" w:lastColumn="0" w:oddVBand="0" w:evenVBand="0" w:oddHBand="0" w:evenHBand="0" w:firstRowFirstColumn="0" w:firstRowLastColumn="0" w:lastRowFirstColumn="0" w:lastRowLastColumn="0"/>
              <w:rPr>
                <w:b/>
                <w:sz w:val="20"/>
              </w:rPr>
            </w:pPr>
            <w:del w:id="1540" w:author="Gareth Pateman" w:date="2018-04-18T12:08:00Z">
              <w:r w:rsidDel="004B5D28">
                <w:rPr>
                  <w:sz w:val="20"/>
                </w:rPr>
                <w:delText>Regular Expression – please refer to Swagger definition</w:delText>
              </w:r>
            </w:del>
            <w:ins w:id="1541" w:author="Gareth Pateman" w:date="2018-04-18T12:08:00Z">
              <w:r w:rsidR="004B5D28">
                <w:rPr>
                  <w:sz w:val="20"/>
                </w:rPr>
                <w:t>If suppli</w:t>
              </w:r>
            </w:ins>
            <w:ins w:id="1542" w:author="Gareth Pateman" w:date="2018-04-18T12:09:00Z">
              <w:r w:rsidR="004B5D28">
                <w:rPr>
                  <w:sz w:val="20"/>
                </w:rPr>
                <w:t>ed, amount must</w:t>
              </w:r>
            </w:ins>
            <w:ins w:id="1543" w:author="Gareth Pateman" w:date="2018-04-18T12:10:00Z">
              <w:r w:rsidR="004B5D28">
                <w:rPr>
                  <w:sz w:val="20"/>
                </w:rPr>
                <w:t xml:space="preserve"> </w:t>
              </w:r>
            </w:ins>
            <w:ins w:id="1544" w:author="Gareth Pateman" w:date="2018-04-18T12:09:00Z">
              <w:r w:rsidR="004B5D28">
                <w:rPr>
                  <w:sz w:val="20"/>
                </w:rPr>
                <w:t>contain two decimal places separated by ‘.’</w:t>
              </w:r>
            </w:ins>
          </w:p>
        </w:tc>
      </w:tr>
      <w:tr w:rsidR="00A22871" w:rsidRPr="00D267CA" w14:paraId="307E28E0" w14:textId="77777777" w:rsidTr="00C25A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0" w:type="dxa"/>
            <w:tcPrChange w:id="1545" w:author="Gareth Pateman" w:date="2018-04-18T16:02:00Z">
              <w:tcPr>
                <w:tcW w:w="1350" w:type="dxa"/>
              </w:tcPr>
            </w:tcPrChange>
          </w:tcPr>
          <w:p w14:paraId="13C7CC2B" w14:textId="1781E926" w:rsidR="00A22871" w:rsidRPr="00195442" w:rsidRDefault="00756539" w:rsidP="002F254C">
            <w:pPr>
              <w:jc w:val="left"/>
              <w:cnfStyle w:val="001000100000" w:firstRow="0" w:lastRow="0" w:firstColumn="1" w:lastColumn="0" w:oddVBand="0" w:evenVBand="0" w:oddHBand="1" w:evenHBand="0" w:firstRowFirstColumn="0" w:firstRowLastColumn="0" w:lastRowFirstColumn="0" w:lastRowLastColumn="0"/>
              <w:rPr>
                <w:sz w:val="20"/>
              </w:rPr>
            </w:pPr>
            <w:r>
              <w:rPr>
                <w:b w:val="0"/>
                <w:sz w:val="20"/>
              </w:rPr>
              <w:t>c</w:t>
            </w:r>
            <w:r w:rsidR="00A22871">
              <w:rPr>
                <w:b w:val="0"/>
                <w:sz w:val="20"/>
              </w:rPr>
              <w:t>urrency</w:t>
            </w:r>
          </w:p>
        </w:tc>
        <w:tc>
          <w:tcPr>
            <w:tcW w:w="1418" w:type="dxa"/>
            <w:tcPrChange w:id="1546" w:author="Gareth Pateman" w:date="2018-04-18T16:02:00Z">
              <w:tcPr>
                <w:tcW w:w="1208" w:type="dxa"/>
              </w:tcPr>
            </w:tcPrChange>
          </w:tcPr>
          <w:p w14:paraId="72F03BD9" w14:textId="77777777" w:rsidR="00A22871" w:rsidRPr="00195442" w:rsidRDefault="00A22871" w:rsidP="002F254C">
            <w:pPr>
              <w:jc w:val="left"/>
              <w:cnfStyle w:val="000000100000" w:firstRow="0" w:lastRow="0" w:firstColumn="0" w:lastColumn="0" w:oddVBand="0" w:evenVBand="0" w:oddHBand="1" w:evenHBand="0" w:firstRowFirstColumn="0" w:firstRowLastColumn="0" w:lastRowFirstColumn="0" w:lastRowLastColumn="0"/>
              <w:rPr>
                <w:b/>
                <w:sz w:val="20"/>
              </w:rPr>
            </w:pPr>
            <w:r>
              <w:rPr>
                <w:sz w:val="20"/>
              </w:rPr>
              <w:t>String</w:t>
            </w:r>
          </w:p>
        </w:tc>
        <w:tc>
          <w:tcPr>
            <w:tcW w:w="1701" w:type="dxa"/>
            <w:tcPrChange w:id="1547" w:author="Gareth Pateman" w:date="2018-04-18T16:02:00Z">
              <w:tcPr>
                <w:tcW w:w="2140" w:type="dxa"/>
              </w:tcPr>
            </w:tcPrChange>
          </w:tcPr>
          <w:p w14:paraId="0534F6D0"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b/>
                <w:sz w:val="20"/>
              </w:rPr>
            </w:pPr>
            <w:r w:rsidRPr="00D267CA">
              <w:rPr>
                <w:sz w:val="20"/>
              </w:rPr>
              <w:t>Currency of the principal transaction amount</w:t>
            </w:r>
            <w:r>
              <w:rPr>
                <w:sz w:val="20"/>
              </w:rPr>
              <w:t>.</w:t>
            </w:r>
          </w:p>
        </w:tc>
        <w:tc>
          <w:tcPr>
            <w:tcW w:w="708" w:type="dxa"/>
            <w:tcPrChange w:id="1548" w:author="Gareth Pateman" w:date="2018-04-18T16:02:00Z">
              <w:tcPr>
                <w:tcW w:w="690" w:type="dxa"/>
              </w:tcPr>
            </w:tcPrChange>
          </w:tcPr>
          <w:p w14:paraId="5BED2A28" w14:textId="77777777" w:rsidR="00A22871" w:rsidRPr="00536948"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E42E58">
              <w:rPr>
                <w:rFonts w:ascii="Wingdings" w:hAnsi="Wingdings" w:cs="Wingdings"/>
                <w:sz w:val="20"/>
              </w:rPr>
              <w:t></w:t>
            </w:r>
            <w:r>
              <w:rPr>
                <w:sz w:val="20"/>
              </w:rPr>
              <w:t>O</w:t>
            </w:r>
          </w:p>
          <w:p w14:paraId="34771AE5" w14:textId="77777777" w:rsidR="00A22871" w:rsidRPr="00195442" w:rsidRDefault="00A22871" w:rsidP="002F254C">
            <w:pPr>
              <w:jc w:val="left"/>
              <w:cnfStyle w:val="000000100000" w:firstRow="0" w:lastRow="0" w:firstColumn="0" w:lastColumn="0" w:oddVBand="0" w:evenVBand="0" w:oddHBand="1" w:evenHBand="0" w:firstRowFirstColumn="0" w:firstRowLastColumn="0" w:lastRowFirstColumn="0" w:lastRowLastColumn="0"/>
              <w:rPr>
                <w:b/>
                <w:sz w:val="20"/>
              </w:rPr>
            </w:pPr>
            <w:r w:rsidRPr="00B52FC7">
              <w:rPr>
                <w:rFonts w:ascii="Wingdings" w:hAnsi="Wingdings" w:cs="Wingdings"/>
                <w:sz w:val="20"/>
              </w:rPr>
              <w:t></w:t>
            </w:r>
            <w:r>
              <w:rPr>
                <w:rFonts w:cs="Wingdings"/>
                <w:sz w:val="20"/>
              </w:rPr>
              <w:t>O</w:t>
            </w:r>
          </w:p>
        </w:tc>
        <w:tc>
          <w:tcPr>
            <w:tcW w:w="1632" w:type="dxa"/>
            <w:tcPrChange w:id="1549" w:author="Gareth Pateman" w:date="2018-04-18T16:02:00Z">
              <w:tcPr>
                <w:tcW w:w="1184" w:type="dxa"/>
              </w:tcPr>
            </w:tcPrChange>
          </w:tcPr>
          <w:p w14:paraId="584F9F47" w14:textId="77777777" w:rsidR="00A22871" w:rsidRPr="00195442" w:rsidRDefault="00A22871" w:rsidP="002F254C">
            <w:pPr>
              <w:jc w:val="left"/>
              <w:cnfStyle w:val="000000100000" w:firstRow="0" w:lastRow="0" w:firstColumn="0" w:lastColumn="0" w:oddVBand="0" w:evenVBand="0" w:oddHBand="1" w:evenHBand="0" w:firstRowFirstColumn="0" w:firstRowLastColumn="0" w:lastRowFirstColumn="0" w:lastRowLastColumn="0"/>
              <w:rPr>
                <w:b/>
                <w:sz w:val="20"/>
              </w:rPr>
            </w:pPr>
          </w:p>
        </w:tc>
        <w:tc>
          <w:tcPr>
            <w:tcW w:w="2095" w:type="dxa"/>
            <w:tcPrChange w:id="1550" w:author="Gareth Pateman" w:date="2018-04-18T16:02:00Z">
              <w:tcPr>
                <w:tcW w:w="2262" w:type="dxa"/>
              </w:tcPr>
            </w:tcPrChange>
          </w:tcPr>
          <w:p w14:paraId="019E49B4" w14:textId="6A02744F" w:rsidR="00A22871" w:rsidRPr="00195442" w:rsidRDefault="00A22871" w:rsidP="002F254C">
            <w:pPr>
              <w:jc w:val="left"/>
              <w:cnfStyle w:val="000000100000" w:firstRow="0" w:lastRow="0" w:firstColumn="0" w:lastColumn="0" w:oddVBand="0" w:evenVBand="0" w:oddHBand="1" w:evenHBand="0" w:firstRowFirstColumn="0" w:firstRowLastColumn="0" w:lastRowFirstColumn="0" w:lastRowLastColumn="0"/>
              <w:rPr>
                <w:b/>
                <w:sz w:val="20"/>
              </w:rPr>
            </w:pPr>
            <w:r>
              <w:rPr>
                <w:sz w:val="20"/>
              </w:rPr>
              <w:t xml:space="preserve">Enumeration = </w:t>
            </w:r>
            <w:r w:rsidR="00090C9A">
              <w:fldChar w:fldCharType="begin"/>
            </w:r>
            <w:r w:rsidR="00090C9A">
              <w:instrText xml:space="preserve"> HYPERLINK \l "_ISO_Currency_Codes" </w:instrText>
            </w:r>
            <w:r w:rsidR="00090C9A">
              <w:fldChar w:fldCharType="separate"/>
            </w:r>
            <w:r w:rsidR="005467AF" w:rsidRPr="00E90944">
              <w:rPr>
                <w:rStyle w:val="Hyperlink"/>
                <w:sz w:val="20"/>
                <w:szCs w:val="20"/>
              </w:rPr>
              <w:t>ISO Currency Codes</w:t>
            </w:r>
            <w:r w:rsidR="00090C9A">
              <w:rPr>
                <w:rStyle w:val="Hyperlink"/>
                <w:sz w:val="20"/>
              </w:rPr>
              <w:fldChar w:fldCharType="end"/>
            </w:r>
            <w:r w:rsidR="005467AF">
              <w:rPr>
                <w:rStyle w:val="Hyperlink"/>
                <w:sz w:val="20"/>
                <w:szCs w:val="20"/>
              </w:rPr>
              <w:t>.</w:t>
            </w:r>
          </w:p>
        </w:tc>
      </w:tr>
      <w:tr w:rsidR="00A22871" w:rsidRPr="00D267CA" w14:paraId="364637DC" w14:textId="77777777" w:rsidTr="00C25AE0">
        <w:tc>
          <w:tcPr>
            <w:cnfStyle w:val="001000000000" w:firstRow="0" w:lastRow="0" w:firstColumn="1" w:lastColumn="0" w:oddVBand="0" w:evenVBand="0" w:oddHBand="0" w:evenHBand="0" w:firstRowFirstColumn="0" w:firstRowLastColumn="0" w:lastRowFirstColumn="0" w:lastRowLastColumn="0"/>
            <w:tcW w:w="1280" w:type="dxa"/>
            <w:tcPrChange w:id="1551" w:author="Gareth Pateman" w:date="2018-04-18T16:02:00Z">
              <w:tcPr>
                <w:tcW w:w="1350" w:type="dxa"/>
              </w:tcPr>
            </w:tcPrChange>
          </w:tcPr>
          <w:p w14:paraId="72F2F2D6" w14:textId="62C04732" w:rsidR="00A22871" w:rsidRDefault="00756539" w:rsidP="002F254C">
            <w:pPr>
              <w:jc w:val="left"/>
              <w:rPr>
                <w:b w:val="0"/>
                <w:sz w:val="20"/>
              </w:rPr>
            </w:pPr>
            <w:r>
              <w:rPr>
                <w:b w:val="0"/>
                <w:sz w:val="20"/>
              </w:rPr>
              <w:t>t</w:t>
            </w:r>
            <w:r w:rsidR="00A22871">
              <w:rPr>
                <w:b w:val="0"/>
                <w:sz w:val="20"/>
              </w:rPr>
              <w:t>ype</w:t>
            </w:r>
          </w:p>
        </w:tc>
        <w:tc>
          <w:tcPr>
            <w:tcW w:w="1418" w:type="dxa"/>
            <w:tcPrChange w:id="1552" w:author="Gareth Pateman" w:date="2018-04-18T16:02:00Z">
              <w:tcPr>
                <w:tcW w:w="1208" w:type="dxa"/>
              </w:tcPr>
            </w:tcPrChange>
          </w:tcPr>
          <w:p w14:paraId="6D5B02CC"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1701" w:type="dxa"/>
            <w:tcPrChange w:id="1553" w:author="Gareth Pateman" w:date="2018-04-18T16:02:00Z">
              <w:tcPr>
                <w:tcW w:w="2140" w:type="dxa"/>
              </w:tcPr>
            </w:tcPrChange>
          </w:tcPr>
          <w:p w14:paraId="578748DD"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The harmonised Transaction Type</w:t>
            </w:r>
          </w:p>
        </w:tc>
        <w:tc>
          <w:tcPr>
            <w:tcW w:w="708" w:type="dxa"/>
            <w:tcPrChange w:id="1554" w:author="Gareth Pateman" w:date="2018-04-18T16:02:00Z">
              <w:tcPr>
                <w:tcW w:w="690" w:type="dxa"/>
              </w:tcPr>
            </w:tcPrChange>
          </w:tcPr>
          <w:p w14:paraId="7C0330C1" w14:textId="77777777" w:rsidR="00A22871" w:rsidRPr="00536948"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Pr>
                <w:sz w:val="20"/>
              </w:rPr>
              <w:t>M</w:t>
            </w:r>
          </w:p>
          <w:p w14:paraId="21726097" w14:textId="77777777" w:rsidR="00A22871" w:rsidRPr="00E42E58" w:rsidRDefault="00A22871" w:rsidP="002F254C">
            <w:pPr>
              <w:jc w:val="left"/>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sidRPr="00B52FC7">
              <w:rPr>
                <w:rFonts w:cs="Wingdings"/>
                <w:sz w:val="20"/>
              </w:rPr>
              <w:t>M</w:t>
            </w:r>
          </w:p>
        </w:tc>
        <w:tc>
          <w:tcPr>
            <w:tcW w:w="1632" w:type="dxa"/>
            <w:tcPrChange w:id="1555" w:author="Gareth Pateman" w:date="2018-04-18T16:02:00Z">
              <w:tcPr>
                <w:tcW w:w="1184" w:type="dxa"/>
              </w:tcPr>
            </w:tcPrChange>
          </w:tcPr>
          <w:p w14:paraId="3BF039BA" w14:textId="77777777" w:rsidR="00A22871" w:rsidRPr="00195442" w:rsidRDefault="00A22871" w:rsidP="002F254C">
            <w:pPr>
              <w:jc w:val="left"/>
              <w:cnfStyle w:val="000000000000" w:firstRow="0" w:lastRow="0" w:firstColumn="0" w:lastColumn="0" w:oddVBand="0" w:evenVBand="0" w:oddHBand="0" w:evenHBand="0" w:firstRowFirstColumn="0" w:firstRowLastColumn="0" w:lastRowFirstColumn="0" w:lastRowLastColumn="0"/>
              <w:rPr>
                <w:b/>
                <w:sz w:val="20"/>
              </w:rPr>
            </w:pPr>
          </w:p>
        </w:tc>
        <w:tc>
          <w:tcPr>
            <w:tcW w:w="2095" w:type="dxa"/>
            <w:tcPrChange w:id="1556" w:author="Gareth Pateman" w:date="2018-04-18T16:02:00Z">
              <w:tcPr>
                <w:tcW w:w="2262" w:type="dxa"/>
              </w:tcPr>
            </w:tcPrChange>
          </w:tcPr>
          <w:p w14:paraId="09E3693E" w14:textId="7B34E924"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 xml:space="preserve">Enumeration = </w:t>
            </w:r>
            <w:r w:rsidR="00090C9A">
              <w:fldChar w:fldCharType="begin"/>
            </w:r>
            <w:r w:rsidR="00090C9A">
              <w:instrText xml:space="preserve"> HYPERLINK \l "_Transaction_Types" </w:instrText>
            </w:r>
            <w:r w:rsidR="00090C9A">
              <w:fldChar w:fldCharType="separate"/>
            </w:r>
            <w:r w:rsidR="005467AF" w:rsidRPr="00C22E5E">
              <w:rPr>
                <w:rStyle w:val="Hyperlink"/>
                <w:sz w:val="20"/>
                <w:szCs w:val="20"/>
              </w:rPr>
              <w:t>Transaction Types</w:t>
            </w:r>
            <w:r w:rsidR="00090C9A">
              <w:rPr>
                <w:rStyle w:val="Hyperlink"/>
                <w:sz w:val="20"/>
              </w:rPr>
              <w:fldChar w:fldCharType="end"/>
            </w:r>
          </w:p>
          <w:p w14:paraId="74492CBD" w14:textId="77777777" w:rsidR="00A22871" w:rsidRPr="00485808" w:rsidRDefault="00A22871" w:rsidP="002F254C">
            <w:pPr>
              <w:jc w:val="left"/>
              <w:cnfStyle w:val="000000000000" w:firstRow="0" w:lastRow="0" w:firstColumn="0" w:lastColumn="0" w:oddVBand="0" w:evenVBand="0" w:oddHBand="0" w:evenHBand="0" w:firstRowFirstColumn="0" w:firstRowLastColumn="0" w:lastRowFirstColumn="0" w:lastRowLastColumn="0"/>
              <w:rPr>
                <w:b/>
                <w:color w:val="0000FF" w:themeColor="hyperlink"/>
                <w:sz w:val="20"/>
                <w:u w:val="single"/>
              </w:rPr>
            </w:pPr>
            <w:r>
              <w:rPr>
                <w:sz w:val="20"/>
              </w:rPr>
              <w:t xml:space="preserve">Note that only Reversals and Adjustments are supported. </w:t>
            </w:r>
          </w:p>
        </w:tc>
      </w:tr>
      <w:tr w:rsidR="00A22871" w:rsidRPr="00D267CA" w14:paraId="593A417A" w14:textId="77777777" w:rsidTr="00C25A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0" w:type="dxa"/>
            <w:tcPrChange w:id="1557" w:author="Gareth Pateman" w:date="2018-04-18T16:02:00Z">
              <w:tcPr>
                <w:tcW w:w="1350" w:type="dxa"/>
              </w:tcPr>
            </w:tcPrChange>
          </w:tcPr>
          <w:p w14:paraId="3ED9CDA9" w14:textId="6FB39B8B" w:rsidR="00A22871" w:rsidRDefault="00756539" w:rsidP="00A22871">
            <w:pPr>
              <w:cnfStyle w:val="001000100000" w:firstRow="0" w:lastRow="0" w:firstColumn="1" w:lastColumn="0" w:oddVBand="0" w:evenVBand="0" w:oddHBand="1" w:evenHBand="0" w:firstRowFirstColumn="0" w:firstRowLastColumn="0" w:lastRowFirstColumn="0" w:lastRowLastColumn="0"/>
              <w:rPr>
                <w:sz w:val="20"/>
              </w:rPr>
            </w:pPr>
            <w:r>
              <w:rPr>
                <w:b w:val="0"/>
                <w:sz w:val="20"/>
              </w:rPr>
              <w:t>s</w:t>
            </w:r>
            <w:r w:rsidR="00A22871" w:rsidRPr="00D267CA">
              <w:rPr>
                <w:b w:val="0"/>
                <w:sz w:val="20"/>
              </w:rPr>
              <w:t>ub</w:t>
            </w:r>
            <w:r>
              <w:rPr>
                <w:b w:val="0"/>
                <w:sz w:val="20"/>
              </w:rPr>
              <w:t>T</w:t>
            </w:r>
            <w:r w:rsidR="00A22871" w:rsidRPr="00D267CA">
              <w:rPr>
                <w:b w:val="0"/>
                <w:sz w:val="20"/>
              </w:rPr>
              <w:t>ype</w:t>
            </w:r>
          </w:p>
        </w:tc>
        <w:tc>
          <w:tcPr>
            <w:tcW w:w="1418" w:type="dxa"/>
            <w:tcPrChange w:id="1558" w:author="Gareth Pateman" w:date="2018-04-18T16:02:00Z">
              <w:tcPr>
                <w:tcW w:w="1208" w:type="dxa"/>
              </w:tcPr>
            </w:tcPrChange>
          </w:tcPr>
          <w:p w14:paraId="44B3A4F6"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sidRPr="00D267CA">
              <w:rPr>
                <w:sz w:val="20"/>
              </w:rPr>
              <w:t>String</w:t>
            </w:r>
          </w:p>
        </w:tc>
        <w:tc>
          <w:tcPr>
            <w:tcW w:w="1701" w:type="dxa"/>
            <w:tcPrChange w:id="1559" w:author="Gareth Pateman" w:date="2018-04-18T16:02:00Z">
              <w:tcPr>
                <w:tcW w:w="2140" w:type="dxa"/>
              </w:tcPr>
            </w:tcPrChange>
          </w:tcPr>
          <w:p w14:paraId="3ACC3FAB"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sidRPr="00E95DA0">
              <w:rPr>
                <w:sz w:val="20"/>
              </w:rPr>
              <w:t xml:space="preserve">A </w:t>
            </w:r>
            <w:r>
              <w:rPr>
                <w:sz w:val="20"/>
              </w:rPr>
              <w:t xml:space="preserve">non-harmonised </w:t>
            </w:r>
            <w:r w:rsidRPr="00E95DA0">
              <w:rPr>
                <w:sz w:val="20"/>
              </w:rPr>
              <w:t xml:space="preserve">sub-classification of </w:t>
            </w:r>
            <w:r>
              <w:rPr>
                <w:sz w:val="20"/>
              </w:rPr>
              <w:t xml:space="preserve">the </w:t>
            </w:r>
            <w:r w:rsidRPr="00E95DA0">
              <w:rPr>
                <w:sz w:val="20"/>
              </w:rPr>
              <w:t>type</w:t>
            </w:r>
            <w:r>
              <w:rPr>
                <w:sz w:val="20"/>
              </w:rPr>
              <w:t xml:space="preserve"> of transaction</w:t>
            </w:r>
            <w:r w:rsidRPr="00E95DA0">
              <w:rPr>
                <w:sz w:val="20"/>
              </w:rPr>
              <w:t xml:space="preserve">. Values are not </w:t>
            </w:r>
            <w:r w:rsidRPr="00E95DA0">
              <w:rPr>
                <w:sz w:val="20"/>
              </w:rPr>
              <w:lastRenderedPageBreak/>
              <w:t>fixed and usage will vary according to Provider.</w:t>
            </w:r>
          </w:p>
        </w:tc>
        <w:tc>
          <w:tcPr>
            <w:tcW w:w="708" w:type="dxa"/>
            <w:tcPrChange w:id="1560" w:author="Gareth Pateman" w:date="2018-04-18T16:02:00Z">
              <w:tcPr>
                <w:tcW w:w="690" w:type="dxa"/>
              </w:tcPr>
            </w:tcPrChange>
          </w:tcPr>
          <w:p w14:paraId="48B355D7" w14:textId="77777777" w:rsidR="00A22871" w:rsidRPr="00536948"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E42E58">
              <w:rPr>
                <w:rFonts w:ascii="Wingdings" w:hAnsi="Wingdings" w:cs="Wingdings"/>
                <w:sz w:val="20"/>
              </w:rPr>
              <w:lastRenderedPageBreak/>
              <w:t></w:t>
            </w:r>
            <w:r>
              <w:rPr>
                <w:sz w:val="20"/>
              </w:rPr>
              <w:t>O</w:t>
            </w:r>
          </w:p>
          <w:p w14:paraId="22F10754" w14:textId="77777777" w:rsidR="00A22871" w:rsidRPr="00E42E58" w:rsidRDefault="00A22871" w:rsidP="00A22871">
            <w:pPr>
              <w:jc w:val="center"/>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Pr>
                <w:rFonts w:cs="Wingdings"/>
                <w:sz w:val="20"/>
              </w:rPr>
              <w:t>O</w:t>
            </w:r>
          </w:p>
        </w:tc>
        <w:tc>
          <w:tcPr>
            <w:tcW w:w="1632" w:type="dxa"/>
            <w:tcPrChange w:id="1561" w:author="Gareth Pateman" w:date="2018-04-18T16:02:00Z">
              <w:tcPr>
                <w:tcW w:w="1184" w:type="dxa"/>
              </w:tcPr>
            </w:tcPrChange>
          </w:tcPr>
          <w:p w14:paraId="13B2DC6A"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c>
          <w:tcPr>
            <w:tcW w:w="2095" w:type="dxa"/>
            <w:tcPrChange w:id="1562" w:author="Gareth Pateman" w:date="2018-04-18T16:02:00Z">
              <w:tcPr>
                <w:tcW w:w="2262" w:type="dxa"/>
              </w:tcPr>
            </w:tcPrChange>
          </w:tcPr>
          <w:p w14:paraId="4FBE7924"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r>
      <w:tr w:rsidR="00A22871" w:rsidRPr="00D267CA" w14:paraId="62D52CB3" w14:textId="77777777" w:rsidTr="00C25AE0">
        <w:tc>
          <w:tcPr>
            <w:cnfStyle w:val="001000000000" w:firstRow="0" w:lastRow="0" w:firstColumn="1" w:lastColumn="0" w:oddVBand="0" w:evenVBand="0" w:oddHBand="0" w:evenHBand="0" w:firstRowFirstColumn="0" w:firstRowLastColumn="0" w:lastRowFirstColumn="0" w:lastRowLastColumn="0"/>
            <w:tcW w:w="1280" w:type="dxa"/>
            <w:tcPrChange w:id="1563" w:author="Gareth Pateman" w:date="2018-04-18T16:02:00Z">
              <w:tcPr>
                <w:tcW w:w="1350" w:type="dxa"/>
              </w:tcPr>
            </w:tcPrChange>
          </w:tcPr>
          <w:p w14:paraId="2AEED8A3" w14:textId="284918FA" w:rsidR="00A22871" w:rsidRDefault="00756539" w:rsidP="00A22871">
            <w:pPr>
              <w:rPr>
                <w:b w:val="0"/>
                <w:sz w:val="20"/>
              </w:rPr>
            </w:pPr>
            <w:r>
              <w:rPr>
                <w:b w:val="0"/>
                <w:sz w:val="20"/>
              </w:rPr>
              <w:t>t</w:t>
            </w:r>
            <w:r w:rsidR="00A22871">
              <w:rPr>
                <w:b w:val="0"/>
                <w:sz w:val="20"/>
              </w:rPr>
              <w:t xml:space="preserve">ransactionStatus </w:t>
            </w:r>
          </w:p>
        </w:tc>
        <w:tc>
          <w:tcPr>
            <w:tcW w:w="1418" w:type="dxa"/>
            <w:tcPrChange w:id="1564" w:author="Gareth Pateman" w:date="2018-04-18T16:02:00Z">
              <w:tcPr>
                <w:tcW w:w="1208" w:type="dxa"/>
              </w:tcPr>
            </w:tcPrChange>
          </w:tcPr>
          <w:p w14:paraId="27F9AD99"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1701" w:type="dxa"/>
            <w:tcPrChange w:id="1565" w:author="Gareth Pateman" w:date="2018-04-18T16:02:00Z">
              <w:tcPr>
                <w:tcW w:w="2140" w:type="dxa"/>
              </w:tcPr>
            </w:tcPrChange>
          </w:tcPr>
          <w:p w14:paraId="30858BE4"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 xml:space="preserve">Indicates the status of the transaction as stored by the API provider. </w:t>
            </w:r>
          </w:p>
        </w:tc>
        <w:tc>
          <w:tcPr>
            <w:tcW w:w="708" w:type="dxa"/>
            <w:tcPrChange w:id="1566" w:author="Gareth Pateman" w:date="2018-04-18T16:02:00Z">
              <w:tcPr>
                <w:tcW w:w="690" w:type="dxa"/>
              </w:tcPr>
            </w:tcPrChange>
          </w:tcPr>
          <w:p w14:paraId="0E548458" w14:textId="77777777" w:rsidR="00A22871" w:rsidRPr="00536948"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Pr>
                <w:sz w:val="20"/>
              </w:rPr>
              <w:t>NA</w:t>
            </w:r>
          </w:p>
          <w:p w14:paraId="5B65E7A1" w14:textId="77777777" w:rsidR="00A22871" w:rsidRPr="00E42E58" w:rsidRDefault="00A22871" w:rsidP="00A22871">
            <w:pPr>
              <w:jc w:val="center"/>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Pr>
                <w:rFonts w:cs="Wingdings"/>
                <w:sz w:val="20"/>
              </w:rPr>
              <w:t>M</w:t>
            </w:r>
          </w:p>
        </w:tc>
        <w:tc>
          <w:tcPr>
            <w:tcW w:w="1632" w:type="dxa"/>
            <w:tcPrChange w:id="1567" w:author="Gareth Pateman" w:date="2018-04-18T16:02:00Z">
              <w:tcPr>
                <w:tcW w:w="1184" w:type="dxa"/>
              </w:tcPr>
            </w:tcPrChange>
          </w:tcPr>
          <w:p w14:paraId="6F73E626"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c>
          <w:tcPr>
            <w:tcW w:w="2095" w:type="dxa"/>
            <w:tcPrChange w:id="1568" w:author="Gareth Pateman" w:date="2018-04-18T16:02:00Z">
              <w:tcPr>
                <w:tcW w:w="2262" w:type="dxa"/>
              </w:tcPr>
            </w:tcPrChange>
          </w:tcPr>
          <w:p w14:paraId="4C5137C4"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r>
      <w:tr w:rsidR="00A22871" w:rsidRPr="00D267CA" w14:paraId="16991F5C" w14:textId="77777777" w:rsidTr="00C25A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0" w:type="dxa"/>
            <w:tcPrChange w:id="1569" w:author="Gareth Pateman" w:date="2018-04-18T16:02:00Z">
              <w:tcPr>
                <w:tcW w:w="1350" w:type="dxa"/>
              </w:tcPr>
            </w:tcPrChange>
          </w:tcPr>
          <w:p w14:paraId="2720A858" w14:textId="646D89BC" w:rsidR="00A22871" w:rsidRPr="00D267CA" w:rsidRDefault="00756539" w:rsidP="00A22871">
            <w:pPr>
              <w:cnfStyle w:val="001000100000" w:firstRow="0" w:lastRow="0" w:firstColumn="1" w:lastColumn="0" w:oddVBand="0" w:evenVBand="0" w:oddHBand="1" w:evenHBand="0" w:firstRowFirstColumn="0" w:firstRowLastColumn="0" w:lastRowFirstColumn="0" w:lastRowLastColumn="0"/>
              <w:rPr>
                <w:b w:val="0"/>
                <w:sz w:val="20"/>
              </w:rPr>
            </w:pPr>
            <w:r>
              <w:rPr>
                <w:b w:val="0"/>
                <w:sz w:val="20"/>
              </w:rPr>
              <w:t>d</w:t>
            </w:r>
            <w:r w:rsidR="00A22871">
              <w:rPr>
                <w:b w:val="0"/>
                <w:sz w:val="20"/>
              </w:rPr>
              <w:t>escription</w:t>
            </w:r>
            <w:r w:rsidR="00A22871" w:rsidRPr="00D267CA">
              <w:rPr>
                <w:b w:val="0"/>
                <w:sz w:val="20"/>
              </w:rPr>
              <w:t>Text</w:t>
            </w:r>
          </w:p>
        </w:tc>
        <w:tc>
          <w:tcPr>
            <w:tcW w:w="1418" w:type="dxa"/>
            <w:tcPrChange w:id="1570" w:author="Gareth Pateman" w:date="2018-04-18T16:02:00Z">
              <w:tcPr>
                <w:tcW w:w="1208" w:type="dxa"/>
              </w:tcPr>
            </w:tcPrChange>
          </w:tcPr>
          <w:p w14:paraId="2AE6FF3A"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sidRPr="00D267CA">
              <w:rPr>
                <w:sz w:val="20"/>
              </w:rPr>
              <w:t>String</w:t>
            </w:r>
          </w:p>
        </w:tc>
        <w:tc>
          <w:tcPr>
            <w:tcW w:w="1701" w:type="dxa"/>
            <w:tcPrChange w:id="1571" w:author="Gareth Pateman" w:date="2018-04-18T16:02:00Z">
              <w:tcPr>
                <w:tcW w:w="2140" w:type="dxa"/>
              </w:tcPr>
            </w:tcPrChange>
          </w:tcPr>
          <w:p w14:paraId="7ADA23F1"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sidRPr="00D267CA">
              <w:rPr>
                <w:sz w:val="20"/>
              </w:rPr>
              <w:t>Free format text description of the transaction provided by the client. This can be provided as a reference for the receiver on the SMS and on the account statement.</w:t>
            </w:r>
          </w:p>
        </w:tc>
        <w:tc>
          <w:tcPr>
            <w:tcW w:w="708" w:type="dxa"/>
            <w:tcPrChange w:id="1572" w:author="Gareth Pateman" w:date="2018-04-18T16:02:00Z">
              <w:tcPr>
                <w:tcW w:w="690" w:type="dxa"/>
              </w:tcPr>
            </w:tcPrChange>
          </w:tcPr>
          <w:p w14:paraId="1DA1C685" w14:textId="77777777" w:rsidR="00A22871" w:rsidRPr="00536948"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E42E58">
              <w:rPr>
                <w:rFonts w:ascii="Wingdings" w:hAnsi="Wingdings" w:cs="Wingdings"/>
                <w:sz w:val="20"/>
              </w:rPr>
              <w:t></w:t>
            </w:r>
            <w:r w:rsidRPr="00536948">
              <w:rPr>
                <w:sz w:val="20"/>
              </w:rPr>
              <w:t>O</w:t>
            </w:r>
          </w:p>
          <w:p w14:paraId="62499A6E" w14:textId="77777777" w:rsidR="00A22871" w:rsidRPr="00536948"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B52FC7">
              <w:rPr>
                <w:rFonts w:ascii="Wingdings" w:hAnsi="Wingdings" w:cs="Wingdings"/>
                <w:sz w:val="20"/>
              </w:rPr>
              <w:t></w:t>
            </w:r>
            <w:r w:rsidRPr="00B52FC7">
              <w:rPr>
                <w:rFonts w:cs="Wingdings"/>
                <w:sz w:val="20"/>
              </w:rPr>
              <w:t>O</w:t>
            </w:r>
          </w:p>
        </w:tc>
        <w:tc>
          <w:tcPr>
            <w:tcW w:w="1632" w:type="dxa"/>
            <w:tcPrChange w:id="1573" w:author="Gareth Pateman" w:date="2018-04-18T16:02:00Z">
              <w:tcPr>
                <w:tcW w:w="1184" w:type="dxa"/>
              </w:tcPr>
            </w:tcPrChange>
          </w:tcPr>
          <w:p w14:paraId="3CB65E0E"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c>
          <w:tcPr>
            <w:tcW w:w="2095" w:type="dxa"/>
            <w:tcPrChange w:id="1574" w:author="Gareth Pateman" w:date="2018-04-18T16:02:00Z">
              <w:tcPr>
                <w:tcW w:w="2262" w:type="dxa"/>
              </w:tcPr>
            </w:tcPrChange>
          </w:tcPr>
          <w:p w14:paraId="3B430EBC"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r>
      <w:tr w:rsidR="00A22871" w:rsidRPr="00D267CA" w14:paraId="70D897D1" w14:textId="77777777" w:rsidTr="00C25AE0">
        <w:tc>
          <w:tcPr>
            <w:cnfStyle w:val="001000000000" w:firstRow="0" w:lastRow="0" w:firstColumn="1" w:lastColumn="0" w:oddVBand="0" w:evenVBand="0" w:oddHBand="0" w:evenHBand="0" w:firstRowFirstColumn="0" w:firstRowLastColumn="0" w:lastRowFirstColumn="0" w:lastRowLastColumn="0"/>
            <w:tcW w:w="1280" w:type="dxa"/>
            <w:tcPrChange w:id="1575" w:author="Gareth Pateman" w:date="2018-04-18T16:02:00Z">
              <w:tcPr>
                <w:tcW w:w="1350" w:type="dxa"/>
              </w:tcPr>
            </w:tcPrChange>
          </w:tcPr>
          <w:p w14:paraId="0B54D6D4" w14:textId="18022F24" w:rsidR="00A22871" w:rsidRPr="00D267CA" w:rsidRDefault="00756539" w:rsidP="00A22871">
            <w:pPr>
              <w:rPr>
                <w:b w:val="0"/>
                <w:sz w:val="20"/>
              </w:rPr>
            </w:pPr>
            <w:r>
              <w:rPr>
                <w:b w:val="0"/>
                <w:sz w:val="20"/>
              </w:rPr>
              <w:t>r</w:t>
            </w:r>
            <w:r w:rsidR="00A22871" w:rsidRPr="00D267CA">
              <w:rPr>
                <w:b w:val="0"/>
                <w:sz w:val="20"/>
              </w:rPr>
              <w:t>equestDate</w:t>
            </w:r>
          </w:p>
        </w:tc>
        <w:tc>
          <w:tcPr>
            <w:tcW w:w="1418" w:type="dxa"/>
            <w:tcPrChange w:id="1576" w:author="Gareth Pateman" w:date="2018-04-18T16:02:00Z">
              <w:tcPr>
                <w:tcW w:w="1208" w:type="dxa"/>
              </w:tcPr>
            </w:tcPrChange>
          </w:tcPr>
          <w:p w14:paraId="50C244A7"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sidRPr="00D267CA">
              <w:rPr>
                <w:sz w:val="20"/>
              </w:rPr>
              <w:t>DateTime</w:t>
            </w:r>
          </w:p>
        </w:tc>
        <w:tc>
          <w:tcPr>
            <w:tcW w:w="1701" w:type="dxa"/>
            <w:tcPrChange w:id="1577" w:author="Gareth Pateman" w:date="2018-04-18T16:02:00Z">
              <w:tcPr>
                <w:tcW w:w="2140" w:type="dxa"/>
              </w:tcPr>
            </w:tcPrChange>
          </w:tcPr>
          <w:p w14:paraId="47D09901"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sidRPr="00D267CA">
              <w:rPr>
                <w:sz w:val="20"/>
              </w:rPr>
              <w:t>The creation date and time of the transaction as supplied by the client.</w:t>
            </w:r>
          </w:p>
        </w:tc>
        <w:tc>
          <w:tcPr>
            <w:tcW w:w="708" w:type="dxa"/>
            <w:tcPrChange w:id="1578" w:author="Gareth Pateman" w:date="2018-04-18T16:02:00Z">
              <w:tcPr>
                <w:tcW w:w="690" w:type="dxa"/>
              </w:tcPr>
            </w:tcPrChange>
          </w:tcPr>
          <w:p w14:paraId="288A8924" w14:textId="77777777" w:rsidR="00A22871" w:rsidRPr="00536948"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sidRPr="00536948">
              <w:rPr>
                <w:sz w:val="20"/>
              </w:rPr>
              <w:t>M</w:t>
            </w:r>
          </w:p>
          <w:p w14:paraId="65BBF262" w14:textId="77777777" w:rsidR="00A22871" w:rsidRPr="00536948"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B52FC7">
              <w:rPr>
                <w:rFonts w:ascii="Wingdings" w:hAnsi="Wingdings" w:cs="Wingdings"/>
                <w:sz w:val="20"/>
              </w:rPr>
              <w:t></w:t>
            </w:r>
            <w:r>
              <w:rPr>
                <w:rFonts w:cs="Wingdings"/>
                <w:sz w:val="20"/>
              </w:rPr>
              <w:t>M</w:t>
            </w:r>
            <w:r w:rsidRPr="00536948" w:rsidDel="00785489">
              <w:rPr>
                <w:sz w:val="20"/>
              </w:rPr>
              <w:t xml:space="preserve"> </w:t>
            </w:r>
          </w:p>
        </w:tc>
        <w:tc>
          <w:tcPr>
            <w:tcW w:w="1632" w:type="dxa"/>
            <w:tcPrChange w:id="1579" w:author="Gareth Pateman" w:date="2018-04-18T16:02:00Z">
              <w:tcPr>
                <w:tcW w:w="1184" w:type="dxa"/>
              </w:tcPr>
            </w:tcPrChange>
          </w:tcPr>
          <w:p w14:paraId="764E7E4D"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c>
          <w:tcPr>
            <w:tcW w:w="2095" w:type="dxa"/>
            <w:tcPrChange w:id="1580" w:author="Gareth Pateman" w:date="2018-04-18T16:02:00Z">
              <w:tcPr>
                <w:tcW w:w="2262" w:type="dxa"/>
              </w:tcPr>
            </w:tcPrChange>
          </w:tcPr>
          <w:p w14:paraId="3C5054F9"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r>
      <w:tr w:rsidR="00A22871" w:rsidRPr="00D267CA" w14:paraId="6F18B72E" w14:textId="77777777" w:rsidTr="00C25A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0" w:type="dxa"/>
            <w:tcPrChange w:id="1581" w:author="Gareth Pateman" w:date="2018-04-18T16:02:00Z">
              <w:tcPr>
                <w:tcW w:w="1350" w:type="dxa"/>
              </w:tcPr>
            </w:tcPrChange>
          </w:tcPr>
          <w:p w14:paraId="40451214" w14:textId="4548621F" w:rsidR="00A22871" w:rsidRPr="00D267CA" w:rsidRDefault="00A22871" w:rsidP="00A22871">
            <w:pPr>
              <w:cnfStyle w:val="001000100000" w:firstRow="0" w:lastRow="0" w:firstColumn="1" w:lastColumn="0" w:oddVBand="0" w:evenVBand="0" w:oddHBand="1" w:evenHBand="0" w:firstRowFirstColumn="0" w:firstRowLastColumn="0" w:lastRowFirstColumn="0" w:lastRowLastColumn="0"/>
              <w:rPr>
                <w:b w:val="0"/>
                <w:sz w:val="20"/>
              </w:rPr>
            </w:pPr>
            <w:del w:id="1582" w:author="Gareth Pateman" w:date="2018-04-18T16:15:00Z">
              <w:r w:rsidDel="007E4B18">
                <w:rPr>
                  <w:b w:val="0"/>
                  <w:sz w:val="20"/>
                </w:rPr>
                <w:delText>Date Created</w:delText>
              </w:r>
            </w:del>
            <w:r w:rsidR="00756539">
              <w:rPr>
                <w:b w:val="0"/>
                <w:sz w:val="20"/>
              </w:rPr>
              <w:t>c</w:t>
            </w:r>
            <w:ins w:id="1583" w:author="Gareth Pateman" w:date="2018-04-18T16:15:00Z">
              <w:r w:rsidR="007E4B18">
                <w:rPr>
                  <w:b w:val="0"/>
                  <w:sz w:val="20"/>
                </w:rPr>
                <w:t>reationDate</w:t>
              </w:r>
            </w:ins>
          </w:p>
        </w:tc>
        <w:tc>
          <w:tcPr>
            <w:tcW w:w="1418" w:type="dxa"/>
            <w:tcPrChange w:id="1584" w:author="Gareth Pateman" w:date="2018-04-18T16:02:00Z">
              <w:tcPr>
                <w:tcW w:w="1208" w:type="dxa"/>
              </w:tcPr>
            </w:tcPrChange>
          </w:tcPr>
          <w:p w14:paraId="34D36B7F"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sidRPr="00D267CA">
              <w:rPr>
                <w:sz w:val="20"/>
              </w:rPr>
              <w:t>DateTime</w:t>
            </w:r>
          </w:p>
        </w:tc>
        <w:tc>
          <w:tcPr>
            <w:tcW w:w="1701" w:type="dxa"/>
            <w:tcPrChange w:id="1585" w:author="Gareth Pateman" w:date="2018-04-18T16:02:00Z">
              <w:tcPr>
                <w:tcW w:w="2140" w:type="dxa"/>
              </w:tcPr>
            </w:tcPrChange>
          </w:tcPr>
          <w:p w14:paraId="2DCFC5FF"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Date and time when the transaction was created by the API Provider</w:t>
            </w:r>
          </w:p>
        </w:tc>
        <w:tc>
          <w:tcPr>
            <w:tcW w:w="708" w:type="dxa"/>
            <w:tcPrChange w:id="1586" w:author="Gareth Pateman" w:date="2018-04-18T16:02:00Z">
              <w:tcPr>
                <w:tcW w:w="690" w:type="dxa"/>
              </w:tcPr>
            </w:tcPrChange>
          </w:tcPr>
          <w:p w14:paraId="16EB9FD5" w14:textId="77777777" w:rsidR="00A22871" w:rsidRPr="00536948"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057300">
              <w:rPr>
                <w:rFonts w:ascii="Wingdings" w:hAnsi="Wingdings" w:cs="Wingdings"/>
                <w:sz w:val="20"/>
              </w:rPr>
              <w:t></w:t>
            </w:r>
            <w:r>
              <w:rPr>
                <w:sz w:val="20"/>
              </w:rPr>
              <w:t>NA</w:t>
            </w:r>
          </w:p>
          <w:p w14:paraId="685F59D6" w14:textId="77777777" w:rsidR="00A22871" w:rsidRPr="00536948" w:rsidRDefault="00A22871" w:rsidP="00A22871">
            <w:pPr>
              <w:jc w:val="center"/>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057300">
              <w:rPr>
                <w:rFonts w:ascii="Wingdings" w:hAnsi="Wingdings" w:cs="Wingdings"/>
                <w:sz w:val="20"/>
              </w:rPr>
              <w:t></w:t>
            </w:r>
            <w:r w:rsidRPr="00057300">
              <w:rPr>
                <w:rFonts w:cs="Wingdings"/>
                <w:sz w:val="20"/>
              </w:rPr>
              <w:t>O</w:t>
            </w:r>
          </w:p>
        </w:tc>
        <w:tc>
          <w:tcPr>
            <w:tcW w:w="1632" w:type="dxa"/>
            <w:tcPrChange w:id="1587" w:author="Gareth Pateman" w:date="2018-04-18T16:02:00Z">
              <w:tcPr>
                <w:tcW w:w="1184" w:type="dxa"/>
              </w:tcPr>
            </w:tcPrChange>
          </w:tcPr>
          <w:p w14:paraId="2D064E12"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c>
          <w:tcPr>
            <w:tcW w:w="2095" w:type="dxa"/>
            <w:tcPrChange w:id="1588" w:author="Gareth Pateman" w:date="2018-04-18T16:02:00Z">
              <w:tcPr>
                <w:tcW w:w="2262" w:type="dxa"/>
              </w:tcPr>
            </w:tcPrChange>
          </w:tcPr>
          <w:p w14:paraId="65EDCE85"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r>
      <w:tr w:rsidR="00A22871" w:rsidRPr="00D267CA" w14:paraId="2F13CC0F" w14:textId="77777777" w:rsidTr="00C25AE0">
        <w:tc>
          <w:tcPr>
            <w:cnfStyle w:val="001000000000" w:firstRow="0" w:lastRow="0" w:firstColumn="1" w:lastColumn="0" w:oddVBand="0" w:evenVBand="0" w:oddHBand="0" w:evenHBand="0" w:firstRowFirstColumn="0" w:firstRowLastColumn="0" w:lastRowFirstColumn="0" w:lastRowLastColumn="0"/>
            <w:tcW w:w="1280" w:type="dxa"/>
            <w:tcPrChange w:id="1589" w:author="Gareth Pateman" w:date="2018-04-18T16:02:00Z">
              <w:tcPr>
                <w:tcW w:w="1350" w:type="dxa"/>
              </w:tcPr>
            </w:tcPrChange>
          </w:tcPr>
          <w:p w14:paraId="22384B03" w14:textId="455D8F00" w:rsidR="00A22871" w:rsidRPr="00D267CA" w:rsidRDefault="00A22871" w:rsidP="00A22871">
            <w:pPr>
              <w:rPr>
                <w:b w:val="0"/>
                <w:sz w:val="20"/>
              </w:rPr>
            </w:pPr>
            <w:del w:id="1590" w:author="Gareth Pateman" w:date="2018-04-18T16:17:00Z">
              <w:r w:rsidDel="007E4B18">
                <w:rPr>
                  <w:b w:val="0"/>
                  <w:sz w:val="20"/>
                </w:rPr>
                <w:delText>Date Modified</w:delText>
              </w:r>
            </w:del>
            <w:r w:rsidR="00756539">
              <w:rPr>
                <w:b w:val="0"/>
                <w:sz w:val="20"/>
              </w:rPr>
              <w:t>m</w:t>
            </w:r>
            <w:ins w:id="1591" w:author="Gareth Pateman" w:date="2018-04-18T16:17:00Z">
              <w:r w:rsidR="007E4B18">
                <w:rPr>
                  <w:b w:val="0"/>
                  <w:sz w:val="20"/>
                </w:rPr>
                <w:t>odificationDate</w:t>
              </w:r>
            </w:ins>
          </w:p>
        </w:tc>
        <w:tc>
          <w:tcPr>
            <w:tcW w:w="1418" w:type="dxa"/>
            <w:tcPrChange w:id="1592" w:author="Gareth Pateman" w:date="2018-04-18T16:02:00Z">
              <w:tcPr>
                <w:tcW w:w="1208" w:type="dxa"/>
              </w:tcPr>
            </w:tcPrChange>
          </w:tcPr>
          <w:p w14:paraId="64A269C2"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sidRPr="00D267CA">
              <w:rPr>
                <w:sz w:val="20"/>
              </w:rPr>
              <w:t>DateTime</w:t>
            </w:r>
          </w:p>
        </w:tc>
        <w:tc>
          <w:tcPr>
            <w:tcW w:w="1701" w:type="dxa"/>
            <w:tcPrChange w:id="1593" w:author="Gareth Pateman" w:date="2018-04-18T16:02:00Z">
              <w:tcPr>
                <w:tcW w:w="2140" w:type="dxa"/>
              </w:tcPr>
            </w:tcPrChange>
          </w:tcPr>
          <w:p w14:paraId="45C0361B"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Date and time when the transaction was modified by the API Provider</w:t>
            </w:r>
          </w:p>
        </w:tc>
        <w:tc>
          <w:tcPr>
            <w:tcW w:w="708" w:type="dxa"/>
            <w:tcPrChange w:id="1594" w:author="Gareth Pateman" w:date="2018-04-18T16:02:00Z">
              <w:tcPr>
                <w:tcW w:w="690" w:type="dxa"/>
              </w:tcPr>
            </w:tcPrChange>
          </w:tcPr>
          <w:p w14:paraId="79E88298" w14:textId="77777777" w:rsidR="00A22871" w:rsidRPr="00536948"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057300">
              <w:rPr>
                <w:rFonts w:ascii="Wingdings" w:hAnsi="Wingdings" w:cs="Wingdings"/>
                <w:sz w:val="20"/>
              </w:rPr>
              <w:t></w:t>
            </w:r>
            <w:r>
              <w:rPr>
                <w:sz w:val="20"/>
              </w:rPr>
              <w:t>NA</w:t>
            </w:r>
          </w:p>
          <w:p w14:paraId="67E70AC9" w14:textId="77777777" w:rsidR="00A22871" w:rsidRPr="00057300" w:rsidRDefault="00A22871" w:rsidP="00A22871">
            <w:pPr>
              <w:jc w:val="center"/>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057300">
              <w:rPr>
                <w:rFonts w:ascii="Wingdings" w:hAnsi="Wingdings" w:cs="Wingdings"/>
                <w:sz w:val="20"/>
              </w:rPr>
              <w:t></w:t>
            </w:r>
            <w:r w:rsidRPr="00057300">
              <w:rPr>
                <w:rFonts w:cs="Wingdings"/>
                <w:sz w:val="20"/>
              </w:rPr>
              <w:t>O</w:t>
            </w:r>
          </w:p>
        </w:tc>
        <w:tc>
          <w:tcPr>
            <w:tcW w:w="1632" w:type="dxa"/>
            <w:tcPrChange w:id="1595" w:author="Gareth Pateman" w:date="2018-04-18T16:02:00Z">
              <w:tcPr>
                <w:tcW w:w="1184" w:type="dxa"/>
              </w:tcPr>
            </w:tcPrChange>
          </w:tcPr>
          <w:p w14:paraId="2595ADBE"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c>
          <w:tcPr>
            <w:tcW w:w="2095" w:type="dxa"/>
            <w:tcPrChange w:id="1596" w:author="Gareth Pateman" w:date="2018-04-18T16:02:00Z">
              <w:tcPr>
                <w:tcW w:w="2262" w:type="dxa"/>
              </w:tcPr>
            </w:tcPrChange>
          </w:tcPr>
          <w:p w14:paraId="7A371B00"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r>
      <w:tr w:rsidR="00A22871" w:rsidRPr="00D267CA" w14:paraId="67DAC4E9" w14:textId="77777777" w:rsidTr="00C25A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0" w:type="dxa"/>
            <w:tcPrChange w:id="1597" w:author="Gareth Pateman" w:date="2018-04-18T16:02:00Z">
              <w:tcPr>
                <w:tcW w:w="1350" w:type="dxa"/>
              </w:tcPr>
            </w:tcPrChange>
          </w:tcPr>
          <w:p w14:paraId="25881512" w14:textId="5AE5C8ED" w:rsidR="00A22871" w:rsidRPr="00D267CA" w:rsidRDefault="00756539" w:rsidP="00A22871">
            <w:pPr>
              <w:cnfStyle w:val="001000100000" w:firstRow="0" w:lastRow="0" w:firstColumn="1" w:lastColumn="0" w:oddVBand="0" w:evenVBand="0" w:oddHBand="1" w:evenHBand="0" w:firstRowFirstColumn="0" w:firstRowLastColumn="0" w:lastRowFirstColumn="0" w:lastRowLastColumn="0"/>
              <w:rPr>
                <w:b w:val="0"/>
                <w:sz w:val="20"/>
              </w:rPr>
            </w:pPr>
            <w:r>
              <w:rPr>
                <w:b w:val="0"/>
                <w:sz w:val="20"/>
              </w:rPr>
              <w:t>t</w:t>
            </w:r>
            <w:r w:rsidR="00A22871" w:rsidRPr="00D267CA">
              <w:rPr>
                <w:b w:val="0"/>
                <w:sz w:val="20"/>
              </w:rPr>
              <w:t>ransactionReference</w:t>
            </w:r>
          </w:p>
        </w:tc>
        <w:tc>
          <w:tcPr>
            <w:tcW w:w="1418" w:type="dxa"/>
            <w:tcPrChange w:id="1598" w:author="Gareth Pateman" w:date="2018-04-18T16:02:00Z">
              <w:tcPr>
                <w:tcW w:w="1208" w:type="dxa"/>
              </w:tcPr>
            </w:tcPrChange>
          </w:tcPr>
          <w:p w14:paraId="709D212A"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sidRPr="00D267CA">
              <w:rPr>
                <w:sz w:val="20"/>
              </w:rPr>
              <w:t>String</w:t>
            </w:r>
          </w:p>
        </w:tc>
        <w:tc>
          <w:tcPr>
            <w:tcW w:w="1701" w:type="dxa"/>
            <w:tcPrChange w:id="1599" w:author="Gareth Pateman" w:date="2018-04-18T16:02:00Z">
              <w:tcPr>
                <w:tcW w:w="2140" w:type="dxa"/>
              </w:tcPr>
            </w:tcPrChange>
          </w:tcPr>
          <w:p w14:paraId="570E28FD"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sidRPr="00D267CA">
              <w:rPr>
                <w:sz w:val="20"/>
              </w:rPr>
              <w:t>Unique reference for the transaction. This is returned in the response by API provider.</w:t>
            </w:r>
            <w:r>
              <w:rPr>
                <w:sz w:val="20"/>
              </w:rPr>
              <w:t xml:space="preserve"> </w:t>
            </w:r>
          </w:p>
        </w:tc>
        <w:tc>
          <w:tcPr>
            <w:tcW w:w="708" w:type="dxa"/>
            <w:tcPrChange w:id="1600" w:author="Gareth Pateman" w:date="2018-04-18T16:02:00Z">
              <w:tcPr>
                <w:tcW w:w="690" w:type="dxa"/>
              </w:tcPr>
            </w:tcPrChange>
          </w:tcPr>
          <w:p w14:paraId="55475EEE" w14:textId="77777777" w:rsidR="00A22871" w:rsidRPr="00536948"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E42E58">
              <w:rPr>
                <w:rFonts w:ascii="Wingdings" w:hAnsi="Wingdings" w:cs="Wingdings"/>
                <w:sz w:val="20"/>
              </w:rPr>
              <w:t></w:t>
            </w:r>
            <w:r>
              <w:rPr>
                <w:sz w:val="20"/>
              </w:rPr>
              <w:t>NA</w:t>
            </w:r>
          </w:p>
          <w:p w14:paraId="2E11B551" w14:textId="77777777" w:rsidR="00A22871" w:rsidRPr="00536948"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B52FC7">
              <w:rPr>
                <w:rFonts w:ascii="Wingdings" w:hAnsi="Wingdings" w:cs="Wingdings"/>
                <w:sz w:val="20"/>
              </w:rPr>
              <w:t></w:t>
            </w:r>
            <w:r>
              <w:rPr>
                <w:rFonts w:cs="Wingdings"/>
                <w:sz w:val="20"/>
              </w:rPr>
              <w:t>M</w:t>
            </w:r>
          </w:p>
        </w:tc>
        <w:tc>
          <w:tcPr>
            <w:tcW w:w="1632" w:type="dxa"/>
            <w:tcPrChange w:id="1601" w:author="Gareth Pateman" w:date="2018-04-18T16:02:00Z">
              <w:tcPr>
                <w:tcW w:w="1184" w:type="dxa"/>
              </w:tcPr>
            </w:tcPrChange>
          </w:tcPr>
          <w:p w14:paraId="7865AAA1"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c>
          <w:tcPr>
            <w:tcW w:w="2095" w:type="dxa"/>
            <w:tcPrChange w:id="1602" w:author="Gareth Pateman" w:date="2018-04-18T16:02:00Z">
              <w:tcPr>
                <w:tcW w:w="2262" w:type="dxa"/>
              </w:tcPr>
            </w:tcPrChange>
          </w:tcPr>
          <w:p w14:paraId="6F4FEA41"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r>
      <w:tr w:rsidR="00A22871" w:rsidRPr="00D267CA" w14:paraId="12DB760B" w14:textId="77777777" w:rsidTr="00C25AE0">
        <w:tc>
          <w:tcPr>
            <w:cnfStyle w:val="001000000000" w:firstRow="0" w:lastRow="0" w:firstColumn="1" w:lastColumn="0" w:oddVBand="0" w:evenVBand="0" w:oddHBand="0" w:evenHBand="0" w:firstRowFirstColumn="0" w:firstRowLastColumn="0" w:lastRowFirstColumn="0" w:lastRowLastColumn="0"/>
            <w:tcW w:w="1280" w:type="dxa"/>
            <w:tcPrChange w:id="1603" w:author="Gareth Pateman" w:date="2018-04-18T16:02:00Z">
              <w:tcPr>
                <w:tcW w:w="1350" w:type="dxa"/>
              </w:tcPr>
            </w:tcPrChange>
          </w:tcPr>
          <w:p w14:paraId="4EC0FDE1" w14:textId="67F33686" w:rsidR="00A22871" w:rsidRPr="00D267CA" w:rsidRDefault="00756539" w:rsidP="00A22871">
            <w:pPr>
              <w:rPr>
                <w:b w:val="0"/>
                <w:sz w:val="20"/>
              </w:rPr>
            </w:pPr>
            <w:r>
              <w:rPr>
                <w:b w:val="0"/>
                <w:sz w:val="20"/>
              </w:rPr>
              <w:t>t</w:t>
            </w:r>
            <w:r w:rsidR="00A22871">
              <w:rPr>
                <w:b w:val="0"/>
                <w:sz w:val="20"/>
              </w:rPr>
              <w:t xml:space="preserve">ransactionReceipt </w:t>
            </w:r>
          </w:p>
        </w:tc>
        <w:tc>
          <w:tcPr>
            <w:tcW w:w="1418" w:type="dxa"/>
            <w:tcPrChange w:id="1604" w:author="Gareth Pateman" w:date="2018-04-18T16:02:00Z">
              <w:tcPr>
                <w:tcW w:w="1208" w:type="dxa"/>
              </w:tcPr>
            </w:tcPrChange>
          </w:tcPr>
          <w:p w14:paraId="5CD87568"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1701" w:type="dxa"/>
            <w:tcPrChange w:id="1605" w:author="Gareth Pateman" w:date="2018-04-18T16:02:00Z">
              <w:tcPr>
                <w:tcW w:w="2140" w:type="dxa"/>
              </w:tcPr>
            </w:tcPrChange>
          </w:tcPr>
          <w:p w14:paraId="771CFA5C"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Transaction receipt number as notified to the parties. This may differ from the Transaction Reference.</w:t>
            </w:r>
          </w:p>
        </w:tc>
        <w:tc>
          <w:tcPr>
            <w:tcW w:w="708" w:type="dxa"/>
            <w:tcPrChange w:id="1606" w:author="Gareth Pateman" w:date="2018-04-18T16:02:00Z">
              <w:tcPr>
                <w:tcW w:w="690" w:type="dxa"/>
              </w:tcPr>
            </w:tcPrChange>
          </w:tcPr>
          <w:p w14:paraId="2DBD849F" w14:textId="77777777" w:rsidR="00A22871" w:rsidRPr="00536948"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057300">
              <w:rPr>
                <w:rFonts w:ascii="Wingdings" w:hAnsi="Wingdings" w:cs="Wingdings"/>
                <w:sz w:val="20"/>
              </w:rPr>
              <w:t></w:t>
            </w:r>
            <w:r>
              <w:rPr>
                <w:sz w:val="20"/>
              </w:rPr>
              <w:t>NA</w:t>
            </w:r>
          </w:p>
          <w:p w14:paraId="5A95A280" w14:textId="77777777" w:rsidR="00A22871" w:rsidRPr="00536948" w:rsidRDefault="00A22871" w:rsidP="00A22871">
            <w:pPr>
              <w:jc w:val="center"/>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057300">
              <w:rPr>
                <w:rFonts w:ascii="Wingdings" w:hAnsi="Wingdings" w:cs="Wingdings"/>
                <w:sz w:val="20"/>
              </w:rPr>
              <w:t></w:t>
            </w:r>
            <w:r>
              <w:rPr>
                <w:rFonts w:cs="Wingdings"/>
                <w:sz w:val="20"/>
              </w:rPr>
              <w:t>O</w:t>
            </w:r>
          </w:p>
        </w:tc>
        <w:tc>
          <w:tcPr>
            <w:tcW w:w="1632" w:type="dxa"/>
            <w:tcPrChange w:id="1607" w:author="Gareth Pateman" w:date="2018-04-18T16:02:00Z">
              <w:tcPr>
                <w:tcW w:w="1184" w:type="dxa"/>
              </w:tcPr>
            </w:tcPrChange>
          </w:tcPr>
          <w:p w14:paraId="3987E111"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c>
          <w:tcPr>
            <w:tcW w:w="2095" w:type="dxa"/>
            <w:tcPrChange w:id="1608" w:author="Gareth Pateman" w:date="2018-04-18T16:02:00Z">
              <w:tcPr>
                <w:tcW w:w="2262" w:type="dxa"/>
              </w:tcPr>
            </w:tcPrChange>
          </w:tcPr>
          <w:p w14:paraId="2CD2177A"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r>
      <w:tr w:rsidR="00A22871" w:rsidRPr="00D267CA" w14:paraId="7217A3C8" w14:textId="77777777" w:rsidTr="00C25A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0" w:type="dxa"/>
            <w:tcPrChange w:id="1609" w:author="Gareth Pateman" w:date="2018-04-18T16:02:00Z">
              <w:tcPr>
                <w:tcW w:w="1350" w:type="dxa"/>
              </w:tcPr>
            </w:tcPrChange>
          </w:tcPr>
          <w:p w14:paraId="084C4BDB" w14:textId="359E7649" w:rsidR="00A22871" w:rsidRPr="00D267CA" w:rsidRDefault="00756539" w:rsidP="00A22871">
            <w:pPr>
              <w:cnfStyle w:val="001000100000" w:firstRow="0" w:lastRow="0" w:firstColumn="1" w:lastColumn="0" w:oddVBand="0" w:evenVBand="0" w:oddHBand="1" w:evenHBand="0" w:firstRowFirstColumn="0" w:firstRowLastColumn="0" w:lastRowFirstColumn="0" w:lastRowLastColumn="0"/>
              <w:rPr>
                <w:b w:val="0"/>
                <w:sz w:val="20"/>
              </w:rPr>
            </w:pPr>
            <w:r>
              <w:rPr>
                <w:b w:val="0"/>
                <w:sz w:val="20"/>
              </w:rPr>
              <w:t>g</w:t>
            </w:r>
            <w:r w:rsidR="00A22871">
              <w:rPr>
                <w:b w:val="0"/>
                <w:sz w:val="20"/>
              </w:rPr>
              <w:t>eoCode</w:t>
            </w:r>
          </w:p>
        </w:tc>
        <w:tc>
          <w:tcPr>
            <w:tcW w:w="1418" w:type="dxa"/>
            <w:tcPrChange w:id="1610" w:author="Gareth Pateman" w:date="2018-04-18T16:02:00Z">
              <w:tcPr>
                <w:tcW w:w="1208" w:type="dxa"/>
              </w:tcPr>
            </w:tcPrChange>
          </w:tcPr>
          <w:p w14:paraId="7206CB73"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1701" w:type="dxa"/>
            <w:tcPrChange w:id="1611" w:author="Gareth Pateman" w:date="2018-04-18T16:02:00Z">
              <w:tcPr>
                <w:tcW w:w="2140" w:type="dxa"/>
              </w:tcPr>
            </w:tcPrChange>
          </w:tcPr>
          <w:p w14:paraId="09B7F224"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sidRPr="00D267CA">
              <w:rPr>
                <w:sz w:val="20"/>
              </w:rPr>
              <w:t>Indicates the geographic location from where the transaction was initiated</w:t>
            </w:r>
            <w:r>
              <w:rPr>
                <w:sz w:val="20"/>
              </w:rPr>
              <w:t>.</w:t>
            </w:r>
          </w:p>
        </w:tc>
        <w:tc>
          <w:tcPr>
            <w:tcW w:w="708" w:type="dxa"/>
            <w:tcPrChange w:id="1612" w:author="Gareth Pateman" w:date="2018-04-18T16:02:00Z">
              <w:tcPr>
                <w:tcW w:w="690" w:type="dxa"/>
              </w:tcPr>
            </w:tcPrChange>
          </w:tcPr>
          <w:p w14:paraId="70D11030" w14:textId="77777777" w:rsidR="00A22871" w:rsidRPr="00536948"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E42E58">
              <w:rPr>
                <w:rFonts w:ascii="Wingdings" w:hAnsi="Wingdings" w:cs="Wingdings"/>
                <w:sz w:val="20"/>
              </w:rPr>
              <w:t></w:t>
            </w:r>
            <w:r w:rsidRPr="00536948">
              <w:rPr>
                <w:sz w:val="20"/>
              </w:rPr>
              <w:t>O</w:t>
            </w:r>
          </w:p>
          <w:p w14:paraId="1F66FBB9" w14:textId="77777777" w:rsidR="00A22871" w:rsidRPr="00536948"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B52FC7">
              <w:rPr>
                <w:rFonts w:ascii="Wingdings" w:hAnsi="Wingdings" w:cs="Wingdings"/>
                <w:sz w:val="20"/>
              </w:rPr>
              <w:t></w:t>
            </w:r>
            <w:r w:rsidRPr="00B52FC7">
              <w:rPr>
                <w:rFonts w:cs="Wingdings"/>
                <w:sz w:val="20"/>
              </w:rPr>
              <w:t>O</w:t>
            </w:r>
            <w:r w:rsidRPr="00536948" w:rsidDel="00536948">
              <w:rPr>
                <w:sz w:val="20"/>
              </w:rPr>
              <w:t xml:space="preserve"> </w:t>
            </w:r>
          </w:p>
        </w:tc>
        <w:tc>
          <w:tcPr>
            <w:tcW w:w="1632" w:type="dxa"/>
            <w:tcPrChange w:id="1613" w:author="Gareth Pateman" w:date="2018-04-18T16:02:00Z">
              <w:tcPr>
                <w:tcW w:w="1184" w:type="dxa"/>
              </w:tcPr>
            </w:tcPrChange>
          </w:tcPr>
          <w:p w14:paraId="4CD3AC77"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c>
          <w:tcPr>
            <w:tcW w:w="2095" w:type="dxa"/>
            <w:tcPrChange w:id="1614" w:author="Gareth Pateman" w:date="2018-04-18T16:02:00Z">
              <w:tcPr>
                <w:tcW w:w="2262" w:type="dxa"/>
              </w:tcPr>
            </w:tcPrChange>
          </w:tcPr>
          <w:p w14:paraId="6F8C3D46" w14:textId="6C9FAE12"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del w:id="1615" w:author="Gareth Pateman" w:date="2018-04-18T16:14:00Z">
              <w:r w:rsidDel="00FA2B99">
                <w:rPr>
                  <w:sz w:val="20"/>
                </w:rPr>
                <w:delText xml:space="preserve">Regular Expression – please refer to Swagger definition </w:delText>
              </w:r>
            </w:del>
          </w:p>
        </w:tc>
      </w:tr>
      <w:tr w:rsidR="00A22871" w:rsidRPr="00D267CA" w14:paraId="5B7BE145" w14:textId="77777777" w:rsidTr="00C25AE0">
        <w:tc>
          <w:tcPr>
            <w:cnfStyle w:val="001000000000" w:firstRow="0" w:lastRow="0" w:firstColumn="1" w:lastColumn="0" w:oddVBand="0" w:evenVBand="0" w:oddHBand="0" w:evenHBand="0" w:firstRowFirstColumn="0" w:firstRowLastColumn="0" w:lastRowFirstColumn="0" w:lastRowLastColumn="0"/>
            <w:tcW w:w="1280" w:type="dxa"/>
            <w:tcPrChange w:id="1616" w:author="Gareth Pateman" w:date="2018-04-18T16:02:00Z">
              <w:tcPr>
                <w:tcW w:w="1350" w:type="dxa"/>
              </w:tcPr>
            </w:tcPrChange>
          </w:tcPr>
          <w:p w14:paraId="0FF32B84" w14:textId="073789C5" w:rsidR="00A22871" w:rsidRDefault="00756539" w:rsidP="00A22871">
            <w:pPr>
              <w:rPr>
                <w:sz w:val="20"/>
              </w:rPr>
            </w:pPr>
            <w:r>
              <w:rPr>
                <w:b w:val="0"/>
                <w:sz w:val="20"/>
              </w:rPr>
              <w:lastRenderedPageBreak/>
              <w:t>r</w:t>
            </w:r>
            <w:r w:rsidR="00A22871">
              <w:rPr>
                <w:b w:val="0"/>
                <w:sz w:val="20"/>
              </w:rPr>
              <w:t>equesting OrganisationTransactionReference</w:t>
            </w:r>
          </w:p>
        </w:tc>
        <w:tc>
          <w:tcPr>
            <w:tcW w:w="1418" w:type="dxa"/>
            <w:tcPrChange w:id="1617" w:author="Gareth Pateman" w:date="2018-04-18T16:02:00Z">
              <w:tcPr>
                <w:tcW w:w="1208" w:type="dxa"/>
              </w:tcPr>
            </w:tcPrChange>
          </w:tcPr>
          <w:p w14:paraId="7ED9242B"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1701" w:type="dxa"/>
            <w:tcPrChange w:id="1618" w:author="Gareth Pateman" w:date="2018-04-18T16:02:00Z">
              <w:tcPr>
                <w:tcW w:w="2140" w:type="dxa"/>
              </w:tcPr>
            </w:tcPrChange>
          </w:tcPr>
          <w:p w14:paraId="6B4D6ED1"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A reference provided by the requesting organisation that is to be associated with the transaction.</w:t>
            </w:r>
          </w:p>
        </w:tc>
        <w:tc>
          <w:tcPr>
            <w:tcW w:w="708" w:type="dxa"/>
            <w:tcPrChange w:id="1619" w:author="Gareth Pateman" w:date="2018-04-18T16:02:00Z">
              <w:tcPr>
                <w:tcW w:w="690" w:type="dxa"/>
              </w:tcPr>
            </w:tcPrChange>
          </w:tcPr>
          <w:p w14:paraId="14A14908" w14:textId="77777777" w:rsidR="00A22871" w:rsidRPr="00536948"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sidRPr="00536948">
              <w:rPr>
                <w:sz w:val="20"/>
              </w:rPr>
              <w:t>O</w:t>
            </w:r>
          </w:p>
          <w:p w14:paraId="0A7B6A30" w14:textId="77777777" w:rsidR="00A22871" w:rsidRPr="00E42E58" w:rsidRDefault="00A22871" w:rsidP="00A22871">
            <w:pPr>
              <w:jc w:val="center"/>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sidRPr="00B52FC7">
              <w:rPr>
                <w:rFonts w:cs="Wingdings"/>
                <w:sz w:val="20"/>
              </w:rPr>
              <w:t>O</w:t>
            </w:r>
          </w:p>
        </w:tc>
        <w:tc>
          <w:tcPr>
            <w:tcW w:w="1632" w:type="dxa"/>
            <w:tcPrChange w:id="1620" w:author="Gareth Pateman" w:date="2018-04-18T16:02:00Z">
              <w:tcPr>
                <w:tcW w:w="1184" w:type="dxa"/>
              </w:tcPr>
            </w:tcPrChange>
          </w:tcPr>
          <w:p w14:paraId="3BA56258"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c>
          <w:tcPr>
            <w:tcW w:w="2095" w:type="dxa"/>
            <w:tcPrChange w:id="1621" w:author="Gareth Pateman" w:date="2018-04-18T16:02:00Z">
              <w:tcPr>
                <w:tcW w:w="2262" w:type="dxa"/>
              </w:tcPr>
            </w:tcPrChange>
          </w:tcPr>
          <w:p w14:paraId="52BA9891"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r>
      <w:tr w:rsidR="00A22871" w:rsidRPr="00D267CA" w14:paraId="4C24D354" w14:textId="77777777" w:rsidTr="00C25A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0" w:type="dxa"/>
            <w:tcPrChange w:id="1622" w:author="Gareth Pateman" w:date="2018-04-18T16:02:00Z">
              <w:tcPr>
                <w:tcW w:w="1350" w:type="dxa"/>
              </w:tcPr>
            </w:tcPrChange>
          </w:tcPr>
          <w:p w14:paraId="3A7DF1CD" w14:textId="0E8A3FB2" w:rsidR="00A22871" w:rsidRPr="00D267CA" w:rsidRDefault="00756539" w:rsidP="00A22871">
            <w:pPr>
              <w:cnfStyle w:val="001000100000" w:firstRow="0" w:lastRow="0" w:firstColumn="1" w:lastColumn="0" w:oddVBand="0" w:evenVBand="0" w:oddHBand="1" w:evenHBand="0" w:firstRowFirstColumn="0" w:firstRowLastColumn="0" w:lastRowFirstColumn="0" w:lastRowLastColumn="0"/>
              <w:rPr>
                <w:b w:val="0"/>
                <w:sz w:val="20"/>
              </w:rPr>
            </w:pPr>
            <w:r>
              <w:rPr>
                <w:b w:val="0"/>
                <w:sz w:val="20"/>
              </w:rPr>
              <w:t>d</w:t>
            </w:r>
            <w:r w:rsidR="00A22871">
              <w:rPr>
                <w:b w:val="0"/>
                <w:sz w:val="20"/>
              </w:rPr>
              <w:t>ebitParty Identifier</w:t>
            </w:r>
          </w:p>
        </w:tc>
        <w:tc>
          <w:tcPr>
            <w:tcW w:w="1418" w:type="dxa"/>
            <w:tcPrChange w:id="1623" w:author="Gareth Pateman" w:date="2018-04-18T16:02:00Z">
              <w:tcPr>
                <w:tcW w:w="1208" w:type="dxa"/>
              </w:tcPr>
            </w:tcPrChange>
          </w:tcPr>
          <w:p w14:paraId="0CB2283B"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Reference Array</w:t>
            </w:r>
          </w:p>
        </w:tc>
        <w:tc>
          <w:tcPr>
            <w:tcW w:w="1701" w:type="dxa"/>
            <w:tcPrChange w:id="1624" w:author="Gareth Pateman" w:date="2018-04-18T16:02:00Z">
              <w:tcPr>
                <w:tcW w:w="2140" w:type="dxa"/>
              </w:tcPr>
            </w:tcPrChange>
          </w:tcPr>
          <w:p w14:paraId="29BE2259"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A collection of key/value pairs that enable the debit party to be identified. Keys include MSISDN and Wallet Identifier.</w:t>
            </w:r>
          </w:p>
        </w:tc>
        <w:tc>
          <w:tcPr>
            <w:tcW w:w="708" w:type="dxa"/>
            <w:tcPrChange w:id="1625" w:author="Gareth Pateman" w:date="2018-04-18T16:02:00Z">
              <w:tcPr>
                <w:tcW w:w="690" w:type="dxa"/>
              </w:tcPr>
            </w:tcPrChange>
          </w:tcPr>
          <w:p w14:paraId="7E386BAC" w14:textId="77777777" w:rsidR="00A22871" w:rsidRPr="00536948"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E42E58">
              <w:rPr>
                <w:rFonts w:ascii="Wingdings" w:hAnsi="Wingdings" w:cs="Wingdings"/>
                <w:sz w:val="20"/>
              </w:rPr>
              <w:t></w:t>
            </w:r>
            <w:r>
              <w:rPr>
                <w:sz w:val="20"/>
              </w:rPr>
              <w:t>O</w:t>
            </w:r>
          </w:p>
          <w:p w14:paraId="5587A04A" w14:textId="77777777" w:rsidR="00A22871" w:rsidRPr="00536948"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B52FC7">
              <w:rPr>
                <w:rFonts w:ascii="Wingdings" w:hAnsi="Wingdings" w:cs="Wingdings"/>
                <w:sz w:val="20"/>
              </w:rPr>
              <w:t></w:t>
            </w:r>
            <w:r>
              <w:rPr>
                <w:rFonts w:cs="Wingdings"/>
                <w:sz w:val="20"/>
              </w:rPr>
              <w:t>O</w:t>
            </w:r>
            <w:r w:rsidRPr="00536948" w:rsidDel="00536948">
              <w:rPr>
                <w:sz w:val="20"/>
              </w:rPr>
              <w:t xml:space="preserve"> </w:t>
            </w:r>
          </w:p>
        </w:tc>
        <w:tc>
          <w:tcPr>
            <w:tcW w:w="1632" w:type="dxa"/>
            <w:tcPrChange w:id="1626" w:author="Gareth Pateman" w:date="2018-04-18T16:02:00Z">
              <w:tcPr>
                <w:tcW w:w="1184" w:type="dxa"/>
              </w:tcPr>
            </w:tcPrChange>
          </w:tcPr>
          <w:p w14:paraId="4F1D2BFF" w14:textId="37E1173E" w:rsidR="00A22871" w:rsidRPr="00D267CA" w:rsidRDefault="00090C9A" w:rsidP="00A22871">
            <w:pPr>
              <w:cnfStyle w:val="000000100000" w:firstRow="0" w:lastRow="0" w:firstColumn="0" w:lastColumn="0" w:oddVBand="0" w:evenVBand="0" w:oddHBand="1" w:evenHBand="0" w:firstRowFirstColumn="0" w:firstRowLastColumn="0" w:lastRowFirstColumn="0" w:lastRowLastColumn="0"/>
              <w:rPr>
                <w:sz w:val="20"/>
              </w:rPr>
            </w:pPr>
            <w:r>
              <w:fldChar w:fldCharType="begin"/>
            </w:r>
            <w:r>
              <w:instrText xml:space="preserve"> HYPERLINK \l "_Account_Identifiers_Object" </w:instrText>
            </w:r>
            <w:r>
              <w:fldChar w:fldCharType="separate"/>
            </w:r>
            <w:r w:rsidR="005467AF" w:rsidRPr="00FF7E95">
              <w:rPr>
                <w:rStyle w:val="Hyperlink"/>
                <w:sz w:val="20"/>
                <w:szCs w:val="20"/>
              </w:rPr>
              <w:t>Account Identifiers</w:t>
            </w:r>
            <w:r>
              <w:rPr>
                <w:rStyle w:val="Hyperlink"/>
                <w:sz w:val="20"/>
              </w:rPr>
              <w:fldChar w:fldCharType="end"/>
            </w:r>
          </w:p>
        </w:tc>
        <w:tc>
          <w:tcPr>
            <w:tcW w:w="2095" w:type="dxa"/>
            <w:tcPrChange w:id="1627" w:author="Gareth Pateman" w:date="2018-04-18T16:02:00Z">
              <w:tcPr>
                <w:tcW w:w="2262" w:type="dxa"/>
              </w:tcPr>
            </w:tcPrChange>
          </w:tcPr>
          <w:p w14:paraId="2D2DABCE"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r>
      <w:tr w:rsidR="00A22871" w:rsidRPr="00D267CA" w14:paraId="50494FF3" w14:textId="77777777" w:rsidTr="00C25AE0">
        <w:tc>
          <w:tcPr>
            <w:cnfStyle w:val="001000000000" w:firstRow="0" w:lastRow="0" w:firstColumn="1" w:lastColumn="0" w:oddVBand="0" w:evenVBand="0" w:oddHBand="0" w:evenHBand="0" w:firstRowFirstColumn="0" w:firstRowLastColumn="0" w:lastRowFirstColumn="0" w:lastRowLastColumn="0"/>
            <w:tcW w:w="1280" w:type="dxa"/>
            <w:tcPrChange w:id="1628" w:author="Gareth Pateman" w:date="2018-04-18T16:02:00Z">
              <w:tcPr>
                <w:tcW w:w="1350" w:type="dxa"/>
              </w:tcPr>
            </w:tcPrChange>
          </w:tcPr>
          <w:p w14:paraId="3BCC2105" w14:textId="37E28C79" w:rsidR="00A22871" w:rsidRPr="00D267CA" w:rsidRDefault="00756539" w:rsidP="00A22871">
            <w:pPr>
              <w:rPr>
                <w:b w:val="0"/>
                <w:sz w:val="20"/>
              </w:rPr>
            </w:pPr>
            <w:r>
              <w:rPr>
                <w:b w:val="0"/>
                <w:sz w:val="20"/>
              </w:rPr>
              <w:t>c</w:t>
            </w:r>
            <w:r w:rsidR="00A22871">
              <w:rPr>
                <w:b w:val="0"/>
                <w:sz w:val="20"/>
              </w:rPr>
              <w:t>reditParty Identifier</w:t>
            </w:r>
          </w:p>
        </w:tc>
        <w:tc>
          <w:tcPr>
            <w:tcW w:w="1418" w:type="dxa"/>
            <w:tcPrChange w:id="1629" w:author="Gareth Pateman" w:date="2018-04-18T16:02:00Z">
              <w:tcPr>
                <w:tcW w:w="1208" w:type="dxa"/>
              </w:tcPr>
            </w:tcPrChange>
          </w:tcPr>
          <w:p w14:paraId="211B9F0D"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Reference Array</w:t>
            </w:r>
          </w:p>
        </w:tc>
        <w:tc>
          <w:tcPr>
            <w:tcW w:w="1701" w:type="dxa"/>
            <w:tcPrChange w:id="1630" w:author="Gareth Pateman" w:date="2018-04-18T16:02:00Z">
              <w:tcPr>
                <w:tcW w:w="2140" w:type="dxa"/>
              </w:tcPr>
            </w:tcPrChange>
          </w:tcPr>
          <w:p w14:paraId="3BB16E38"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A series of key/value pairs that enable the credit party to be identified. Keys include MSISDN and Wallet Identifier.</w:t>
            </w:r>
          </w:p>
        </w:tc>
        <w:tc>
          <w:tcPr>
            <w:tcW w:w="708" w:type="dxa"/>
            <w:tcPrChange w:id="1631" w:author="Gareth Pateman" w:date="2018-04-18T16:02:00Z">
              <w:tcPr>
                <w:tcW w:w="690" w:type="dxa"/>
              </w:tcPr>
            </w:tcPrChange>
          </w:tcPr>
          <w:p w14:paraId="20DE3289" w14:textId="77777777" w:rsidR="00A22871" w:rsidRPr="00536948"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Pr>
                <w:sz w:val="20"/>
              </w:rPr>
              <w:t>O</w:t>
            </w:r>
          </w:p>
          <w:p w14:paraId="07458398" w14:textId="77777777" w:rsidR="00A22871" w:rsidRPr="00536948"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B52FC7">
              <w:rPr>
                <w:rFonts w:ascii="Wingdings" w:hAnsi="Wingdings" w:cs="Wingdings"/>
                <w:sz w:val="20"/>
              </w:rPr>
              <w:t></w:t>
            </w:r>
            <w:r>
              <w:rPr>
                <w:rFonts w:cs="Wingdings"/>
                <w:sz w:val="20"/>
              </w:rPr>
              <w:t>O</w:t>
            </w:r>
            <w:r w:rsidRPr="00536948" w:rsidDel="00536948">
              <w:rPr>
                <w:sz w:val="20"/>
              </w:rPr>
              <w:t xml:space="preserve"> </w:t>
            </w:r>
          </w:p>
        </w:tc>
        <w:tc>
          <w:tcPr>
            <w:tcW w:w="1632" w:type="dxa"/>
            <w:tcPrChange w:id="1632" w:author="Gareth Pateman" w:date="2018-04-18T16:02:00Z">
              <w:tcPr>
                <w:tcW w:w="1184" w:type="dxa"/>
              </w:tcPr>
            </w:tcPrChange>
          </w:tcPr>
          <w:p w14:paraId="10D61F2F" w14:textId="51458774" w:rsidR="00A22871" w:rsidRPr="00D267CA" w:rsidRDefault="00090C9A" w:rsidP="00A22871">
            <w:pPr>
              <w:cnfStyle w:val="000000000000" w:firstRow="0" w:lastRow="0" w:firstColumn="0" w:lastColumn="0" w:oddVBand="0" w:evenVBand="0" w:oddHBand="0" w:evenHBand="0" w:firstRowFirstColumn="0" w:firstRowLastColumn="0" w:lastRowFirstColumn="0" w:lastRowLastColumn="0"/>
              <w:rPr>
                <w:sz w:val="20"/>
              </w:rPr>
            </w:pPr>
            <w:r>
              <w:fldChar w:fldCharType="begin"/>
            </w:r>
            <w:r>
              <w:instrText xml:space="preserve"> HYPERLINK \l "_Account_Identifiers_Object" </w:instrText>
            </w:r>
            <w:r>
              <w:fldChar w:fldCharType="separate"/>
            </w:r>
            <w:r w:rsidR="005467AF" w:rsidRPr="00FF7E95">
              <w:rPr>
                <w:rStyle w:val="Hyperlink"/>
                <w:sz w:val="20"/>
                <w:szCs w:val="20"/>
              </w:rPr>
              <w:t>Account Identifiers</w:t>
            </w:r>
            <w:r>
              <w:rPr>
                <w:rStyle w:val="Hyperlink"/>
                <w:sz w:val="20"/>
              </w:rPr>
              <w:fldChar w:fldCharType="end"/>
            </w:r>
          </w:p>
        </w:tc>
        <w:tc>
          <w:tcPr>
            <w:tcW w:w="2095" w:type="dxa"/>
            <w:tcPrChange w:id="1633" w:author="Gareth Pateman" w:date="2018-04-18T16:02:00Z">
              <w:tcPr>
                <w:tcW w:w="2262" w:type="dxa"/>
              </w:tcPr>
            </w:tcPrChange>
          </w:tcPr>
          <w:p w14:paraId="01771410"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r>
      <w:tr w:rsidR="00A22871" w:rsidRPr="00D267CA" w14:paraId="566DEFA8" w14:textId="77777777" w:rsidTr="00C25A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0" w:type="dxa"/>
            <w:tcPrChange w:id="1634" w:author="Gareth Pateman" w:date="2018-04-18T16:02:00Z">
              <w:tcPr>
                <w:tcW w:w="1350" w:type="dxa"/>
              </w:tcPr>
            </w:tcPrChange>
          </w:tcPr>
          <w:p w14:paraId="278D0894" w14:textId="6766AA11" w:rsidR="00A22871" w:rsidRDefault="00756539" w:rsidP="00A22871">
            <w:pPr>
              <w:cnfStyle w:val="001000100000" w:firstRow="0" w:lastRow="0" w:firstColumn="1" w:lastColumn="0" w:oddVBand="0" w:evenVBand="0" w:oddHBand="1" w:evenHBand="0" w:firstRowFirstColumn="0" w:firstRowLastColumn="0" w:lastRowFirstColumn="0" w:lastRowLastColumn="0"/>
              <w:rPr>
                <w:b w:val="0"/>
                <w:sz w:val="20"/>
              </w:rPr>
            </w:pPr>
            <w:r>
              <w:rPr>
                <w:b w:val="0"/>
                <w:sz w:val="20"/>
              </w:rPr>
              <w:t>o</w:t>
            </w:r>
            <w:r w:rsidR="00A22871">
              <w:rPr>
                <w:b w:val="0"/>
                <w:sz w:val="20"/>
              </w:rPr>
              <w:t>riginalTransactionReference</w:t>
            </w:r>
          </w:p>
        </w:tc>
        <w:tc>
          <w:tcPr>
            <w:tcW w:w="1418" w:type="dxa"/>
            <w:tcPrChange w:id="1635" w:author="Gareth Pateman" w:date="2018-04-18T16:02:00Z">
              <w:tcPr>
                <w:tcW w:w="1208" w:type="dxa"/>
              </w:tcPr>
            </w:tcPrChange>
          </w:tcPr>
          <w:p w14:paraId="688ED8E6"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1701" w:type="dxa"/>
            <w:tcPrChange w:id="1636" w:author="Gareth Pateman" w:date="2018-04-18T16:02:00Z">
              <w:tcPr>
                <w:tcW w:w="2140" w:type="dxa"/>
              </w:tcPr>
            </w:tcPrChange>
          </w:tcPr>
          <w:p w14:paraId="4B23E62A"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sidRPr="00D267CA">
              <w:rPr>
                <w:sz w:val="20"/>
              </w:rPr>
              <w:t>For reversals</w:t>
            </w:r>
            <w:r>
              <w:rPr>
                <w:sz w:val="20"/>
              </w:rPr>
              <w:t xml:space="preserve"> and refunds</w:t>
            </w:r>
            <w:r w:rsidRPr="00D267CA">
              <w:rPr>
                <w:sz w:val="20"/>
              </w:rPr>
              <w:t xml:space="preserve">, this </w:t>
            </w:r>
            <w:r>
              <w:rPr>
                <w:sz w:val="20"/>
              </w:rPr>
              <w:t>property</w:t>
            </w:r>
            <w:r w:rsidRPr="00D267CA">
              <w:rPr>
                <w:sz w:val="20"/>
              </w:rPr>
              <w:t xml:space="preserve"> indicates the transaction which is the subject of the reversal</w:t>
            </w:r>
          </w:p>
        </w:tc>
        <w:tc>
          <w:tcPr>
            <w:tcW w:w="708" w:type="dxa"/>
            <w:tcPrChange w:id="1637" w:author="Gareth Pateman" w:date="2018-04-18T16:02:00Z">
              <w:tcPr>
                <w:tcW w:w="690" w:type="dxa"/>
              </w:tcPr>
            </w:tcPrChange>
          </w:tcPr>
          <w:p w14:paraId="3B41C7B4" w14:textId="77777777" w:rsidR="00A22871" w:rsidRPr="00536948"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E42E58">
              <w:rPr>
                <w:rFonts w:ascii="Wingdings" w:hAnsi="Wingdings" w:cs="Wingdings"/>
                <w:sz w:val="20"/>
              </w:rPr>
              <w:t></w:t>
            </w:r>
            <w:r>
              <w:rPr>
                <w:sz w:val="20"/>
              </w:rPr>
              <w:t>NA</w:t>
            </w:r>
          </w:p>
          <w:p w14:paraId="65971430" w14:textId="77777777" w:rsidR="00A22871" w:rsidRPr="00E42E58" w:rsidRDefault="00A22871" w:rsidP="00A22871">
            <w:pPr>
              <w:jc w:val="center"/>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Pr>
                <w:rFonts w:cs="Wingdings"/>
                <w:sz w:val="20"/>
              </w:rPr>
              <w:t>M</w:t>
            </w:r>
          </w:p>
        </w:tc>
        <w:tc>
          <w:tcPr>
            <w:tcW w:w="1632" w:type="dxa"/>
            <w:tcPrChange w:id="1638" w:author="Gareth Pateman" w:date="2018-04-18T16:02:00Z">
              <w:tcPr>
                <w:tcW w:w="1184" w:type="dxa"/>
              </w:tcPr>
            </w:tcPrChange>
          </w:tcPr>
          <w:p w14:paraId="6FEE606F"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pPr>
          </w:p>
        </w:tc>
        <w:tc>
          <w:tcPr>
            <w:tcW w:w="2095" w:type="dxa"/>
            <w:tcPrChange w:id="1639" w:author="Gareth Pateman" w:date="2018-04-18T16:02:00Z">
              <w:tcPr>
                <w:tcW w:w="2262" w:type="dxa"/>
              </w:tcPr>
            </w:tcPrChange>
          </w:tcPr>
          <w:p w14:paraId="26F66ADA"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r>
      <w:tr w:rsidR="009003E5" w:rsidRPr="00D267CA" w14:paraId="7715CF29" w14:textId="77777777" w:rsidTr="00C25AE0">
        <w:tc>
          <w:tcPr>
            <w:cnfStyle w:val="001000000000" w:firstRow="0" w:lastRow="0" w:firstColumn="1" w:lastColumn="0" w:oddVBand="0" w:evenVBand="0" w:oddHBand="0" w:evenHBand="0" w:firstRowFirstColumn="0" w:firstRowLastColumn="0" w:lastRowFirstColumn="0" w:lastRowLastColumn="0"/>
            <w:tcW w:w="1280" w:type="dxa"/>
            <w:tcPrChange w:id="1640" w:author="Gareth Pateman" w:date="2018-04-18T16:02:00Z">
              <w:tcPr>
                <w:tcW w:w="1350" w:type="dxa"/>
              </w:tcPr>
            </w:tcPrChange>
          </w:tcPr>
          <w:p w14:paraId="528FDE4A" w14:textId="0CB592CC" w:rsidR="009003E5" w:rsidRDefault="00756539" w:rsidP="009003E5">
            <w:pPr>
              <w:rPr>
                <w:sz w:val="20"/>
              </w:rPr>
            </w:pPr>
            <w:r>
              <w:rPr>
                <w:b w:val="0"/>
                <w:sz w:val="20"/>
              </w:rPr>
              <w:t>r</w:t>
            </w:r>
            <w:r w:rsidR="009003E5">
              <w:rPr>
                <w:b w:val="0"/>
                <w:sz w:val="20"/>
              </w:rPr>
              <w:t xml:space="preserve">equesting </w:t>
            </w:r>
            <w:r w:rsidR="009003E5" w:rsidRPr="00756539">
              <w:rPr>
                <w:b w:val="0"/>
                <w:sz w:val="20"/>
              </w:rPr>
              <w:t>LEI</w:t>
            </w:r>
          </w:p>
        </w:tc>
        <w:tc>
          <w:tcPr>
            <w:tcW w:w="1418" w:type="dxa"/>
            <w:tcPrChange w:id="1641" w:author="Gareth Pateman" w:date="2018-04-18T16:02:00Z">
              <w:tcPr>
                <w:tcW w:w="1208" w:type="dxa"/>
              </w:tcPr>
            </w:tcPrChange>
          </w:tcPr>
          <w:p w14:paraId="744FAA0D" w14:textId="77777777" w:rsidR="009003E5" w:rsidRDefault="009003E5" w:rsidP="009003E5">
            <w:pPr>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1701" w:type="dxa"/>
            <w:tcPrChange w:id="1642" w:author="Gareth Pateman" w:date="2018-04-18T16:02:00Z">
              <w:tcPr>
                <w:tcW w:w="2140" w:type="dxa"/>
              </w:tcPr>
            </w:tcPrChange>
          </w:tcPr>
          <w:p w14:paraId="2F3BA784" w14:textId="77777777" w:rsidR="009003E5" w:rsidRDefault="009003E5" w:rsidP="009003E5">
            <w:pPr>
              <w:cnfStyle w:val="000000000000" w:firstRow="0" w:lastRow="0" w:firstColumn="0" w:lastColumn="0" w:oddVBand="0" w:evenVBand="0" w:oddHBand="0" w:evenHBand="0" w:firstRowFirstColumn="0" w:firstRowLastColumn="0" w:lastRowFirstColumn="0" w:lastRowLastColumn="0"/>
              <w:rPr>
                <w:sz w:val="20"/>
              </w:rPr>
            </w:pPr>
            <w:r w:rsidRPr="000D42C2">
              <w:rPr>
                <w:sz w:val="20"/>
              </w:rPr>
              <w:t>Legal Entity Identifier of the organisation that is requesting the transaction.</w:t>
            </w:r>
          </w:p>
        </w:tc>
        <w:tc>
          <w:tcPr>
            <w:tcW w:w="708" w:type="dxa"/>
            <w:tcPrChange w:id="1643" w:author="Gareth Pateman" w:date="2018-04-18T16:02:00Z">
              <w:tcPr>
                <w:tcW w:w="690" w:type="dxa"/>
              </w:tcPr>
            </w:tcPrChange>
          </w:tcPr>
          <w:p w14:paraId="1E9630EC" w14:textId="77777777" w:rsidR="009003E5" w:rsidRPr="00536948" w:rsidRDefault="009003E5" w:rsidP="009003E5">
            <w:pPr>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sidRPr="00536948">
              <w:rPr>
                <w:sz w:val="20"/>
              </w:rPr>
              <w:t>O</w:t>
            </w:r>
          </w:p>
          <w:p w14:paraId="02DF8988" w14:textId="77777777" w:rsidR="009003E5" w:rsidRPr="00E42E58" w:rsidRDefault="009003E5" w:rsidP="009003E5">
            <w:pPr>
              <w:jc w:val="center"/>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sidRPr="00B52FC7">
              <w:rPr>
                <w:rFonts w:cs="Wingdings"/>
                <w:sz w:val="20"/>
              </w:rPr>
              <w:t>O</w:t>
            </w:r>
          </w:p>
        </w:tc>
        <w:tc>
          <w:tcPr>
            <w:tcW w:w="1632" w:type="dxa"/>
            <w:tcPrChange w:id="1644" w:author="Gareth Pateman" w:date="2018-04-18T16:02:00Z">
              <w:tcPr>
                <w:tcW w:w="1184" w:type="dxa"/>
              </w:tcPr>
            </w:tcPrChange>
          </w:tcPr>
          <w:p w14:paraId="54ABD7EF" w14:textId="77777777" w:rsidR="009003E5" w:rsidRDefault="009003E5" w:rsidP="009003E5">
            <w:pPr>
              <w:cnfStyle w:val="000000000000" w:firstRow="0" w:lastRow="0" w:firstColumn="0" w:lastColumn="0" w:oddVBand="0" w:evenVBand="0" w:oddHBand="0" w:evenHBand="0" w:firstRowFirstColumn="0" w:firstRowLastColumn="0" w:lastRowFirstColumn="0" w:lastRowLastColumn="0"/>
            </w:pPr>
          </w:p>
        </w:tc>
        <w:tc>
          <w:tcPr>
            <w:tcW w:w="2095" w:type="dxa"/>
            <w:tcPrChange w:id="1645" w:author="Gareth Pateman" w:date="2018-04-18T16:02:00Z">
              <w:tcPr>
                <w:tcW w:w="2262" w:type="dxa"/>
              </w:tcPr>
            </w:tcPrChange>
          </w:tcPr>
          <w:p w14:paraId="6362A3B3" w14:textId="77777777" w:rsidR="009003E5" w:rsidRDefault="009003E5" w:rsidP="009003E5">
            <w:pPr>
              <w:cnfStyle w:val="000000000000" w:firstRow="0" w:lastRow="0" w:firstColumn="0" w:lastColumn="0" w:oddVBand="0" w:evenVBand="0" w:oddHBand="0" w:evenHBand="0" w:firstRowFirstColumn="0" w:firstRowLastColumn="0" w:lastRowFirstColumn="0" w:lastRowLastColumn="0"/>
              <w:rPr>
                <w:ins w:id="1646" w:author="Gareth Pateman" w:date="2018-04-18T16:01:00Z"/>
                <w:sz w:val="20"/>
              </w:rPr>
            </w:pPr>
            <w:ins w:id="1647" w:author="Gareth Pateman" w:date="2018-04-18T16:01:00Z">
              <w:r>
                <w:rPr>
                  <w:sz w:val="20"/>
                </w:rPr>
                <w:t xml:space="preserve">Refer to LEI format as defined here: </w:t>
              </w:r>
            </w:ins>
          </w:p>
          <w:p w14:paraId="5A2F025C" w14:textId="77777777" w:rsidR="009003E5" w:rsidRDefault="009003E5" w:rsidP="009003E5">
            <w:pPr>
              <w:cnfStyle w:val="000000000000" w:firstRow="0" w:lastRow="0" w:firstColumn="0" w:lastColumn="0" w:oddVBand="0" w:evenVBand="0" w:oddHBand="0" w:evenHBand="0" w:firstRowFirstColumn="0" w:firstRowLastColumn="0" w:lastRowFirstColumn="0" w:lastRowLastColumn="0"/>
              <w:rPr>
                <w:ins w:id="1648" w:author="Gareth Pateman" w:date="2018-04-18T16:01:00Z"/>
                <w:sz w:val="16"/>
              </w:rPr>
            </w:pPr>
            <w:ins w:id="1649" w:author="Gareth Pateman" w:date="2018-04-18T16:01:00Z">
              <w:r>
                <w:rPr>
                  <w:sz w:val="16"/>
                </w:rPr>
                <w:fldChar w:fldCharType="begin"/>
              </w:r>
              <w:r>
                <w:rPr>
                  <w:sz w:val="16"/>
                </w:rPr>
                <w:instrText xml:space="preserve"> HYPERLINK "</w:instrText>
              </w:r>
              <w:r w:rsidRPr="00C155B9">
                <w:rPr>
                  <w:sz w:val="16"/>
                </w:rPr>
                <w:instrText>https://www.leiroc.org/lei.htm</w:instrText>
              </w:r>
              <w:r>
                <w:rPr>
                  <w:sz w:val="16"/>
                </w:rPr>
                <w:instrText xml:space="preserve">" </w:instrText>
              </w:r>
              <w:r>
                <w:rPr>
                  <w:sz w:val="16"/>
                </w:rPr>
                <w:fldChar w:fldCharType="separate"/>
              </w:r>
              <w:r w:rsidRPr="00C155B9">
                <w:rPr>
                  <w:rStyle w:val="Hyperlink"/>
                  <w:sz w:val="16"/>
                </w:rPr>
                <w:t>https://www.leiroc.org/lei.htm</w:t>
              </w:r>
              <w:r>
                <w:rPr>
                  <w:sz w:val="16"/>
                </w:rPr>
                <w:fldChar w:fldCharType="end"/>
              </w:r>
            </w:ins>
          </w:p>
          <w:p w14:paraId="5F87C823" w14:textId="6842BD3C" w:rsidR="009003E5" w:rsidRPr="00D267CA" w:rsidRDefault="009003E5" w:rsidP="009003E5">
            <w:pPr>
              <w:cnfStyle w:val="000000000000" w:firstRow="0" w:lastRow="0" w:firstColumn="0" w:lastColumn="0" w:oddVBand="0" w:evenVBand="0" w:oddHBand="0" w:evenHBand="0" w:firstRowFirstColumn="0" w:firstRowLastColumn="0" w:lastRowFirstColumn="0" w:lastRowLastColumn="0"/>
              <w:rPr>
                <w:sz w:val="20"/>
              </w:rPr>
            </w:pPr>
            <w:del w:id="1650" w:author="Gareth Pateman" w:date="2018-04-18T16:01:00Z">
              <w:r w:rsidDel="0046462D">
                <w:rPr>
                  <w:sz w:val="20"/>
                </w:rPr>
                <w:delText>Length = 20, Regular Expression (See Swagger Definition)</w:delText>
              </w:r>
            </w:del>
          </w:p>
        </w:tc>
      </w:tr>
      <w:tr w:rsidR="009003E5" w:rsidRPr="00D267CA" w14:paraId="5A667875" w14:textId="77777777" w:rsidTr="00C25A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0" w:type="dxa"/>
            <w:tcPrChange w:id="1651" w:author="Gareth Pateman" w:date="2018-04-18T16:02:00Z">
              <w:tcPr>
                <w:tcW w:w="1350" w:type="dxa"/>
              </w:tcPr>
            </w:tcPrChange>
          </w:tcPr>
          <w:p w14:paraId="1AB9600B" w14:textId="5C36765E" w:rsidR="009003E5" w:rsidRDefault="00756539" w:rsidP="009003E5">
            <w:pPr>
              <w:cnfStyle w:val="001000100000" w:firstRow="0" w:lastRow="0" w:firstColumn="1" w:lastColumn="0" w:oddVBand="0" w:evenVBand="0" w:oddHBand="1" w:evenHBand="0" w:firstRowFirstColumn="0" w:firstRowLastColumn="0" w:lastRowFirstColumn="0" w:lastRowLastColumn="0"/>
              <w:rPr>
                <w:sz w:val="20"/>
              </w:rPr>
            </w:pPr>
            <w:r>
              <w:rPr>
                <w:b w:val="0"/>
                <w:sz w:val="20"/>
              </w:rPr>
              <w:t>r</w:t>
            </w:r>
            <w:r w:rsidR="009003E5">
              <w:rPr>
                <w:b w:val="0"/>
                <w:sz w:val="20"/>
              </w:rPr>
              <w:t>eceiving LEI</w:t>
            </w:r>
          </w:p>
        </w:tc>
        <w:tc>
          <w:tcPr>
            <w:tcW w:w="1418" w:type="dxa"/>
            <w:tcPrChange w:id="1652" w:author="Gareth Pateman" w:date="2018-04-18T16:02:00Z">
              <w:tcPr>
                <w:tcW w:w="1208" w:type="dxa"/>
              </w:tcPr>
            </w:tcPrChange>
          </w:tcPr>
          <w:p w14:paraId="54A63B1F" w14:textId="77777777" w:rsidR="009003E5" w:rsidRDefault="009003E5" w:rsidP="009003E5">
            <w:pPr>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1701" w:type="dxa"/>
            <w:tcPrChange w:id="1653" w:author="Gareth Pateman" w:date="2018-04-18T16:02:00Z">
              <w:tcPr>
                <w:tcW w:w="2140" w:type="dxa"/>
              </w:tcPr>
            </w:tcPrChange>
          </w:tcPr>
          <w:p w14:paraId="0836E5CA" w14:textId="77777777" w:rsidR="009003E5" w:rsidRDefault="009003E5" w:rsidP="009003E5">
            <w:pPr>
              <w:cnfStyle w:val="000000100000" w:firstRow="0" w:lastRow="0" w:firstColumn="0" w:lastColumn="0" w:oddVBand="0" w:evenVBand="0" w:oddHBand="1" w:evenHBand="0" w:firstRowFirstColumn="0" w:firstRowLastColumn="0" w:lastRowFirstColumn="0" w:lastRowLastColumn="0"/>
              <w:rPr>
                <w:sz w:val="20"/>
              </w:rPr>
            </w:pPr>
            <w:r>
              <w:rPr>
                <w:sz w:val="20"/>
              </w:rPr>
              <w:t>Legal Entity Identifier of the organisation that is receiving the transaction.</w:t>
            </w:r>
          </w:p>
        </w:tc>
        <w:tc>
          <w:tcPr>
            <w:tcW w:w="708" w:type="dxa"/>
            <w:tcPrChange w:id="1654" w:author="Gareth Pateman" w:date="2018-04-18T16:02:00Z">
              <w:tcPr>
                <w:tcW w:w="690" w:type="dxa"/>
              </w:tcPr>
            </w:tcPrChange>
          </w:tcPr>
          <w:p w14:paraId="3D1A1B79" w14:textId="77777777" w:rsidR="009003E5" w:rsidRPr="00536948" w:rsidRDefault="009003E5" w:rsidP="009003E5">
            <w:pPr>
              <w:cnfStyle w:val="000000100000" w:firstRow="0" w:lastRow="0" w:firstColumn="0" w:lastColumn="0" w:oddVBand="0" w:evenVBand="0" w:oddHBand="1" w:evenHBand="0" w:firstRowFirstColumn="0" w:firstRowLastColumn="0" w:lastRowFirstColumn="0" w:lastRowLastColumn="0"/>
              <w:rPr>
                <w:sz w:val="20"/>
              </w:rPr>
            </w:pPr>
            <w:r w:rsidRPr="00E42E58">
              <w:rPr>
                <w:rFonts w:ascii="Wingdings" w:hAnsi="Wingdings" w:cs="Wingdings"/>
                <w:sz w:val="20"/>
              </w:rPr>
              <w:t></w:t>
            </w:r>
            <w:r w:rsidRPr="00536948">
              <w:rPr>
                <w:sz w:val="20"/>
              </w:rPr>
              <w:t>O</w:t>
            </w:r>
          </w:p>
          <w:p w14:paraId="2D9CC76D" w14:textId="77777777" w:rsidR="009003E5" w:rsidRPr="00E42E58" w:rsidRDefault="009003E5" w:rsidP="009003E5">
            <w:pPr>
              <w:jc w:val="center"/>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sidRPr="00B52FC7">
              <w:rPr>
                <w:rFonts w:cs="Wingdings"/>
                <w:sz w:val="20"/>
              </w:rPr>
              <w:t>O</w:t>
            </w:r>
          </w:p>
        </w:tc>
        <w:tc>
          <w:tcPr>
            <w:tcW w:w="1632" w:type="dxa"/>
            <w:tcPrChange w:id="1655" w:author="Gareth Pateman" w:date="2018-04-18T16:02:00Z">
              <w:tcPr>
                <w:tcW w:w="1184" w:type="dxa"/>
              </w:tcPr>
            </w:tcPrChange>
          </w:tcPr>
          <w:p w14:paraId="729B6B99" w14:textId="77777777" w:rsidR="009003E5" w:rsidRDefault="009003E5" w:rsidP="009003E5">
            <w:pPr>
              <w:cnfStyle w:val="000000100000" w:firstRow="0" w:lastRow="0" w:firstColumn="0" w:lastColumn="0" w:oddVBand="0" w:evenVBand="0" w:oddHBand="1" w:evenHBand="0" w:firstRowFirstColumn="0" w:firstRowLastColumn="0" w:lastRowFirstColumn="0" w:lastRowLastColumn="0"/>
            </w:pPr>
          </w:p>
        </w:tc>
        <w:tc>
          <w:tcPr>
            <w:tcW w:w="2095" w:type="dxa"/>
            <w:tcPrChange w:id="1656" w:author="Gareth Pateman" w:date="2018-04-18T16:02:00Z">
              <w:tcPr>
                <w:tcW w:w="2262" w:type="dxa"/>
              </w:tcPr>
            </w:tcPrChange>
          </w:tcPr>
          <w:p w14:paraId="7A2591AD" w14:textId="77777777" w:rsidR="009003E5" w:rsidRDefault="009003E5" w:rsidP="009003E5">
            <w:pPr>
              <w:cnfStyle w:val="000000100000" w:firstRow="0" w:lastRow="0" w:firstColumn="0" w:lastColumn="0" w:oddVBand="0" w:evenVBand="0" w:oddHBand="1" w:evenHBand="0" w:firstRowFirstColumn="0" w:firstRowLastColumn="0" w:lastRowFirstColumn="0" w:lastRowLastColumn="0"/>
              <w:rPr>
                <w:ins w:id="1657" w:author="Gareth Pateman" w:date="2018-04-18T16:01:00Z"/>
                <w:sz w:val="20"/>
              </w:rPr>
            </w:pPr>
            <w:ins w:id="1658" w:author="Gareth Pateman" w:date="2018-04-18T16:01:00Z">
              <w:r>
                <w:rPr>
                  <w:sz w:val="20"/>
                </w:rPr>
                <w:t xml:space="preserve">Refer to LEI format as defined here: </w:t>
              </w:r>
            </w:ins>
          </w:p>
          <w:p w14:paraId="0E529C87" w14:textId="77777777" w:rsidR="009003E5" w:rsidRDefault="009003E5" w:rsidP="009003E5">
            <w:pPr>
              <w:cnfStyle w:val="000000100000" w:firstRow="0" w:lastRow="0" w:firstColumn="0" w:lastColumn="0" w:oddVBand="0" w:evenVBand="0" w:oddHBand="1" w:evenHBand="0" w:firstRowFirstColumn="0" w:firstRowLastColumn="0" w:lastRowFirstColumn="0" w:lastRowLastColumn="0"/>
              <w:rPr>
                <w:ins w:id="1659" w:author="Gareth Pateman" w:date="2018-04-18T16:01:00Z"/>
                <w:sz w:val="16"/>
              </w:rPr>
            </w:pPr>
            <w:ins w:id="1660" w:author="Gareth Pateman" w:date="2018-04-18T16:01:00Z">
              <w:r>
                <w:rPr>
                  <w:sz w:val="16"/>
                </w:rPr>
                <w:fldChar w:fldCharType="begin"/>
              </w:r>
              <w:r>
                <w:rPr>
                  <w:sz w:val="16"/>
                </w:rPr>
                <w:instrText xml:space="preserve"> HYPERLINK "</w:instrText>
              </w:r>
              <w:r w:rsidRPr="00C155B9">
                <w:rPr>
                  <w:sz w:val="16"/>
                </w:rPr>
                <w:instrText>https://www.leiroc.org/lei.htm</w:instrText>
              </w:r>
              <w:r>
                <w:rPr>
                  <w:sz w:val="16"/>
                </w:rPr>
                <w:instrText xml:space="preserve">" </w:instrText>
              </w:r>
              <w:r>
                <w:rPr>
                  <w:sz w:val="16"/>
                </w:rPr>
                <w:fldChar w:fldCharType="separate"/>
              </w:r>
              <w:r w:rsidRPr="00C155B9">
                <w:rPr>
                  <w:rStyle w:val="Hyperlink"/>
                  <w:sz w:val="16"/>
                </w:rPr>
                <w:t>https://www.leiroc.org/lei.htm</w:t>
              </w:r>
              <w:r>
                <w:rPr>
                  <w:sz w:val="16"/>
                </w:rPr>
                <w:fldChar w:fldCharType="end"/>
              </w:r>
            </w:ins>
          </w:p>
          <w:p w14:paraId="4F7BC5F7" w14:textId="23973052" w:rsidR="009003E5" w:rsidRPr="00D267CA" w:rsidRDefault="009003E5" w:rsidP="009003E5">
            <w:pPr>
              <w:cnfStyle w:val="000000100000" w:firstRow="0" w:lastRow="0" w:firstColumn="0" w:lastColumn="0" w:oddVBand="0" w:evenVBand="0" w:oddHBand="1" w:evenHBand="0" w:firstRowFirstColumn="0" w:firstRowLastColumn="0" w:lastRowFirstColumn="0" w:lastRowLastColumn="0"/>
              <w:rPr>
                <w:sz w:val="20"/>
              </w:rPr>
            </w:pPr>
            <w:del w:id="1661" w:author="Gareth Pateman" w:date="2018-04-18T16:01:00Z">
              <w:r w:rsidDel="006A62C0">
                <w:rPr>
                  <w:sz w:val="20"/>
                </w:rPr>
                <w:delText>Length = 20, Regular Expression (See Swagger Definition)</w:delText>
              </w:r>
            </w:del>
          </w:p>
        </w:tc>
      </w:tr>
      <w:tr w:rsidR="009003E5" w:rsidRPr="00D267CA" w14:paraId="6469FB8E" w14:textId="77777777" w:rsidTr="00C25AE0">
        <w:tc>
          <w:tcPr>
            <w:cnfStyle w:val="001000000000" w:firstRow="0" w:lastRow="0" w:firstColumn="1" w:lastColumn="0" w:oddVBand="0" w:evenVBand="0" w:oddHBand="0" w:evenHBand="0" w:firstRowFirstColumn="0" w:firstRowLastColumn="0" w:lastRowFirstColumn="0" w:lastRowLastColumn="0"/>
            <w:tcW w:w="1280" w:type="dxa"/>
            <w:tcPrChange w:id="1662" w:author="Gareth Pateman" w:date="2018-04-18T16:02:00Z">
              <w:tcPr>
                <w:tcW w:w="1350" w:type="dxa"/>
              </w:tcPr>
            </w:tcPrChange>
          </w:tcPr>
          <w:p w14:paraId="282817A4" w14:textId="5F70D740" w:rsidR="009003E5" w:rsidRDefault="00756539" w:rsidP="009003E5">
            <w:pPr>
              <w:rPr>
                <w:b w:val="0"/>
                <w:sz w:val="20"/>
              </w:rPr>
            </w:pPr>
            <w:r>
              <w:rPr>
                <w:b w:val="0"/>
                <w:sz w:val="20"/>
              </w:rPr>
              <w:t>s</w:t>
            </w:r>
            <w:r w:rsidR="009003E5">
              <w:rPr>
                <w:b w:val="0"/>
                <w:sz w:val="20"/>
              </w:rPr>
              <w:t>ervicingIdentity</w:t>
            </w:r>
          </w:p>
        </w:tc>
        <w:tc>
          <w:tcPr>
            <w:tcW w:w="1418" w:type="dxa"/>
            <w:tcPrChange w:id="1663" w:author="Gareth Pateman" w:date="2018-04-18T16:02:00Z">
              <w:tcPr>
                <w:tcW w:w="1208" w:type="dxa"/>
              </w:tcPr>
            </w:tcPrChange>
          </w:tcPr>
          <w:p w14:paraId="251FC113" w14:textId="77777777" w:rsidR="009003E5" w:rsidRDefault="009003E5" w:rsidP="009003E5">
            <w:pPr>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1701" w:type="dxa"/>
            <w:tcPrChange w:id="1664" w:author="Gareth Pateman" w:date="2018-04-18T16:02:00Z">
              <w:tcPr>
                <w:tcW w:w="2140" w:type="dxa"/>
              </w:tcPr>
            </w:tcPrChange>
          </w:tcPr>
          <w:p w14:paraId="4E3ECF37" w14:textId="77777777" w:rsidR="009003E5" w:rsidRPr="00D267CA" w:rsidRDefault="009003E5" w:rsidP="009003E5">
            <w:pPr>
              <w:cnfStyle w:val="000000000000" w:firstRow="0" w:lastRow="0" w:firstColumn="0" w:lastColumn="0" w:oddVBand="0" w:evenVBand="0" w:oddHBand="0" w:evenHBand="0" w:firstRowFirstColumn="0" w:firstRowLastColumn="0" w:lastRowFirstColumn="0" w:lastRowLastColumn="0"/>
              <w:rPr>
                <w:sz w:val="20"/>
              </w:rPr>
            </w:pPr>
            <w:r>
              <w:rPr>
                <w:sz w:val="20"/>
              </w:rPr>
              <w:t>The property is used to identify the servicing identity for ‘present’ transactions, e.g. till, POS ID, assistant ID</w:t>
            </w:r>
          </w:p>
        </w:tc>
        <w:tc>
          <w:tcPr>
            <w:tcW w:w="708" w:type="dxa"/>
            <w:tcPrChange w:id="1665" w:author="Gareth Pateman" w:date="2018-04-18T16:02:00Z">
              <w:tcPr>
                <w:tcW w:w="690" w:type="dxa"/>
              </w:tcPr>
            </w:tcPrChange>
          </w:tcPr>
          <w:p w14:paraId="5AA05E99" w14:textId="77777777" w:rsidR="009003E5" w:rsidRPr="00536948" w:rsidRDefault="009003E5" w:rsidP="009003E5">
            <w:pPr>
              <w:jc w:val="center"/>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sidRPr="00536948">
              <w:rPr>
                <w:sz w:val="20"/>
              </w:rPr>
              <w:t>O</w:t>
            </w:r>
          </w:p>
          <w:p w14:paraId="555A09D1" w14:textId="77777777" w:rsidR="009003E5" w:rsidRPr="00E42E58" w:rsidRDefault="009003E5" w:rsidP="009003E5">
            <w:pPr>
              <w:jc w:val="center"/>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sidRPr="00B52FC7">
              <w:rPr>
                <w:rFonts w:cs="Wingdings"/>
                <w:sz w:val="20"/>
              </w:rPr>
              <w:t>O</w:t>
            </w:r>
          </w:p>
        </w:tc>
        <w:tc>
          <w:tcPr>
            <w:tcW w:w="1632" w:type="dxa"/>
            <w:tcPrChange w:id="1666" w:author="Gareth Pateman" w:date="2018-04-18T16:02:00Z">
              <w:tcPr>
                <w:tcW w:w="1184" w:type="dxa"/>
              </w:tcPr>
            </w:tcPrChange>
          </w:tcPr>
          <w:p w14:paraId="7A3788E3" w14:textId="77777777" w:rsidR="009003E5" w:rsidRDefault="009003E5" w:rsidP="009003E5">
            <w:pPr>
              <w:cnfStyle w:val="000000000000" w:firstRow="0" w:lastRow="0" w:firstColumn="0" w:lastColumn="0" w:oddVBand="0" w:evenVBand="0" w:oddHBand="0" w:evenHBand="0" w:firstRowFirstColumn="0" w:firstRowLastColumn="0" w:lastRowFirstColumn="0" w:lastRowLastColumn="0"/>
            </w:pPr>
          </w:p>
        </w:tc>
        <w:tc>
          <w:tcPr>
            <w:tcW w:w="2095" w:type="dxa"/>
            <w:tcPrChange w:id="1667" w:author="Gareth Pateman" w:date="2018-04-18T16:02:00Z">
              <w:tcPr>
                <w:tcW w:w="2262" w:type="dxa"/>
              </w:tcPr>
            </w:tcPrChange>
          </w:tcPr>
          <w:p w14:paraId="3F8B773B" w14:textId="77777777" w:rsidR="009003E5" w:rsidRPr="00D267CA" w:rsidRDefault="009003E5" w:rsidP="009003E5">
            <w:pPr>
              <w:cnfStyle w:val="000000000000" w:firstRow="0" w:lastRow="0" w:firstColumn="0" w:lastColumn="0" w:oddVBand="0" w:evenVBand="0" w:oddHBand="0" w:evenHBand="0" w:firstRowFirstColumn="0" w:firstRowLastColumn="0" w:lastRowFirstColumn="0" w:lastRowLastColumn="0"/>
              <w:rPr>
                <w:sz w:val="20"/>
              </w:rPr>
            </w:pPr>
          </w:p>
        </w:tc>
      </w:tr>
      <w:tr w:rsidR="009003E5" w:rsidRPr="00D267CA" w14:paraId="6CFB9176" w14:textId="77777777" w:rsidTr="00C25AE0">
        <w:trPr>
          <w:cnfStyle w:val="000000100000" w:firstRow="0" w:lastRow="0" w:firstColumn="0" w:lastColumn="0" w:oddVBand="0" w:evenVBand="0" w:oddHBand="1" w:evenHBand="0" w:firstRowFirstColumn="0" w:firstRowLastColumn="0" w:lastRowFirstColumn="0" w:lastRowLastColumn="0"/>
          <w:ins w:id="1668" w:author="Gareth Pateman" w:date="2018-04-09T11:14:00Z"/>
        </w:trPr>
        <w:tc>
          <w:tcPr>
            <w:cnfStyle w:val="001000000000" w:firstRow="0" w:lastRow="0" w:firstColumn="1" w:lastColumn="0" w:oddVBand="0" w:evenVBand="0" w:oddHBand="0" w:evenHBand="0" w:firstRowFirstColumn="0" w:firstRowLastColumn="0" w:lastRowFirstColumn="0" w:lastRowLastColumn="0"/>
            <w:tcW w:w="1280" w:type="dxa"/>
            <w:tcPrChange w:id="1669" w:author="Gareth Pateman" w:date="2018-04-18T16:02:00Z">
              <w:tcPr>
                <w:tcW w:w="1350" w:type="dxa"/>
              </w:tcPr>
            </w:tcPrChange>
          </w:tcPr>
          <w:p w14:paraId="062EE8CB" w14:textId="6EFAB865" w:rsidR="009003E5" w:rsidRDefault="00756539" w:rsidP="009003E5">
            <w:pPr>
              <w:cnfStyle w:val="001000100000" w:firstRow="0" w:lastRow="0" w:firstColumn="1" w:lastColumn="0" w:oddVBand="0" w:evenVBand="0" w:oddHBand="1" w:evenHBand="0" w:firstRowFirstColumn="0" w:firstRowLastColumn="0" w:lastRowFirstColumn="0" w:lastRowLastColumn="0"/>
              <w:rPr>
                <w:ins w:id="1670" w:author="Gareth Pateman" w:date="2018-04-09T11:14:00Z"/>
                <w:b w:val="0"/>
                <w:sz w:val="20"/>
              </w:rPr>
            </w:pPr>
            <w:r>
              <w:rPr>
                <w:b w:val="0"/>
                <w:sz w:val="20"/>
              </w:rPr>
              <w:t>f</w:t>
            </w:r>
            <w:ins w:id="1671" w:author="Gareth Pateman" w:date="2018-04-09T11:14:00Z">
              <w:r w:rsidR="009003E5" w:rsidRPr="004463F5">
                <w:rPr>
                  <w:b w:val="0"/>
                  <w:sz w:val="20"/>
                </w:rPr>
                <w:t>ees</w:t>
              </w:r>
            </w:ins>
          </w:p>
        </w:tc>
        <w:tc>
          <w:tcPr>
            <w:tcW w:w="1418" w:type="dxa"/>
            <w:tcPrChange w:id="1672" w:author="Gareth Pateman" w:date="2018-04-18T16:02:00Z">
              <w:tcPr>
                <w:tcW w:w="1208" w:type="dxa"/>
              </w:tcPr>
            </w:tcPrChange>
          </w:tcPr>
          <w:p w14:paraId="50A568CB" w14:textId="2D26EA15" w:rsidR="009003E5" w:rsidRDefault="009003E5" w:rsidP="009003E5">
            <w:pPr>
              <w:cnfStyle w:val="000000100000" w:firstRow="0" w:lastRow="0" w:firstColumn="0" w:lastColumn="0" w:oddVBand="0" w:evenVBand="0" w:oddHBand="1" w:evenHBand="0" w:firstRowFirstColumn="0" w:firstRowLastColumn="0" w:lastRowFirstColumn="0" w:lastRowLastColumn="0"/>
              <w:rPr>
                <w:ins w:id="1673" w:author="Gareth Pateman" w:date="2018-04-09T11:14:00Z"/>
                <w:sz w:val="20"/>
              </w:rPr>
            </w:pPr>
            <w:ins w:id="1674" w:author="Gareth Pateman" w:date="2018-04-09T11:14:00Z">
              <w:r>
                <w:rPr>
                  <w:sz w:val="20"/>
                </w:rPr>
                <w:t>Reference Array</w:t>
              </w:r>
            </w:ins>
          </w:p>
        </w:tc>
        <w:tc>
          <w:tcPr>
            <w:tcW w:w="1701" w:type="dxa"/>
            <w:tcPrChange w:id="1675" w:author="Gareth Pateman" w:date="2018-04-18T16:02:00Z">
              <w:tcPr>
                <w:tcW w:w="2140" w:type="dxa"/>
              </w:tcPr>
            </w:tcPrChange>
          </w:tcPr>
          <w:p w14:paraId="74B224A9" w14:textId="48EEF601" w:rsidR="009003E5" w:rsidRDefault="009003E5" w:rsidP="009003E5">
            <w:pPr>
              <w:cnfStyle w:val="000000100000" w:firstRow="0" w:lastRow="0" w:firstColumn="0" w:lastColumn="0" w:oddVBand="0" w:evenVBand="0" w:oddHBand="1" w:evenHBand="0" w:firstRowFirstColumn="0" w:firstRowLastColumn="0" w:lastRowFirstColumn="0" w:lastRowLastColumn="0"/>
              <w:rPr>
                <w:ins w:id="1676" w:author="Gareth Pateman" w:date="2018-04-09T11:14:00Z"/>
                <w:sz w:val="20"/>
              </w:rPr>
            </w:pPr>
            <w:ins w:id="1677" w:author="Gareth Pateman" w:date="2018-04-09T11:14:00Z">
              <w:r>
                <w:rPr>
                  <w:rFonts w:cs="Arial"/>
                  <w:sz w:val="20"/>
                </w:rPr>
                <w:t xml:space="preserve">Allows the passing and/or returning of all fees pertaining </w:t>
              </w:r>
              <w:r>
                <w:rPr>
                  <w:rFonts w:cs="Arial"/>
                  <w:sz w:val="20"/>
                </w:rPr>
                <w:lastRenderedPageBreak/>
                <w:t>to the transaction.</w:t>
              </w:r>
            </w:ins>
          </w:p>
        </w:tc>
        <w:tc>
          <w:tcPr>
            <w:tcW w:w="708" w:type="dxa"/>
            <w:tcPrChange w:id="1678" w:author="Gareth Pateman" w:date="2018-04-18T16:02:00Z">
              <w:tcPr>
                <w:tcW w:w="690" w:type="dxa"/>
              </w:tcPr>
            </w:tcPrChange>
          </w:tcPr>
          <w:p w14:paraId="12605E0E" w14:textId="77777777" w:rsidR="009003E5" w:rsidRDefault="009003E5" w:rsidP="009003E5">
            <w:pPr>
              <w:jc w:val="left"/>
              <w:cnfStyle w:val="000000100000" w:firstRow="0" w:lastRow="0" w:firstColumn="0" w:lastColumn="0" w:oddVBand="0" w:evenVBand="0" w:oddHBand="1" w:evenHBand="0" w:firstRowFirstColumn="0" w:firstRowLastColumn="0" w:lastRowFirstColumn="0" w:lastRowLastColumn="0"/>
              <w:rPr>
                <w:ins w:id="1679" w:author="Gareth Pateman" w:date="2018-04-09T11:14:00Z"/>
                <w:sz w:val="20"/>
              </w:rPr>
            </w:pPr>
            <w:ins w:id="1680" w:author="Gareth Pateman" w:date="2018-04-09T11:14:00Z">
              <w:r w:rsidRPr="00E12E10">
                <w:rPr>
                  <w:rFonts w:ascii="Wingdings" w:hAnsi="Wingdings" w:cs="Wingdings"/>
                  <w:szCs w:val="28"/>
                </w:rPr>
                <w:lastRenderedPageBreak/>
                <w:t></w:t>
              </w:r>
              <w:r>
                <w:rPr>
                  <w:sz w:val="20"/>
                </w:rPr>
                <w:t>O</w:t>
              </w:r>
            </w:ins>
          </w:p>
          <w:p w14:paraId="71355D54" w14:textId="160502D3" w:rsidR="009003E5" w:rsidRPr="00E42E58" w:rsidRDefault="009003E5" w:rsidP="009003E5">
            <w:pPr>
              <w:jc w:val="center"/>
              <w:cnfStyle w:val="000000100000" w:firstRow="0" w:lastRow="0" w:firstColumn="0" w:lastColumn="0" w:oddVBand="0" w:evenVBand="0" w:oddHBand="1" w:evenHBand="0" w:firstRowFirstColumn="0" w:firstRowLastColumn="0" w:lastRowFirstColumn="0" w:lastRowLastColumn="0"/>
              <w:rPr>
                <w:ins w:id="1681" w:author="Gareth Pateman" w:date="2018-04-09T11:14:00Z"/>
                <w:rFonts w:ascii="Wingdings" w:hAnsi="Wingdings" w:cs="Wingdings"/>
                <w:sz w:val="20"/>
              </w:rPr>
            </w:pPr>
            <w:ins w:id="1682" w:author="Gareth Pateman" w:date="2018-04-09T11:14:00Z">
              <w:r w:rsidRPr="00B52FC7">
                <w:rPr>
                  <w:rFonts w:ascii="Wingdings" w:hAnsi="Wingdings" w:cs="Wingdings"/>
                  <w:sz w:val="20"/>
                </w:rPr>
                <w:t></w:t>
              </w:r>
              <w:r>
                <w:rPr>
                  <w:rFonts w:cs="Wingdings"/>
                  <w:sz w:val="20"/>
                </w:rPr>
                <w:t>O</w:t>
              </w:r>
            </w:ins>
          </w:p>
        </w:tc>
        <w:tc>
          <w:tcPr>
            <w:tcW w:w="1632" w:type="dxa"/>
            <w:tcPrChange w:id="1683" w:author="Gareth Pateman" w:date="2018-04-18T16:02:00Z">
              <w:tcPr>
                <w:tcW w:w="1184" w:type="dxa"/>
              </w:tcPr>
            </w:tcPrChange>
          </w:tcPr>
          <w:p w14:paraId="274A5C20" w14:textId="594A13EB" w:rsidR="009003E5" w:rsidRDefault="009003E5" w:rsidP="009003E5">
            <w:pPr>
              <w:cnfStyle w:val="000000100000" w:firstRow="0" w:lastRow="0" w:firstColumn="0" w:lastColumn="0" w:oddVBand="0" w:evenVBand="0" w:oddHBand="1" w:evenHBand="0" w:firstRowFirstColumn="0" w:firstRowLastColumn="0" w:lastRowFirstColumn="0" w:lastRowLastColumn="0"/>
              <w:rPr>
                <w:ins w:id="1684" w:author="Gareth Pateman" w:date="2018-04-09T11:14:00Z"/>
              </w:rPr>
            </w:pPr>
            <w:ins w:id="1685" w:author="Gareth Pateman" w:date="2018-04-09T11:14:00Z">
              <w:r>
                <w:rPr>
                  <w:sz w:val="20"/>
                </w:rPr>
                <w:fldChar w:fldCharType="begin"/>
              </w:r>
              <w:r>
                <w:rPr>
                  <w:sz w:val="20"/>
                </w:rPr>
                <w:instrText xml:space="preserve"> HYPERLINK  \l "_Fees_Object" </w:instrText>
              </w:r>
              <w:r>
                <w:rPr>
                  <w:sz w:val="20"/>
                </w:rPr>
                <w:fldChar w:fldCharType="separate"/>
              </w:r>
              <w:r w:rsidRPr="00953950">
                <w:rPr>
                  <w:rStyle w:val="Hyperlink"/>
                  <w:sz w:val="20"/>
                </w:rPr>
                <w:t>Fees Object</w:t>
              </w:r>
              <w:r>
                <w:rPr>
                  <w:sz w:val="20"/>
                </w:rPr>
                <w:fldChar w:fldCharType="end"/>
              </w:r>
            </w:ins>
          </w:p>
        </w:tc>
        <w:tc>
          <w:tcPr>
            <w:tcW w:w="2095" w:type="dxa"/>
            <w:tcPrChange w:id="1686" w:author="Gareth Pateman" w:date="2018-04-18T16:02:00Z">
              <w:tcPr>
                <w:tcW w:w="2262" w:type="dxa"/>
              </w:tcPr>
            </w:tcPrChange>
          </w:tcPr>
          <w:p w14:paraId="6ABCEDCC" w14:textId="77777777" w:rsidR="009003E5" w:rsidRPr="00D267CA" w:rsidRDefault="009003E5" w:rsidP="009003E5">
            <w:pPr>
              <w:cnfStyle w:val="000000100000" w:firstRow="0" w:lastRow="0" w:firstColumn="0" w:lastColumn="0" w:oddVBand="0" w:evenVBand="0" w:oddHBand="1" w:evenHBand="0" w:firstRowFirstColumn="0" w:firstRowLastColumn="0" w:lastRowFirstColumn="0" w:lastRowLastColumn="0"/>
              <w:rPr>
                <w:ins w:id="1687" w:author="Gareth Pateman" w:date="2018-04-09T11:14:00Z"/>
                <w:sz w:val="20"/>
              </w:rPr>
            </w:pPr>
          </w:p>
        </w:tc>
      </w:tr>
      <w:tr w:rsidR="009003E5" w:rsidRPr="00D267CA" w14:paraId="7C608B34" w14:textId="77777777" w:rsidTr="00C25AE0">
        <w:tc>
          <w:tcPr>
            <w:cnfStyle w:val="001000000000" w:firstRow="0" w:lastRow="0" w:firstColumn="1" w:lastColumn="0" w:oddVBand="0" w:evenVBand="0" w:oddHBand="0" w:evenHBand="0" w:firstRowFirstColumn="0" w:firstRowLastColumn="0" w:lastRowFirstColumn="0" w:lastRowLastColumn="0"/>
            <w:tcW w:w="1280" w:type="dxa"/>
            <w:tcPrChange w:id="1688" w:author="Gareth Pateman" w:date="2018-04-18T16:02:00Z">
              <w:tcPr>
                <w:tcW w:w="1350" w:type="dxa"/>
              </w:tcPr>
            </w:tcPrChange>
          </w:tcPr>
          <w:p w14:paraId="50E470B8" w14:textId="24236C04" w:rsidR="009003E5" w:rsidRPr="00D267CA" w:rsidRDefault="00756539" w:rsidP="009003E5">
            <w:pPr>
              <w:rPr>
                <w:b w:val="0"/>
                <w:sz w:val="20"/>
              </w:rPr>
            </w:pPr>
            <w:r>
              <w:rPr>
                <w:b w:val="0"/>
                <w:sz w:val="20"/>
              </w:rPr>
              <w:t>m</w:t>
            </w:r>
            <w:r w:rsidR="009003E5">
              <w:rPr>
                <w:b w:val="0"/>
                <w:sz w:val="20"/>
              </w:rPr>
              <w:t>etadata</w:t>
            </w:r>
          </w:p>
        </w:tc>
        <w:tc>
          <w:tcPr>
            <w:tcW w:w="1418" w:type="dxa"/>
            <w:tcPrChange w:id="1689" w:author="Gareth Pateman" w:date="2018-04-18T16:02:00Z">
              <w:tcPr>
                <w:tcW w:w="1208" w:type="dxa"/>
              </w:tcPr>
            </w:tcPrChange>
          </w:tcPr>
          <w:p w14:paraId="66C51F87" w14:textId="77777777" w:rsidR="009003E5" w:rsidRPr="00D267CA" w:rsidRDefault="009003E5" w:rsidP="009003E5">
            <w:pPr>
              <w:cnfStyle w:val="000000000000" w:firstRow="0" w:lastRow="0" w:firstColumn="0" w:lastColumn="0" w:oddVBand="0" w:evenVBand="0" w:oddHBand="0" w:evenHBand="0" w:firstRowFirstColumn="0" w:firstRowLastColumn="0" w:lastRowFirstColumn="0" w:lastRowLastColumn="0"/>
              <w:rPr>
                <w:sz w:val="20"/>
              </w:rPr>
            </w:pPr>
            <w:r>
              <w:rPr>
                <w:sz w:val="20"/>
              </w:rPr>
              <w:t>Reference Array</w:t>
            </w:r>
          </w:p>
        </w:tc>
        <w:tc>
          <w:tcPr>
            <w:tcW w:w="1701" w:type="dxa"/>
            <w:tcPrChange w:id="1690" w:author="Gareth Pateman" w:date="2018-04-18T16:02:00Z">
              <w:tcPr>
                <w:tcW w:w="2140" w:type="dxa"/>
              </w:tcPr>
            </w:tcPrChange>
          </w:tcPr>
          <w:p w14:paraId="33577255" w14:textId="77777777" w:rsidR="009003E5" w:rsidRPr="00D267CA" w:rsidRDefault="009003E5" w:rsidP="009003E5">
            <w:pPr>
              <w:cnfStyle w:val="000000000000" w:firstRow="0" w:lastRow="0" w:firstColumn="0" w:lastColumn="0" w:oddVBand="0" w:evenVBand="0" w:oddHBand="0" w:evenHBand="0" w:firstRowFirstColumn="0" w:firstRowLastColumn="0" w:lastRowFirstColumn="0" w:lastRowLastColumn="0"/>
              <w:rPr>
                <w:sz w:val="20"/>
              </w:rPr>
            </w:pPr>
            <w:r>
              <w:rPr>
                <w:sz w:val="20"/>
              </w:rPr>
              <w:t>A collection of key/value pairs. These can be used to populate additional transaction properties.</w:t>
            </w:r>
          </w:p>
        </w:tc>
        <w:tc>
          <w:tcPr>
            <w:tcW w:w="708" w:type="dxa"/>
            <w:tcPrChange w:id="1691" w:author="Gareth Pateman" w:date="2018-04-18T16:02:00Z">
              <w:tcPr>
                <w:tcW w:w="690" w:type="dxa"/>
              </w:tcPr>
            </w:tcPrChange>
          </w:tcPr>
          <w:p w14:paraId="3CC9FD1F" w14:textId="77777777" w:rsidR="009003E5" w:rsidRPr="00536948" w:rsidRDefault="009003E5" w:rsidP="009003E5">
            <w:pPr>
              <w:jc w:val="center"/>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sidRPr="00536948">
              <w:rPr>
                <w:sz w:val="20"/>
              </w:rPr>
              <w:t>O</w:t>
            </w:r>
          </w:p>
          <w:p w14:paraId="2C006ABA" w14:textId="77777777" w:rsidR="009003E5" w:rsidRPr="00536948" w:rsidRDefault="009003E5" w:rsidP="009003E5">
            <w:pPr>
              <w:jc w:val="center"/>
              <w:cnfStyle w:val="000000000000" w:firstRow="0" w:lastRow="0" w:firstColumn="0" w:lastColumn="0" w:oddVBand="0" w:evenVBand="0" w:oddHBand="0" w:evenHBand="0" w:firstRowFirstColumn="0" w:firstRowLastColumn="0" w:lastRowFirstColumn="0" w:lastRowLastColumn="0"/>
              <w:rPr>
                <w:sz w:val="20"/>
              </w:rPr>
            </w:pPr>
            <w:r w:rsidRPr="00B52FC7">
              <w:rPr>
                <w:rFonts w:ascii="Wingdings" w:hAnsi="Wingdings" w:cs="Wingdings"/>
                <w:sz w:val="20"/>
              </w:rPr>
              <w:t></w:t>
            </w:r>
            <w:r w:rsidRPr="00B52FC7">
              <w:rPr>
                <w:rFonts w:cs="Wingdings"/>
                <w:sz w:val="20"/>
              </w:rPr>
              <w:t>O</w:t>
            </w:r>
            <w:r w:rsidRPr="00536948" w:rsidDel="00536948">
              <w:rPr>
                <w:sz w:val="20"/>
              </w:rPr>
              <w:t xml:space="preserve"> </w:t>
            </w:r>
          </w:p>
        </w:tc>
        <w:tc>
          <w:tcPr>
            <w:tcW w:w="1632" w:type="dxa"/>
            <w:tcPrChange w:id="1692" w:author="Gareth Pateman" w:date="2018-04-18T16:02:00Z">
              <w:tcPr>
                <w:tcW w:w="1184" w:type="dxa"/>
              </w:tcPr>
            </w:tcPrChange>
          </w:tcPr>
          <w:p w14:paraId="270B1A98" w14:textId="736A567D" w:rsidR="009003E5" w:rsidRPr="00D267CA" w:rsidRDefault="009003E5" w:rsidP="009003E5">
            <w:pPr>
              <w:cnfStyle w:val="000000000000" w:firstRow="0" w:lastRow="0" w:firstColumn="0" w:lastColumn="0" w:oddVBand="0" w:evenVBand="0" w:oddHBand="0" w:evenHBand="0" w:firstRowFirstColumn="0" w:firstRowLastColumn="0" w:lastRowFirstColumn="0" w:lastRowLastColumn="0"/>
              <w:rPr>
                <w:sz w:val="20"/>
              </w:rPr>
            </w:pPr>
            <w:r>
              <w:fldChar w:fldCharType="begin"/>
            </w:r>
            <w:r>
              <w:instrText xml:space="preserve"> HYPERLINK \l "_Metadata_Object" </w:instrText>
            </w:r>
            <w:r>
              <w:fldChar w:fldCharType="separate"/>
            </w:r>
            <w:r w:rsidRPr="00E90944">
              <w:rPr>
                <w:rStyle w:val="Hyperlink"/>
                <w:sz w:val="20"/>
                <w:szCs w:val="20"/>
              </w:rPr>
              <w:t>Metadata</w:t>
            </w:r>
            <w:r>
              <w:rPr>
                <w:rStyle w:val="Hyperlink"/>
                <w:sz w:val="20"/>
              </w:rPr>
              <w:fldChar w:fldCharType="end"/>
            </w:r>
          </w:p>
        </w:tc>
        <w:tc>
          <w:tcPr>
            <w:tcW w:w="2095" w:type="dxa"/>
            <w:tcPrChange w:id="1693" w:author="Gareth Pateman" w:date="2018-04-18T16:02:00Z">
              <w:tcPr>
                <w:tcW w:w="2262" w:type="dxa"/>
              </w:tcPr>
            </w:tcPrChange>
          </w:tcPr>
          <w:p w14:paraId="7007F575" w14:textId="77777777" w:rsidR="009003E5" w:rsidRPr="00D267CA" w:rsidRDefault="009003E5" w:rsidP="009003E5">
            <w:pPr>
              <w:cnfStyle w:val="000000000000" w:firstRow="0" w:lastRow="0" w:firstColumn="0" w:lastColumn="0" w:oddVBand="0" w:evenVBand="0" w:oddHBand="0" w:evenHBand="0" w:firstRowFirstColumn="0" w:firstRowLastColumn="0" w:lastRowFirstColumn="0" w:lastRowLastColumn="0"/>
              <w:rPr>
                <w:sz w:val="20"/>
              </w:rPr>
            </w:pPr>
          </w:p>
        </w:tc>
      </w:tr>
    </w:tbl>
    <w:p w14:paraId="1EC933EB" w14:textId="77777777" w:rsidR="00A22871" w:rsidRDefault="00A22871" w:rsidP="00A22871"/>
    <w:p w14:paraId="27CCBF46" w14:textId="77777777" w:rsidR="00A22871" w:rsidRDefault="00A22871" w:rsidP="002F254C">
      <w:pPr>
        <w:pStyle w:val="Heading2"/>
      </w:pPr>
      <w:bookmarkStart w:id="1694" w:name="_Toc459720535"/>
      <w:bookmarkStart w:id="1695" w:name="_Toc459720655"/>
      <w:bookmarkStart w:id="1696" w:name="_Toc459720772"/>
      <w:bookmarkStart w:id="1697" w:name="_Toc459720889"/>
      <w:bookmarkStart w:id="1698" w:name="_Toc459721007"/>
      <w:bookmarkStart w:id="1699" w:name="_Toc459720536"/>
      <w:bookmarkStart w:id="1700" w:name="_Toc459720656"/>
      <w:bookmarkStart w:id="1701" w:name="_Toc459720773"/>
      <w:bookmarkStart w:id="1702" w:name="_Toc459720890"/>
      <w:bookmarkStart w:id="1703" w:name="_Toc459721008"/>
      <w:bookmarkStart w:id="1704" w:name="_Accounts_APIs"/>
      <w:bookmarkStart w:id="1705" w:name="_Accounts_Batch_Transactions"/>
      <w:bookmarkStart w:id="1706" w:name="_Toc513209439"/>
      <w:bookmarkEnd w:id="1694"/>
      <w:bookmarkEnd w:id="1695"/>
      <w:bookmarkEnd w:id="1696"/>
      <w:bookmarkEnd w:id="1697"/>
      <w:bookmarkEnd w:id="1698"/>
      <w:bookmarkEnd w:id="1699"/>
      <w:bookmarkEnd w:id="1700"/>
      <w:bookmarkEnd w:id="1701"/>
      <w:bookmarkEnd w:id="1702"/>
      <w:bookmarkEnd w:id="1703"/>
      <w:bookmarkEnd w:id="1704"/>
      <w:bookmarkEnd w:id="1705"/>
      <w:r>
        <w:t>Batch Transactions API</w:t>
      </w:r>
      <w:bookmarkEnd w:id="1706"/>
    </w:p>
    <w:p w14:paraId="74D2A849" w14:textId="77777777" w:rsidR="00A22871" w:rsidRDefault="00A22871" w:rsidP="002F254C">
      <w:pPr>
        <w:pStyle w:val="NormalParagraph"/>
      </w:pPr>
      <w:r>
        <w:t>As the name implies, this API allows clients to submit batches of transactions in a single HTTP request. Batch processing is always asynchronous. Batch processing follows a simple state transition:</w:t>
      </w:r>
    </w:p>
    <w:p w14:paraId="508EF0C7" w14:textId="77777777" w:rsidR="00A22871" w:rsidRDefault="00A22871" w:rsidP="002F254C">
      <w:pPr>
        <w:pStyle w:val="ListNumber"/>
      </w:pPr>
      <w:r>
        <w:t>Client submits the batch for processing via a ‘</w:t>
      </w:r>
      <w:r w:rsidRPr="00470F4A">
        <w:rPr>
          <w:b/>
          <w:i/>
        </w:rPr>
        <w:t>POST /batchtransactions</w:t>
      </w:r>
      <w:r>
        <w:t>’.</w:t>
      </w:r>
    </w:p>
    <w:p w14:paraId="16B7F0AA" w14:textId="424D59CA" w:rsidR="00A22871" w:rsidRDefault="00A22871" w:rsidP="002F254C">
      <w:pPr>
        <w:pStyle w:val="ListNumber"/>
      </w:pPr>
      <w:r>
        <w:t xml:space="preserve">The client will return the </w:t>
      </w:r>
      <w:hyperlink w:anchor="_Request_State_Object" w:history="1">
        <w:r w:rsidR="005467AF" w:rsidRPr="00471930">
          <w:rPr>
            <w:rStyle w:val="Hyperlink"/>
          </w:rPr>
          <w:t>RequestState</w:t>
        </w:r>
      </w:hyperlink>
      <w:r>
        <w:t xml:space="preserve"> object indicating whether a callback will be provided or polling is required.</w:t>
      </w:r>
    </w:p>
    <w:p w14:paraId="29987297" w14:textId="77777777" w:rsidR="00A22871" w:rsidRDefault="00A22871" w:rsidP="002F254C">
      <w:pPr>
        <w:pStyle w:val="ListNumber"/>
      </w:pPr>
      <w:r>
        <w:t>The API provider will parse the batch in order to determine whether the transactions are capable of being processed.</w:t>
      </w:r>
    </w:p>
    <w:p w14:paraId="5870D39C" w14:textId="77777777" w:rsidR="00A22871" w:rsidRDefault="00A22871" w:rsidP="002F254C">
      <w:pPr>
        <w:pStyle w:val="ListNumber"/>
      </w:pPr>
      <w:r>
        <w:t>Once parsing has completed, the API provider will set the batch status in the batchtransactions object to ‘</w:t>
      </w:r>
      <w:r w:rsidRPr="00470F4A">
        <w:rPr>
          <w:b/>
          <w:u w:val="single"/>
        </w:rPr>
        <w:t>created</w:t>
      </w:r>
      <w:r>
        <w:t xml:space="preserve">’. </w:t>
      </w:r>
    </w:p>
    <w:p w14:paraId="7B72EFD2" w14:textId="6B97CB2C" w:rsidR="00A22871" w:rsidRDefault="00AC05A1" w:rsidP="002F254C">
      <w:pPr>
        <w:pStyle w:val="ListNumber"/>
      </w:pPr>
      <w:ins w:id="1707" w:author="Gareth Pateman [2]" w:date="2017-08-07T11:37:00Z">
        <w:r>
          <w:t xml:space="preserve">The client will be able to retrieve the batchtransactions object by invoking GET /batchtransactions  using the object reference provided by the </w:t>
        </w:r>
        <w:r>
          <w:fldChar w:fldCharType="begin"/>
        </w:r>
        <w:r>
          <w:instrText xml:space="preserve"> HYPERLINK \l "_Request_State_Object" </w:instrText>
        </w:r>
        <w:r>
          <w:fldChar w:fldCharType="separate"/>
        </w:r>
        <w:r w:rsidRPr="004D1AB2">
          <w:rPr>
            <w:rStyle w:val="Hyperlink"/>
          </w:rPr>
          <w:t>RequestState</w:t>
        </w:r>
        <w:r>
          <w:rPr>
            <w:rStyle w:val="Hyperlink"/>
          </w:rPr>
          <w:fldChar w:fldCharType="end"/>
        </w:r>
        <w:r>
          <w:t xml:space="preserve"> object</w:t>
        </w:r>
      </w:ins>
      <w:del w:id="1708" w:author="Gareth Pateman [2]" w:date="2017-08-07T11:37:00Z">
        <w:r w:rsidR="00A22871" w:rsidDel="00AC05A1">
          <w:delText xml:space="preserve">The client will be able to retrieve the batchtransactions object by invoking the URI provided by the </w:delText>
        </w:r>
        <w:r w:rsidR="005467AF" w:rsidDel="00AC05A1">
          <w:delText xml:space="preserve"> </w:delText>
        </w:r>
        <w:r w:rsidR="001671CD" w:rsidDel="00AC05A1">
          <w:fldChar w:fldCharType="begin"/>
        </w:r>
        <w:r w:rsidR="001671CD" w:rsidDel="00AC05A1">
          <w:delInstrText xml:space="preserve"> HYPERLINK \l "_Request_State_Object" </w:delInstrText>
        </w:r>
        <w:r w:rsidR="001671CD" w:rsidDel="00AC05A1">
          <w:fldChar w:fldCharType="separate"/>
        </w:r>
        <w:r w:rsidR="005467AF" w:rsidRPr="004D1AB2" w:rsidDel="00AC05A1">
          <w:rPr>
            <w:rStyle w:val="Hyperlink"/>
          </w:rPr>
          <w:delText>RequestState</w:delText>
        </w:r>
        <w:r w:rsidR="001671CD" w:rsidDel="00AC05A1">
          <w:rPr>
            <w:rStyle w:val="Hyperlink"/>
          </w:rPr>
          <w:fldChar w:fldCharType="end"/>
        </w:r>
        <w:r w:rsidR="00A22871" w:rsidDel="00AC05A1">
          <w:delText xml:space="preserve"> object</w:delText>
        </w:r>
      </w:del>
      <w:r w:rsidR="00A22871">
        <w:t>.</w:t>
      </w:r>
    </w:p>
    <w:p w14:paraId="03673791" w14:textId="77777777" w:rsidR="00A22871" w:rsidRDefault="00A22871" w:rsidP="002F254C">
      <w:pPr>
        <w:pStyle w:val="ListNumber"/>
      </w:pPr>
      <w:r>
        <w:t>If errors are indicated, i.e. some of the transactions failed parsing, the client is able to retrieve the errors via ‘</w:t>
      </w:r>
      <w:r w:rsidRPr="00470F4A">
        <w:rPr>
          <w:b/>
        </w:rPr>
        <w:t>GET /batchtransactions/</w:t>
      </w:r>
      <w:r>
        <w:rPr>
          <w:b/>
        </w:rPr>
        <w:t>rejections</w:t>
      </w:r>
      <w:r>
        <w:t>’</w:t>
      </w:r>
      <w:r w:rsidRPr="00470F4A">
        <w:t>.</w:t>
      </w:r>
      <w:r>
        <w:tab/>
      </w:r>
    </w:p>
    <w:p w14:paraId="29CB54EC" w14:textId="77777777" w:rsidR="00A22871" w:rsidRDefault="00A22871" w:rsidP="002F254C">
      <w:pPr>
        <w:pStyle w:val="ListNumber"/>
      </w:pPr>
      <w:r>
        <w:t>Depending upon the business process, the client (or another client) can approve the batch for posting by issuing a ‘</w:t>
      </w:r>
      <w:r w:rsidRPr="00470F4A">
        <w:rPr>
          <w:b/>
          <w:i/>
        </w:rPr>
        <w:t>PATCH /batchtransactions</w:t>
      </w:r>
      <w:r>
        <w:t>’ in order to update the status to ‘</w:t>
      </w:r>
      <w:r w:rsidRPr="00470F4A">
        <w:rPr>
          <w:b/>
          <w:u w:val="single"/>
        </w:rPr>
        <w:t>approved</w:t>
      </w:r>
      <w:r>
        <w:t xml:space="preserve">’. </w:t>
      </w:r>
    </w:p>
    <w:p w14:paraId="7885B1C1" w14:textId="72842C76" w:rsidR="00A22871" w:rsidRDefault="00A22871" w:rsidP="002F254C">
      <w:pPr>
        <w:pStyle w:val="ListNumber"/>
      </w:pPr>
      <w:r>
        <w:t xml:space="preserve">As per step 2, a </w:t>
      </w:r>
      <w:hyperlink w:anchor="_Request_State_Object" w:history="1">
        <w:r w:rsidR="005467AF" w:rsidRPr="00721637">
          <w:rPr>
            <w:rStyle w:val="Hyperlink"/>
          </w:rPr>
          <w:t>RequestState</w:t>
        </w:r>
      </w:hyperlink>
      <w:r>
        <w:t xml:space="preserve"> object will be returned indicating whether a callback will be provided or polling is required.</w:t>
      </w:r>
    </w:p>
    <w:p w14:paraId="3C013904" w14:textId="77777777" w:rsidR="00A22871" w:rsidRDefault="00A22871" w:rsidP="002F254C">
      <w:pPr>
        <w:pStyle w:val="ListNumber"/>
      </w:pPr>
      <w:r>
        <w:t>The API provider will then post the transactions in the batch taking into account any scheduling considerations.</w:t>
      </w:r>
    </w:p>
    <w:p w14:paraId="15F52AB1" w14:textId="77777777" w:rsidR="00A22871" w:rsidRDefault="00A22871" w:rsidP="002F254C">
      <w:pPr>
        <w:pStyle w:val="ListNumber"/>
      </w:pPr>
      <w:r>
        <w:t>Once posting is completed, the API provider will set the batch status in the batchtransactions object to ‘</w:t>
      </w:r>
      <w:r w:rsidRPr="00470F4A">
        <w:rPr>
          <w:b/>
          <w:u w:val="single"/>
        </w:rPr>
        <w:t>completed</w:t>
      </w:r>
      <w:r>
        <w:t>’.</w:t>
      </w:r>
    </w:p>
    <w:p w14:paraId="797392C7" w14:textId="159EFE3B" w:rsidR="00A22871" w:rsidRDefault="00AC05A1" w:rsidP="002F254C">
      <w:pPr>
        <w:pStyle w:val="ListNumber"/>
      </w:pPr>
      <w:ins w:id="1709" w:author="Gareth Pateman [2]" w:date="2017-08-07T11:37:00Z">
        <w:r>
          <w:t xml:space="preserve">The client will be able to retrieve the batchtransactions object by invoking GET /batchtransactions using the object reference provided by the </w:t>
        </w:r>
        <w:r>
          <w:fldChar w:fldCharType="begin"/>
        </w:r>
        <w:r>
          <w:instrText xml:space="preserve"> HYPERLINK \l "_Request_State_Object" </w:instrText>
        </w:r>
        <w:r>
          <w:fldChar w:fldCharType="separate"/>
        </w:r>
        <w:r w:rsidRPr="004D1AB2">
          <w:rPr>
            <w:rStyle w:val="Hyperlink"/>
          </w:rPr>
          <w:t>RequestState</w:t>
        </w:r>
        <w:r>
          <w:rPr>
            <w:rStyle w:val="Hyperlink"/>
          </w:rPr>
          <w:fldChar w:fldCharType="end"/>
        </w:r>
        <w:r>
          <w:t xml:space="preserve"> object</w:t>
        </w:r>
      </w:ins>
      <w:del w:id="1710" w:author="Gareth Pateman [2]" w:date="2017-08-07T11:37:00Z">
        <w:r w:rsidR="00A22871" w:rsidDel="00AC05A1">
          <w:delText xml:space="preserve">The client will be able to retrieve the batchtransactions object by invoking the URI provided by the </w:delText>
        </w:r>
        <w:r w:rsidR="001671CD" w:rsidDel="00AC05A1">
          <w:fldChar w:fldCharType="begin"/>
        </w:r>
        <w:r w:rsidR="001671CD" w:rsidDel="00AC05A1">
          <w:delInstrText xml:space="preserve"> HYPERLINK \l "_Request_State_Object" </w:delInstrText>
        </w:r>
        <w:r w:rsidR="001671CD" w:rsidDel="00AC05A1">
          <w:fldChar w:fldCharType="separate"/>
        </w:r>
        <w:r w:rsidR="005467AF" w:rsidRPr="004D1AB2" w:rsidDel="00AC05A1">
          <w:rPr>
            <w:rStyle w:val="Hyperlink"/>
          </w:rPr>
          <w:delText>RequestState</w:delText>
        </w:r>
        <w:r w:rsidR="001671CD" w:rsidDel="00AC05A1">
          <w:rPr>
            <w:rStyle w:val="Hyperlink"/>
          </w:rPr>
          <w:fldChar w:fldCharType="end"/>
        </w:r>
        <w:r w:rsidR="005467AF" w:rsidDel="00AC05A1">
          <w:delText xml:space="preserve"> </w:delText>
        </w:r>
        <w:r w:rsidR="00A22871" w:rsidDel="00AC05A1">
          <w:delText xml:space="preserve"> object</w:delText>
        </w:r>
      </w:del>
      <w:r w:rsidR="00A22871">
        <w:t xml:space="preserve">. </w:t>
      </w:r>
    </w:p>
    <w:p w14:paraId="61D2CB43" w14:textId="77777777" w:rsidR="00A22871" w:rsidRDefault="00A22871" w:rsidP="002F254C">
      <w:pPr>
        <w:pStyle w:val="ListNumber"/>
      </w:pPr>
      <w:r>
        <w:t xml:space="preserve">the client will also be able to retrieve a list of successful transaction completions </w:t>
      </w:r>
      <w:r w:rsidRPr="00470F4A">
        <w:rPr>
          <w:b/>
          <w:i/>
        </w:rPr>
        <w:t>‘/batchtransactions/completions</w:t>
      </w:r>
      <w:r>
        <w:t>’ and transaction failures ‘</w:t>
      </w:r>
      <w:r w:rsidRPr="00470F4A">
        <w:rPr>
          <w:b/>
          <w:i/>
        </w:rPr>
        <w:t>/batchtransactions/</w:t>
      </w:r>
      <w:r>
        <w:rPr>
          <w:b/>
          <w:i/>
        </w:rPr>
        <w:t>rejections</w:t>
      </w:r>
      <w:r>
        <w:t>’.</w:t>
      </w:r>
    </w:p>
    <w:p w14:paraId="6ECCA3A0" w14:textId="77777777" w:rsidR="00A22871" w:rsidRDefault="00A22871" w:rsidP="002F254C">
      <w:pPr>
        <w:pStyle w:val="Heading3"/>
      </w:pPr>
      <w:bookmarkStart w:id="1711" w:name="_Toc513209440"/>
      <w:r>
        <w:t>Batch Transactions API</w:t>
      </w:r>
      <w:bookmarkEnd w:id="1711"/>
    </w:p>
    <w:p w14:paraId="3BAE2C9B" w14:textId="77777777" w:rsidR="00A22871" w:rsidRDefault="00A22871" w:rsidP="002F254C">
      <w:pPr>
        <w:pStyle w:val="NormalParagraph"/>
      </w:pPr>
      <w:r>
        <w:t>As described above, this API enables clients to submit and approve a batch of transactions. The API allows transactions of multiple types to be include in a single batch. The following operations are supported:</w:t>
      </w:r>
    </w:p>
    <w:p w14:paraId="23F21D56" w14:textId="77777777" w:rsidR="00A22871" w:rsidRDefault="00A22871" w:rsidP="002F254C">
      <w:pPr>
        <w:pStyle w:val="ListBullet1"/>
      </w:pPr>
      <w:r>
        <w:t>Submit a batch: ‘</w:t>
      </w:r>
      <w:r w:rsidRPr="00470F4A">
        <w:t>POST /batchtransactions’</w:t>
      </w:r>
    </w:p>
    <w:p w14:paraId="1A5C3CB8" w14:textId="77777777" w:rsidR="00A22871" w:rsidRDefault="00A22871" w:rsidP="002F254C">
      <w:pPr>
        <w:pStyle w:val="ListBullet1"/>
      </w:pPr>
      <w:r>
        <w:lastRenderedPageBreak/>
        <w:t>Approve a batch: ‘</w:t>
      </w:r>
      <w:r w:rsidRPr="00470F4A">
        <w:t>PATCH /bathtransactions/{Batch ID}</w:t>
      </w:r>
      <w:r>
        <w:t>’. The Batch Status needs to be set to ‘approved’.</w:t>
      </w:r>
    </w:p>
    <w:p w14:paraId="5F921577" w14:textId="77777777" w:rsidR="00A22871" w:rsidRDefault="00A22871" w:rsidP="002F254C">
      <w:pPr>
        <w:pStyle w:val="ListBullet1"/>
      </w:pPr>
      <w:r>
        <w:t>View details regarding batch processing: ‘</w:t>
      </w:r>
      <w:r w:rsidRPr="00470F4A">
        <w:t>GET /batchtransactions/{batch ID}</w:t>
      </w:r>
      <w:r>
        <w:t xml:space="preserve">’ </w:t>
      </w:r>
    </w:p>
    <w:p w14:paraId="024E6009" w14:textId="77777777" w:rsidR="00A22871" w:rsidRPr="00A27DC9" w:rsidRDefault="00A22871" w:rsidP="00A22871">
      <w:pPr>
        <w:ind w:left="360"/>
      </w:pPr>
    </w:p>
    <w:tbl>
      <w:tblPr>
        <w:tblStyle w:val="PlainTable21"/>
        <w:tblW w:w="8851"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ook w:val="04A0" w:firstRow="1" w:lastRow="0" w:firstColumn="1" w:lastColumn="0" w:noHBand="0" w:noVBand="1"/>
      </w:tblPr>
      <w:tblGrid>
        <w:gridCol w:w="2162"/>
        <w:gridCol w:w="1139"/>
        <w:gridCol w:w="1813"/>
        <w:gridCol w:w="846"/>
        <w:gridCol w:w="1361"/>
        <w:gridCol w:w="1530"/>
      </w:tblGrid>
      <w:tr w:rsidR="00A22871" w:rsidRPr="00D267CA" w14:paraId="4E72CFB8" w14:textId="77777777" w:rsidTr="002F25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1" w:type="dxa"/>
            <w:gridSpan w:val="6"/>
            <w:shd w:val="clear" w:color="auto" w:fill="F2F2F2" w:themeFill="background1" w:themeFillShade="F2"/>
          </w:tcPr>
          <w:p w14:paraId="13C6D8AB" w14:textId="77777777" w:rsidR="00A22871" w:rsidRPr="00D267CA" w:rsidRDefault="00A22871" w:rsidP="00A22871">
            <w:pPr>
              <w:jc w:val="center"/>
              <w:rPr>
                <w:sz w:val="20"/>
              </w:rPr>
            </w:pPr>
            <w:r>
              <w:rPr>
                <w:sz w:val="28"/>
              </w:rPr>
              <w:t xml:space="preserve">Batch Transaction </w:t>
            </w:r>
            <w:r w:rsidRPr="005115BD">
              <w:rPr>
                <w:sz w:val="28"/>
              </w:rPr>
              <w:t>Object Properties</w:t>
            </w:r>
          </w:p>
        </w:tc>
      </w:tr>
      <w:tr w:rsidR="00A22871" w:rsidRPr="00195442" w14:paraId="2C36180A"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tcPr>
          <w:p w14:paraId="2597AE25" w14:textId="77777777" w:rsidR="00A22871" w:rsidRPr="00195442" w:rsidRDefault="00A22871" w:rsidP="00A22871">
            <w:pPr>
              <w:rPr>
                <w:sz w:val="20"/>
              </w:rPr>
            </w:pPr>
            <w:r w:rsidRPr="00195442">
              <w:rPr>
                <w:sz w:val="20"/>
              </w:rPr>
              <w:t>Name</w:t>
            </w:r>
          </w:p>
        </w:tc>
        <w:tc>
          <w:tcPr>
            <w:tcW w:w="974" w:type="dxa"/>
          </w:tcPr>
          <w:p w14:paraId="47009549"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Type</w:t>
            </w:r>
          </w:p>
        </w:tc>
        <w:tc>
          <w:tcPr>
            <w:tcW w:w="2891" w:type="dxa"/>
          </w:tcPr>
          <w:p w14:paraId="7C6BF52C"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Pr>
                <w:b/>
                <w:sz w:val="20"/>
              </w:rPr>
              <w:t>Description</w:t>
            </w:r>
          </w:p>
        </w:tc>
        <w:tc>
          <w:tcPr>
            <w:tcW w:w="644" w:type="dxa"/>
          </w:tcPr>
          <w:p w14:paraId="54A98927"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p>
        </w:tc>
        <w:tc>
          <w:tcPr>
            <w:tcW w:w="1057" w:type="dxa"/>
          </w:tcPr>
          <w:p w14:paraId="06FF73DD"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Reference</w:t>
            </w:r>
          </w:p>
        </w:tc>
        <w:tc>
          <w:tcPr>
            <w:tcW w:w="2139" w:type="dxa"/>
          </w:tcPr>
          <w:p w14:paraId="110C9ED5"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Validation</w:t>
            </w:r>
          </w:p>
        </w:tc>
      </w:tr>
      <w:tr w:rsidR="00A22871" w:rsidRPr="00D267CA" w14:paraId="6571B6AD" w14:textId="77777777" w:rsidTr="002F254C">
        <w:tc>
          <w:tcPr>
            <w:cnfStyle w:val="001000000000" w:firstRow="0" w:lastRow="0" w:firstColumn="1" w:lastColumn="0" w:oddVBand="0" w:evenVBand="0" w:oddHBand="0" w:evenHBand="0" w:firstRowFirstColumn="0" w:firstRowLastColumn="0" w:lastRowFirstColumn="0" w:lastRowLastColumn="0"/>
            <w:tcW w:w="1146" w:type="dxa"/>
          </w:tcPr>
          <w:p w14:paraId="3244F620" w14:textId="263CAFAE" w:rsidR="00A22871" w:rsidRDefault="00756539" w:rsidP="00A22871">
            <w:pPr>
              <w:rPr>
                <w:b w:val="0"/>
                <w:sz w:val="20"/>
              </w:rPr>
            </w:pPr>
            <w:r>
              <w:rPr>
                <w:b w:val="0"/>
                <w:sz w:val="20"/>
              </w:rPr>
              <w:t>b</w:t>
            </w:r>
            <w:r w:rsidR="00A22871">
              <w:rPr>
                <w:b w:val="0"/>
                <w:sz w:val="20"/>
              </w:rPr>
              <w:t>atchTitle</w:t>
            </w:r>
          </w:p>
        </w:tc>
        <w:tc>
          <w:tcPr>
            <w:tcW w:w="974" w:type="dxa"/>
          </w:tcPr>
          <w:p w14:paraId="1AA2EFD6"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2891" w:type="dxa"/>
          </w:tcPr>
          <w:p w14:paraId="77D79FC8"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Client-provided title for the batch</w:t>
            </w:r>
          </w:p>
        </w:tc>
        <w:tc>
          <w:tcPr>
            <w:tcW w:w="644" w:type="dxa"/>
          </w:tcPr>
          <w:p w14:paraId="2619C0F5" w14:textId="77777777" w:rsidR="00A22871" w:rsidRPr="00536948"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B175BA">
              <w:rPr>
                <w:rFonts w:ascii="Wingdings" w:hAnsi="Wingdings" w:cs="Wingdings"/>
                <w:sz w:val="20"/>
              </w:rPr>
              <w:t></w:t>
            </w:r>
            <w:r>
              <w:rPr>
                <w:sz w:val="20"/>
              </w:rPr>
              <w:t>O</w:t>
            </w:r>
          </w:p>
          <w:p w14:paraId="450C2FE0" w14:textId="77777777" w:rsidR="00A22871" w:rsidRPr="00B175BA" w:rsidRDefault="00A22871" w:rsidP="00A22871">
            <w:pPr>
              <w:jc w:val="center"/>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175BA">
              <w:rPr>
                <w:rFonts w:ascii="Wingdings" w:hAnsi="Wingdings" w:cs="Wingdings"/>
                <w:sz w:val="20"/>
              </w:rPr>
              <w:t></w:t>
            </w:r>
            <w:r>
              <w:rPr>
                <w:rFonts w:cs="Wingdings"/>
                <w:sz w:val="20"/>
              </w:rPr>
              <w:t>O</w:t>
            </w:r>
          </w:p>
        </w:tc>
        <w:tc>
          <w:tcPr>
            <w:tcW w:w="1057" w:type="dxa"/>
          </w:tcPr>
          <w:p w14:paraId="7F95790A"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c>
          <w:tcPr>
            <w:tcW w:w="2139" w:type="dxa"/>
          </w:tcPr>
          <w:p w14:paraId="24517E94"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r>
      <w:tr w:rsidR="00A22871" w:rsidRPr="00D267CA" w14:paraId="60F30CA3"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tcPr>
          <w:p w14:paraId="5679EC8E" w14:textId="37C7D429" w:rsidR="00A22871" w:rsidRDefault="00756539" w:rsidP="00A22871">
            <w:pPr>
              <w:rPr>
                <w:b w:val="0"/>
                <w:sz w:val="20"/>
              </w:rPr>
            </w:pPr>
            <w:r>
              <w:rPr>
                <w:b w:val="0"/>
                <w:sz w:val="20"/>
              </w:rPr>
              <w:t>b</w:t>
            </w:r>
            <w:r w:rsidR="00A22871">
              <w:rPr>
                <w:b w:val="0"/>
                <w:sz w:val="20"/>
              </w:rPr>
              <w:t>atchDescription</w:t>
            </w:r>
          </w:p>
        </w:tc>
        <w:tc>
          <w:tcPr>
            <w:tcW w:w="974" w:type="dxa"/>
          </w:tcPr>
          <w:p w14:paraId="1E74D808"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2891" w:type="dxa"/>
          </w:tcPr>
          <w:p w14:paraId="03907996"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Client-provided description of the batch.</w:t>
            </w:r>
          </w:p>
        </w:tc>
        <w:tc>
          <w:tcPr>
            <w:tcW w:w="644" w:type="dxa"/>
          </w:tcPr>
          <w:p w14:paraId="58951854" w14:textId="77777777" w:rsidR="00A22871" w:rsidRPr="00536948"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B175BA">
              <w:rPr>
                <w:rFonts w:ascii="Wingdings" w:hAnsi="Wingdings" w:cs="Wingdings"/>
                <w:sz w:val="20"/>
              </w:rPr>
              <w:t></w:t>
            </w:r>
            <w:r>
              <w:rPr>
                <w:sz w:val="20"/>
              </w:rPr>
              <w:t>O</w:t>
            </w:r>
          </w:p>
          <w:p w14:paraId="6AD32821" w14:textId="77777777" w:rsidR="00A22871" w:rsidRPr="00B175BA" w:rsidRDefault="00A22871" w:rsidP="00A22871">
            <w:pPr>
              <w:jc w:val="center"/>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B175BA">
              <w:rPr>
                <w:rFonts w:ascii="Wingdings" w:hAnsi="Wingdings" w:cs="Wingdings"/>
                <w:sz w:val="20"/>
              </w:rPr>
              <w:t></w:t>
            </w:r>
            <w:r>
              <w:rPr>
                <w:rFonts w:cs="Wingdings"/>
                <w:sz w:val="20"/>
              </w:rPr>
              <w:t>O</w:t>
            </w:r>
          </w:p>
        </w:tc>
        <w:tc>
          <w:tcPr>
            <w:tcW w:w="1057" w:type="dxa"/>
          </w:tcPr>
          <w:p w14:paraId="41B75D1E"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c>
          <w:tcPr>
            <w:tcW w:w="2139" w:type="dxa"/>
          </w:tcPr>
          <w:p w14:paraId="327C2DBA"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r>
      <w:tr w:rsidR="00A22871" w:rsidRPr="00D267CA" w14:paraId="36483BEB" w14:textId="77777777" w:rsidTr="002F254C">
        <w:tc>
          <w:tcPr>
            <w:cnfStyle w:val="001000000000" w:firstRow="0" w:lastRow="0" w:firstColumn="1" w:lastColumn="0" w:oddVBand="0" w:evenVBand="0" w:oddHBand="0" w:evenHBand="0" w:firstRowFirstColumn="0" w:firstRowLastColumn="0" w:lastRowFirstColumn="0" w:lastRowLastColumn="0"/>
            <w:tcW w:w="1146" w:type="dxa"/>
          </w:tcPr>
          <w:p w14:paraId="6738C1C6" w14:textId="7750AADD" w:rsidR="00A22871" w:rsidRDefault="00756539" w:rsidP="00A22871">
            <w:pPr>
              <w:rPr>
                <w:b w:val="0"/>
                <w:sz w:val="20"/>
              </w:rPr>
            </w:pPr>
            <w:r>
              <w:rPr>
                <w:b w:val="0"/>
                <w:sz w:val="20"/>
              </w:rPr>
              <w:t>b</w:t>
            </w:r>
            <w:r w:rsidR="00A22871">
              <w:rPr>
                <w:b w:val="0"/>
                <w:sz w:val="20"/>
              </w:rPr>
              <w:t>atchID</w:t>
            </w:r>
          </w:p>
        </w:tc>
        <w:tc>
          <w:tcPr>
            <w:tcW w:w="974" w:type="dxa"/>
          </w:tcPr>
          <w:p w14:paraId="076EACBD"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2891" w:type="dxa"/>
          </w:tcPr>
          <w:p w14:paraId="3BE5800A"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Identifier for the Batch that is assigned by the API provider. This ID is used by the client on subsequent GET or PATCH operations.</w:t>
            </w:r>
          </w:p>
        </w:tc>
        <w:tc>
          <w:tcPr>
            <w:tcW w:w="644" w:type="dxa"/>
          </w:tcPr>
          <w:p w14:paraId="6E6DCE01" w14:textId="77777777" w:rsidR="00A22871" w:rsidRPr="00536948"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B175BA">
              <w:rPr>
                <w:rFonts w:ascii="Wingdings" w:hAnsi="Wingdings" w:cs="Wingdings"/>
                <w:sz w:val="20"/>
              </w:rPr>
              <w:t></w:t>
            </w:r>
            <w:r>
              <w:rPr>
                <w:sz w:val="20"/>
              </w:rPr>
              <w:t>N/A</w:t>
            </w:r>
          </w:p>
          <w:p w14:paraId="0584FC6B" w14:textId="77777777" w:rsidR="00A22871" w:rsidRPr="00B175BA" w:rsidRDefault="00A22871" w:rsidP="00A22871">
            <w:pPr>
              <w:jc w:val="center"/>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175BA">
              <w:rPr>
                <w:rFonts w:ascii="Wingdings" w:hAnsi="Wingdings" w:cs="Wingdings"/>
                <w:sz w:val="20"/>
              </w:rPr>
              <w:t></w:t>
            </w:r>
            <w:r>
              <w:rPr>
                <w:rFonts w:cs="Wingdings"/>
                <w:sz w:val="20"/>
              </w:rPr>
              <w:t>M</w:t>
            </w:r>
          </w:p>
        </w:tc>
        <w:tc>
          <w:tcPr>
            <w:tcW w:w="1057" w:type="dxa"/>
          </w:tcPr>
          <w:p w14:paraId="59D458AE"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c>
          <w:tcPr>
            <w:tcW w:w="2139" w:type="dxa"/>
          </w:tcPr>
          <w:p w14:paraId="425AF3D0"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r>
      <w:tr w:rsidR="00A22871" w:rsidRPr="00D267CA" w14:paraId="2AF33DAE"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tcPr>
          <w:p w14:paraId="0C2F798C" w14:textId="04403381" w:rsidR="00A22871" w:rsidRDefault="00756539" w:rsidP="00A22871">
            <w:pPr>
              <w:rPr>
                <w:b w:val="0"/>
                <w:sz w:val="20"/>
              </w:rPr>
            </w:pPr>
            <w:r>
              <w:rPr>
                <w:b w:val="0"/>
                <w:sz w:val="20"/>
              </w:rPr>
              <w:t>b</w:t>
            </w:r>
            <w:r w:rsidR="00A22871">
              <w:rPr>
                <w:b w:val="0"/>
                <w:sz w:val="20"/>
              </w:rPr>
              <w:t>atchStatus</w:t>
            </w:r>
          </w:p>
        </w:tc>
        <w:tc>
          <w:tcPr>
            <w:tcW w:w="974" w:type="dxa"/>
          </w:tcPr>
          <w:p w14:paraId="145694CD"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2891" w:type="dxa"/>
          </w:tcPr>
          <w:p w14:paraId="58974501"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Indicates the status of the batch.</w:t>
            </w:r>
          </w:p>
        </w:tc>
        <w:tc>
          <w:tcPr>
            <w:tcW w:w="644" w:type="dxa"/>
          </w:tcPr>
          <w:p w14:paraId="3E3F0A9C" w14:textId="77777777" w:rsidR="00A22871" w:rsidRPr="00536948"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B175BA">
              <w:rPr>
                <w:rFonts w:ascii="Wingdings" w:hAnsi="Wingdings" w:cs="Wingdings"/>
                <w:sz w:val="20"/>
              </w:rPr>
              <w:t></w:t>
            </w:r>
            <w:r>
              <w:rPr>
                <w:sz w:val="20"/>
              </w:rPr>
              <w:t>O</w:t>
            </w:r>
          </w:p>
          <w:p w14:paraId="1386D4F2" w14:textId="77777777" w:rsidR="00A22871" w:rsidRPr="00B175BA" w:rsidRDefault="00A22871" w:rsidP="00A22871">
            <w:pPr>
              <w:jc w:val="center"/>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B175BA">
              <w:rPr>
                <w:rFonts w:ascii="Wingdings" w:hAnsi="Wingdings" w:cs="Wingdings"/>
                <w:sz w:val="20"/>
              </w:rPr>
              <w:t></w:t>
            </w:r>
            <w:r>
              <w:rPr>
                <w:rFonts w:cs="Wingdings"/>
                <w:sz w:val="20"/>
              </w:rPr>
              <w:t>M</w:t>
            </w:r>
          </w:p>
        </w:tc>
        <w:tc>
          <w:tcPr>
            <w:tcW w:w="1057" w:type="dxa"/>
          </w:tcPr>
          <w:p w14:paraId="36A40C53"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c>
          <w:tcPr>
            <w:tcW w:w="2139" w:type="dxa"/>
          </w:tcPr>
          <w:p w14:paraId="4E799FC6"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Enumeration = created, approved, completed</w:t>
            </w:r>
          </w:p>
        </w:tc>
      </w:tr>
      <w:tr w:rsidR="00A22871" w:rsidRPr="00D267CA" w14:paraId="4839E63D" w14:textId="77777777" w:rsidTr="002F254C">
        <w:tc>
          <w:tcPr>
            <w:cnfStyle w:val="001000000000" w:firstRow="0" w:lastRow="0" w:firstColumn="1" w:lastColumn="0" w:oddVBand="0" w:evenVBand="0" w:oddHBand="0" w:evenHBand="0" w:firstRowFirstColumn="0" w:firstRowLastColumn="0" w:lastRowFirstColumn="0" w:lastRowLastColumn="0"/>
            <w:tcW w:w="1146" w:type="dxa"/>
          </w:tcPr>
          <w:p w14:paraId="50921261" w14:textId="371103F8" w:rsidR="00A22871" w:rsidRDefault="00756539" w:rsidP="00A22871">
            <w:pPr>
              <w:rPr>
                <w:b w:val="0"/>
                <w:sz w:val="20"/>
              </w:rPr>
            </w:pPr>
            <w:r>
              <w:rPr>
                <w:b w:val="0"/>
                <w:sz w:val="20"/>
              </w:rPr>
              <w:t>p</w:t>
            </w:r>
            <w:r w:rsidR="00A22871">
              <w:rPr>
                <w:b w:val="0"/>
                <w:sz w:val="20"/>
              </w:rPr>
              <w:t>rocessingFlag</w:t>
            </w:r>
          </w:p>
        </w:tc>
        <w:tc>
          <w:tcPr>
            <w:tcW w:w="974" w:type="dxa"/>
          </w:tcPr>
          <w:p w14:paraId="0ED7E8BC"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Boolean</w:t>
            </w:r>
          </w:p>
        </w:tc>
        <w:tc>
          <w:tcPr>
            <w:tcW w:w="2891" w:type="dxa"/>
          </w:tcPr>
          <w:p w14:paraId="0C083171"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Indicates whether the batch is currently undergoing processing by the API Provider.</w:t>
            </w:r>
          </w:p>
        </w:tc>
        <w:tc>
          <w:tcPr>
            <w:tcW w:w="644" w:type="dxa"/>
          </w:tcPr>
          <w:p w14:paraId="315D77EB" w14:textId="77777777" w:rsidR="00A22871" w:rsidRPr="00536948"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B175BA">
              <w:rPr>
                <w:rFonts w:ascii="Wingdings" w:hAnsi="Wingdings" w:cs="Wingdings"/>
                <w:sz w:val="20"/>
              </w:rPr>
              <w:t></w:t>
            </w:r>
            <w:r>
              <w:rPr>
                <w:sz w:val="20"/>
              </w:rPr>
              <w:t>O</w:t>
            </w:r>
          </w:p>
          <w:p w14:paraId="69CE513A" w14:textId="77777777" w:rsidR="00A22871" w:rsidRPr="00B175BA" w:rsidRDefault="00A22871" w:rsidP="00A22871">
            <w:pPr>
              <w:jc w:val="center"/>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175BA">
              <w:rPr>
                <w:rFonts w:ascii="Wingdings" w:hAnsi="Wingdings" w:cs="Wingdings"/>
                <w:sz w:val="20"/>
              </w:rPr>
              <w:t></w:t>
            </w:r>
            <w:r>
              <w:rPr>
                <w:rFonts w:cs="Wingdings"/>
                <w:sz w:val="20"/>
              </w:rPr>
              <w:t>O</w:t>
            </w:r>
          </w:p>
        </w:tc>
        <w:tc>
          <w:tcPr>
            <w:tcW w:w="1057" w:type="dxa"/>
          </w:tcPr>
          <w:p w14:paraId="2B0F1CA0"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c>
          <w:tcPr>
            <w:tcW w:w="2139" w:type="dxa"/>
          </w:tcPr>
          <w:p w14:paraId="7DC9F7F1"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r>
      <w:tr w:rsidR="00A22871" w:rsidRPr="00D267CA" w14:paraId="6095B439"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tcPr>
          <w:p w14:paraId="70429E94" w14:textId="6C53C043" w:rsidR="00A22871" w:rsidRDefault="00756539" w:rsidP="00A22871">
            <w:pPr>
              <w:rPr>
                <w:b w:val="0"/>
                <w:sz w:val="20"/>
              </w:rPr>
            </w:pPr>
            <w:r>
              <w:rPr>
                <w:b w:val="0"/>
                <w:sz w:val="20"/>
              </w:rPr>
              <w:t>s</w:t>
            </w:r>
            <w:r w:rsidR="00A22871">
              <w:rPr>
                <w:b w:val="0"/>
                <w:sz w:val="20"/>
              </w:rPr>
              <w:t>cheduledStart Date</w:t>
            </w:r>
          </w:p>
        </w:tc>
        <w:tc>
          <w:tcPr>
            <w:tcW w:w="974" w:type="dxa"/>
          </w:tcPr>
          <w:p w14:paraId="46CA8D99"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Datetime</w:t>
            </w:r>
          </w:p>
        </w:tc>
        <w:tc>
          <w:tcPr>
            <w:tcW w:w="2891" w:type="dxa"/>
          </w:tcPr>
          <w:p w14:paraId="63A70DE8"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If the batch has been scheduled, the expected start time is provided here.</w:t>
            </w:r>
          </w:p>
        </w:tc>
        <w:tc>
          <w:tcPr>
            <w:tcW w:w="644" w:type="dxa"/>
          </w:tcPr>
          <w:p w14:paraId="1ACD69A1" w14:textId="77777777" w:rsidR="00A22871" w:rsidRPr="00536948"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B175BA">
              <w:rPr>
                <w:rFonts w:ascii="Wingdings" w:hAnsi="Wingdings" w:cs="Wingdings"/>
                <w:sz w:val="20"/>
              </w:rPr>
              <w:t></w:t>
            </w:r>
            <w:r>
              <w:rPr>
                <w:sz w:val="20"/>
              </w:rPr>
              <w:t>O</w:t>
            </w:r>
          </w:p>
          <w:p w14:paraId="555A11FD" w14:textId="77777777" w:rsidR="00A22871" w:rsidRPr="00B175BA" w:rsidRDefault="00A22871" w:rsidP="00A22871">
            <w:pPr>
              <w:jc w:val="center"/>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B175BA">
              <w:rPr>
                <w:rFonts w:ascii="Wingdings" w:hAnsi="Wingdings" w:cs="Wingdings"/>
                <w:sz w:val="20"/>
              </w:rPr>
              <w:t></w:t>
            </w:r>
            <w:r>
              <w:rPr>
                <w:rFonts w:cs="Wingdings"/>
                <w:sz w:val="20"/>
              </w:rPr>
              <w:t>O</w:t>
            </w:r>
          </w:p>
        </w:tc>
        <w:tc>
          <w:tcPr>
            <w:tcW w:w="1057" w:type="dxa"/>
          </w:tcPr>
          <w:p w14:paraId="7B710234"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c>
          <w:tcPr>
            <w:tcW w:w="2139" w:type="dxa"/>
          </w:tcPr>
          <w:p w14:paraId="396E894A"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r>
      <w:tr w:rsidR="00A22871" w:rsidRPr="00D267CA" w14:paraId="2A9531D1" w14:textId="77777777" w:rsidTr="002F254C">
        <w:tc>
          <w:tcPr>
            <w:cnfStyle w:val="001000000000" w:firstRow="0" w:lastRow="0" w:firstColumn="1" w:lastColumn="0" w:oddVBand="0" w:evenVBand="0" w:oddHBand="0" w:evenHBand="0" w:firstRowFirstColumn="0" w:firstRowLastColumn="0" w:lastRowFirstColumn="0" w:lastRowLastColumn="0"/>
            <w:tcW w:w="1146" w:type="dxa"/>
          </w:tcPr>
          <w:p w14:paraId="6A2FCE77" w14:textId="198C7D10" w:rsidR="00A22871" w:rsidRDefault="00A22871" w:rsidP="00A22871">
            <w:pPr>
              <w:rPr>
                <w:b w:val="0"/>
                <w:sz w:val="20"/>
              </w:rPr>
            </w:pPr>
            <w:del w:id="1712" w:author="Gareth Pateman [2]" w:date="2017-08-07T11:37:00Z">
              <w:r w:rsidDel="00AC05A1">
                <w:rPr>
                  <w:b w:val="0"/>
                  <w:sz w:val="20"/>
                </w:rPr>
                <w:delText xml:space="preserve">Created </w:delText>
              </w:r>
            </w:del>
            <w:r w:rsidR="00756539">
              <w:rPr>
                <w:b w:val="0"/>
                <w:sz w:val="20"/>
              </w:rPr>
              <w:t>c</w:t>
            </w:r>
            <w:ins w:id="1713" w:author="Gareth Pateman [2]" w:date="2017-08-07T11:37:00Z">
              <w:r w:rsidR="00AC05A1">
                <w:rPr>
                  <w:b w:val="0"/>
                  <w:sz w:val="20"/>
                </w:rPr>
                <w:t>reation</w:t>
              </w:r>
            </w:ins>
            <w:r>
              <w:rPr>
                <w:b w:val="0"/>
                <w:sz w:val="20"/>
              </w:rPr>
              <w:t>Date</w:t>
            </w:r>
          </w:p>
        </w:tc>
        <w:tc>
          <w:tcPr>
            <w:tcW w:w="974" w:type="dxa"/>
          </w:tcPr>
          <w:p w14:paraId="47108A50"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Datetime</w:t>
            </w:r>
          </w:p>
        </w:tc>
        <w:tc>
          <w:tcPr>
            <w:tcW w:w="2891" w:type="dxa"/>
          </w:tcPr>
          <w:p w14:paraId="60970C28"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Indicates when the batch was created as recorded by the API provider.</w:t>
            </w:r>
          </w:p>
        </w:tc>
        <w:tc>
          <w:tcPr>
            <w:tcW w:w="644" w:type="dxa"/>
          </w:tcPr>
          <w:p w14:paraId="1DBA465B" w14:textId="49929C86" w:rsidR="00A22871" w:rsidRPr="00536948"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B175BA">
              <w:rPr>
                <w:rFonts w:ascii="Wingdings" w:hAnsi="Wingdings" w:cs="Wingdings"/>
                <w:sz w:val="20"/>
              </w:rPr>
              <w:t></w:t>
            </w:r>
            <w:del w:id="1714" w:author="Gareth Pateman [2]" w:date="2017-08-07T11:38:00Z">
              <w:r w:rsidDel="00AC05A1">
                <w:rPr>
                  <w:sz w:val="20"/>
                </w:rPr>
                <w:delText>O</w:delText>
              </w:r>
            </w:del>
            <w:ins w:id="1715" w:author="Gareth Pateman [2]" w:date="2017-08-07T11:38:00Z">
              <w:r w:rsidR="00AC05A1">
                <w:rPr>
                  <w:sz w:val="20"/>
                </w:rPr>
                <w:t>NA</w:t>
              </w:r>
            </w:ins>
          </w:p>
          <w:p w14:paraId="0E29D326" w14:textId="77777777" w:rsidR="00A22871" w:rsidRPr="00B175BA" w:rsidRDefault="00A22871" w:rsidP="00A22871">
            <w:pPr>
              <w:jc w:val="center"/>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175BA">
              <w:rPr>
                <w:rFonts w:ascii="Wingdings" w:hAnsi="Wingdings" w:cs="Wingdings"/>
                <w:sz w:val="20"/>
              </w:rPr>
              <w:t></w:t>
            </w:r>
            <w:r>
              <w:rPr>
                <w:rFonts w:cs="Wingdings"/>
                <w:sz w:val="20"/>
              </w:rPr>
              <w:t>M</w:t>
            </w:r>
          </w:p>
        </w:tc>
        <w:tc>
          <w:tcPr>
            <w:tcW w:w="1057" w:type="dxa"/>
          </w:tcPr>
          <w:p w14:paraId="75961438"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c>
          <w:tcPr>
            <w:tcW w:w="2139" w:type="dxa"/>
          </w:tcPr>
          <w:p w14:paraId="1992AA1F"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r>
      <w:tr w:rsidR="00A22871" w:rsidRPr="00D267CA" w14:paraId="02D98706"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tcPr>
          <w:p w14:paraId="38A4EE80" w14:textId="29273EAE" w:rsidR="00A22871" w:rsidRDefault="00756539" w:rsidP="00A22871">
            <w:pPr>
              <w:rPr>
                <w:b w:val="0"/>
                <w:sz w:val="20"/>
              </w:rPr>
            </w:pPr>
            <w:r>
              <w:rPr>
                <w:b w:val="0"/>
                <w:sz w:val="20"/>
              </w:rPr>
              <w:t>a</w:t>
            </w:r>
            <w:r w:rsidR="00A22871">
              <w:rPr>
                <w:b w:val="0"/>
                <w:sz w:val="20"/>
              </w:rPr>
              <w:t>pprov</w:t>
            </w:r>
            <w:r>
              <w:rPr>
                <w:b w:val="0"/>
                <w:sz w:val="20"/>
              </w:rPr>
              <w:t>al</w:t>
            </w:r>
            <w:r w:rsidR="00A22871">
              <w:rPr>
                <w:b w:val="0"/>
                <w:sz w:val="20"/>
              </w:rPr>
              <w:t>Date</w:t>
            </w:r>
          </w:p>
        </w:tc>
        <w:tc>
          <w:tcPr>
            <w:tcW w:w="974" w:type="dxa"/>
          </w:tcPr>
          <w:p w14:paraId="2A5E7A98"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Datetime</w:t>
            </w:r>
          </w:p>
        </w:tc>
        <w:tc>
          <w:tcPr>
            <w:tcW w:w="2891" w:type="dxa"/>
          </w:tcPr>
          <w:p w14:paraId="0591E7BF"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Indicates when the batch was approved as recorded by the API provider.</w:t>
            </w:r>
          </w:p>
        </w:tc>
        <w:tc>
          <w:tcPr>
            <w:tcW w:w="644" w:type="dxa"/>
          </w:tcPr>
          <w:p w14:paraId="49744BA6" w14:textId="750EDB80" w:rsidR="00A22871" w:rsidRPr="00536948"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B175BA">
              <w:rPr>
                <w:rFonts w:ascii="Wingdings" w:hAnsi="Wingdings" w:cs="Wingdings"/>
                <w:sz w:val="20"/>
              </w:rPr>
              <w:t></w:t>
            </w:r>
            <w:del w:id="1716" w:author="Gareth Pateman [2]" w:date="2017-08-07T11:38:00Z">
              <w:r w:rsidDel="00AC05A1">
                <w:rPr>
                  <w:sz w:val="20"/>
                </w:rPr>
                <w:delText>O</w:delText>
              </w:r>
            </w:del>
            <w:ins w:id="1717" w:author="Gareth Pateman [2]" w:date="2017-08-07T11:38:00Z">
              <w:r w:rsidR="00AC05A1">
                <w:rPr>
                  <w:sz w:val="20"/>
                </w:rPr>
                <w:t>NA</w:t>
              </w:r>
            </w:ins>
          </w:p>
          <w:p w14:paraId="0D87012A" w14:textId="77777777" w:rsidR="00A22871" w:rsidRPr="00B175BA" w:rsidRDefault="00A22871" w:rsidP="00A22871">
            <w:pPr>
              <w:jc w:val="center"/>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B175BA">
              <w:rPr>
                <w:rFonts w:ascii="Wingdings" w:hAnsi="Wingdings" w:cs="Wingdings"/>
                <w:sz w:val="20"/>
              </w:rPr>
              <w:t></w:t>
            </w:r>
            <w:r>
              <w:rPr>
                <w:rFonts w:cs="Wingdings"/>
                <w:sz w:val="20"/>
              </w:rPr>
              <w:t>M</w:t>
            </w:r>
          </w:p>
        </w:tc>
        <w:tc>
          <w:tcPr>
            <w:tcW w:w="1057" w:type="dxa"/>
          </w:tcPr>
          <w:p w14:paraId="0F446447"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c>
          <w:tcPr>
            <w:tcW w:w="2139" w:type="dxa"/>
          </w:tcPr>
          <w:p w14:paraId="4DC7BE3A"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r>
      <w:tr w:rsidR="00A22871" w:rsidRPr="00D267CA" w14:paraId="08A9FB05" w14:textId="77777777" w:rsidTr="002F254C">
        <w:tc>
          <w:tcPr>
            <w:cnfStyle w:val="001000000000" w:firstRow="0" w:lastRow="0" w:firstColumn="1" w:lastColumn="0" w:oddVBand="0" w:evenVBand="0" w:oddHBand="0" w:evenHBand="0" w:firstRowFirstColumn="0" w:firstRowLastColumn="0" w:lastRowFirstColumn="0" w:lastRowLastColumn="0"/>
            <w:tcW w:w="1146" w:type="dxa"/>
          </w:tcPr>
          <w:p w14:paraId="6E1D9D63" w14:textId="3C1A21E5" w:rsidR="00A22871" w:rsidRDefault="00A22871" w:rsidP="00A22871">
            <w:pPr>
              <w:rPr>
                <w:b w:val="0"/>
                <w:sz w:val="20"/>
              </w:rPr>
            </w:pPr>
            <w:del w:id="1718" w:author="Gareth Pateman [2]" w:date="2017-08-07T11:37:00Z">
              <w:r w:rsidDel="00AC05A1">
                <w:rPr>
                  <w:b w:val="0"/>
                  <w:sz w:val="20"/>
                </w:rPr>
                <w:delText xml:space="preserve">Completed </w:delText>
              </w:r>
            </w:del>
            <w:r w:rsidR="00756539">
              <w:rPr>
                <w:b w:val="0"/>
                <w:sz w:val="20"/>
              </w:rPr>
              <w:t>c</w:t>
            </w:r>
            <w:ins w:id="1719" w:author="Gareth Pateman [2]" w:date="2017-08-07T11:37:00Z">
              <w:r w:rsidR="00AC05A1">
                <w:rPr>
                  <w:b w:val="0"/>
                  <w:sz w:val="20"/>
                </w:rPr>
                <w:t>ompletion</w:t>
              </w:r>
            </w:ins>
            <w:r>
              <w:rPr>
                <w:b w:val="0"/>
                <w:sz w:val="20"/>
              </w:rPr>
              <w:t>Date</w:t>
            </w:r>
          </w:p>
        </w:tc>
        <w:tc>
          <w:tcPr>
            <w:tcW w:w="974" w:type="dxa"/>
          </w:tcPr>
          <w:p w14:paraId="012BBF41"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Datetime</w:t>
            </w:r>
          </w:p>
        </w:tc>
        <w:tc>
          <w:tcPr>
            <w:tcW w:w="2891" w:type="dxa"/>
          </w:tcPr>
          <w:p w14:paraId="0654D465"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Indicates when the batch was completed as recorded by the API provider.</w:t>
            </w:r>
          </w:p>
        </w:tc>
        <w:tc>
          <w:tcPr>
            <w:tcW w:w="644" w:type="dxa"/>
          </w:tcPr>
          <w:p w14:paraId="7F64C782" w14:textId="5E630F9B" w:rsidR="00A22871" w:rsidRPr="00536948"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B175BA">
              <w:rPr>
                <w:rFonts w:ascii="Wingdings" w:hAnsi="Wingdings" w:cs="Wingdings"/>
                <w:sz w:val="20"/>
              </w:rPr>
              <w:t></w:t>
            </w:r>
            <w:del w:id="1720" w:author="Gareth Pateman [2]" w:date="2017-08-07T11:38:00Z">
              <w:r w:rsidDel="00AC05A1">
                <w:rPr>
                  <w:sz w:val="20"/>
                </w:rPr>
                <w:delText>O</w:delText>
              </w:r>
            </w:del>
            <w:ins w:id="1721" w:author="Gareth Pateman [2]" w:date="2017-08-07T11:38:00Z">
              <w:r w:rsidR="00AC05A1">
                <w:rPr>
                  <w:sz w:val="20"/>
                </w:rPr>
                <w:t>NA</w:t>
              </w:r>
            </w:ins>
          </w:p>
          <w:p w14:paraId="5846C0FE" w14:textId="77777777" w:rsidR="00A22871" w:rsidRPr="00B175BA" w:rsidRDefault="00A22871" w:rsidP="00A22871">
            <w:pPr>
              <w:jc w:val="center"/>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175BA">
              <w:rPr>
                <w:rFonts w:ascii="Wingdings" w:hAnsi="Wingdings" w:cs="Wingdings"/>
                <w:sz w:val="20"/>
              </w:rPr>
              <w:t></w:t>
            </w:r>
            <w:r>
              <w:rPr>
                <w:rFonts w:cs="Wingdings"/>
                <w:sz w:val="20"/>
              </w:rPr>
              <w:t>M</w:t>
            </w:r>
          </w:p>
        </w:tc>
        <w:tc>
          <w:tcPr>
            <w:tcW w:w="1057" w:type="dxa"/>
          </w:tcPr>
          <w:p w14:paraId="2D66A71E"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c>
          <w:tcPr>
            <w:tcW w:w="2139" w:type="dxa"/>
          </w:tcPr>
          <w:p w14:paraId="5625F161"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r>
      <w:tr w:rsidR="00A22871" w:rsidRPr="00D267CA" w14:paraId="4FB931B1"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tcPr>
          <w:p w14:paraId="7C0FAE0D" w14:textId="62DA8565" w:rsidR="00A22871" w:rsidRDefault="00756539" w:rsidP="00A22871">
            <w:pPr>
              <w:rPr>
                <w:b w:val="0"/>
                <w:sz w:val="20"/>
              </w:rPr>
            </w:pPr>
            <w:r>
              <w:rPr>
                <w:b w:val="0"/>
                <w:sz w:val="20"/>
              </w:rPr>
              <w:lastRenderedPageBreak/>
              <w:t>r</w:t>
            </w:r>
            <w:r w:rsidR="00A22871">
              <w:rPr>
                <w:b w:val="0"/>
                <w:sz w:val="20"/>
              </w:rPr>
              <w:t>ejectionCount</w:t>
            </w:r>
          </w:p>
        </w:tc>
        <w:tc>
          <w:tcPr>
            <w:tcW w:w="974" w:type="dxa"/>
          </w:tcPr>
          <w:p w14:paraId="0095349E"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Integer</w:t>
            </w:r>
          </w:p>
        </w:tc>
        <w:tc>
          <w:tcPr>
            <w:tcW w:w="2891" w:type="dxa"/>
          </w:tcPr>
          <w:p w14:paraId="771049AB"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Indicates the number of records that have been rejected, either during parsing or during final processing.</w:t>
            </w:r>
          </w:p>
        </w:tc>
        <w:tc>
          <w:tcPr>
            <w:tcW w:w="644" w:type="dxa"/>
          </w:tcPr>
          <w:p w14:paraId="46E70EC5" w14:textId="3453AECB" w:rsidR="00A22871" w:rsidRPr="00536948"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B175BA">
              <w:rPr>
                <w:rFonts w:ascii="Wingdings" w:hAnsi="Wingdings" w:cs="Wingdings"/>
                <w:sz w:val="20"/>
              </w:rPr>
              <w:t></w:t>
            </w:r>
            <w:del w:id="1722" w:author="Gareth Pateman [2]" w:date="2017-08-07T11:38:00Z">
              <w:r w:rsidDel="00AC05A1">
                <w:rPr>
                  <w:sz w:val="20"/>
                </w:rPr>
                <w:delText>O</w:delText>
              </w:r>
            </w:del>
            <w:ins w:id="1723" w:author="Gareth Pateman [2]" w:date="2017-08-07T11:38:00Z">
              <w:r w:rsidR="00AC05A1">
                <w:rPr>
                  <w:sz w:val="20"/>
                </w:rPr>
                <w:t>NA</w:t>
              </w:r>
            </w:ins>
          </w:p>
          <w:p w14:paraId="292E854B" w14:textId="77777777" w:rsidR="00A22871" w:rsidRPr="00B175BA" w:rsidRDefault="00A22871" w:rsidP="00A22871">
            <w:pPr>
              <w:jc w:val="center"/>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B175BA">
              <w:rPr>
                <w:rFonts w:ascii="Wingdings" w:hAnsi="Wingdings" w:cs="Wingdings"/>
                <w:sz w:val="20"/>
              </w:rPr>
              <w:t></w:t>
            </w:r>
            <w:r>
              <w:rPr>
                <w:rFonts w:cs="Wingdings"/>
                <w:sz w:val="20"/>
              </w:rPr>
              <w:t>O</w:t>
            </w:r>
          </w:p>
        </w:tc>
        <w:tc>
          <w:tcPr>
            <w:tcW w:w="1057" w:type="dxa"/>
          </w:tcPr>
          <w:p w14:paraId="78BC4D08"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c>
          <w:tcPr>
            <w:tcW w:w="2139" w:type="dxa"/>
          </w:tcPr>
          <w:p w14:paraId="6AE43459"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r>
      <w:tr w:rsidR="00A22871" w:rsidRPr="00D267CA" w14:paraId="5BCAED5D" w14:textId="77777777" w:rsidTr="002F254C">
        <w:tc>
          <w:tcPr>
            <w:cnfStyle w:val="001000000000" w:firstRow="0" w:lastRow="0" w:firstColumn="1" w:lastColumn="0" w:oddVBand="0" w:evenVBand="0" w:oddHBand="0" w:evenHBand="0" w:firstRowFirstColumn="0" w:firstRowLastColumn="0" w:lastRowFirstColumn="0" w:lastRowLastColumn="0"/>
            <w:tcW w:w="1146" w:type="dxa"/>
          </w:tcPr>
          <w:p w14:paraId="0EB43AC8" w14:textId="42B3923E" w:rsidR="00A22871" w:rsidRDefault="00756539" w:rsidP="00A22871">
            <w:pPr>
              <w:rPr>
                <w:b w:val="0"/>
                <w:sz w:val="20"/>
              </w:rPr>
            </w:pPr>
            <w:r>
              <w:rPr>
                <w:b w:val="0"/>
                <w:sz w:val="20"/>
              </w:rPr>
              <w:t>p</w:t>
            </w:r>
            <w:r w:rsidR="00A22871">
              <w:rPr>
                <w:b w:val="0"/>
                <w:sz w:val="20"/>
              </w:rPr>
              <w:t>arsingSuccessCount</w:t>
            </w:r>
          </w:p>
        </w:tc>
        <w:tc>
          <w:tcPr>
            <w:tcW w:w="974" w:type="dxa"/>
          </w:tcPr>
          <w:p w14:paraId="333FB837"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Integer</w:t>
            </w:r>
          </w:p>
        </w:tc>
        <w:tc>
          <w:tcPr>
            <w:tcW w:w="2891" w:type="dxa"/>
          </w:tcPr>
          <w:p w14:paraId="2E8ADA3E"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Indicates the number of records that have been parsed successfully.</w:t>
            </w:r>
          </w:p>
        </w:tc>
        <w:tc>
          <w:tcPr>
            <w:tcW w:w="644" w:type="dxa"/>
          </w:tcPr>
          <w:p w14:paraId="1FE34236" w14:textId="127922CD" w:rsidR="00A22871" w:rsidRPr="00536948"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B175BA">
              <w:rPr>
                <w:rFonts w:ascii="Wingdings" w:hAnsi="Wingdings" w:cs="Wingdings"/>
                <w:sz w:val="20"/>
              </w:rPr>
              <w:t></w:t>
            </w:r>
            <w:del w:id="1724" w:author="Gareth Pateman [2]" w:date="2017-08-07T11:38:00Z">
              <w:r w:rsidDel="00AC05A1">
                <w:rPr>
                  <w:sz w:val="20"/>
                </w:rPr>
                <w:delText>O</w:delText>
              </w:r>
            </w:del>
            <w:ins w:id="1725" w:author="Gareth Pateman [2]" w:date="2017-08-07T11:38:00Z">
              <w:r w:rsidR="00AC05A1">
                <w:rPr>
                  <w:sz w:val="20"/>
                </w:rPr>
                <w:t>NA</w:t>
              </w:r>
            </w:ins>
          </w:p>
          <w:p w14:paraId="6C6FC23E" w14:textId="77777777" w:rsidR="00A22871" w:rsidRPr="00B175BA" w:rsidRDefault="00A22871" w:rsidP="00A22871">
            <w:pPr>
              <w:jc w:val="center"/>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175BA">
              <w:rPr>
                <w:rFonts w:ascii="Wingdings" w:hAnsi="Wingdings" w:cs="Wingdings"/>
                <w:sz w:val="20"/>
              </w:rPr>
              <w:t></w:t>
            </w:r>
            <w:r>
              <w:rPr>
                <w:rFonts w:cs="Wingdings"/>
                <w:sz w:val="20"/>
              </w:rPr>
              <w:t>O</w:t>
            </w:r>
          </w:p>
        </w:tc>
        <w:tc>
          <w:tcPr>
            <w:tcW w:w="1057" w:type="dxa"/>
          </w:tcPr>
          <w:p w14:paraId="167BC04F"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c>
          <w:tcPr>
            <w:tcW w:w="2139" w:type="dxa"/>
          </w:tcPr>
          <w:p w14:paraId="248D4CE0"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r>
      <w:tr w:rsidR="00A22871" w:rsidRPr="00D267CA" w14:paraId="3B046FA8"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tcPr>
          <w:p w14:paraId="1300E746" w14:textId="56D2652B" w:rsidR="00A22871" w:rsidRDefault="00756539" w:rsidP="00A22871">
            <w:pPr>
              <w:rPr>
                <w:b w:val="0"/>
                <w:sz w:val="20"/>
              </w:rPr>
            </w:pPr>
            <w:r>
              <w:rPr>
                <w:b w:val="0"/>
                <w:sz w:val="20"/>
              </w:rPr>
              <w:t>c</w:t>
            </w:r>
            <w:r w:rsidR="00A22871">
              <w:rPr>
                <w:b w:val="0"/>
                <w:sz w:val="20"/>
              </w:rPr>
              <w:t>ompletedCount</w:t>
            </w:r>
          </w:p>
        </w:tc>
        <w:tc>
          <w:tcPr>
            <w:tcW w:w="974" w:type="dxa"/>
          </w:tcPr>
          <w:p w14:paraId="24B51DC8"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Integer</w:t>
            </w:r>
          </w:p>
        </w:tc>
        <w:tc>
          <w:tcPr>
            <w:tcW w:w="2891" w:type="dxa"/>
          </w:tcPr>
          <w:p w14:paraId="534441B8"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Indicates the number of records that have been successful completed.</w:t>
            </w:r>
          </w:p>
        </w:tc>
        <w:tc>
          <w:tcPr>
            <w:tcW w:w="644" w:type="dxa"/>
          </w:tcPr>
          <w:p w14:paraId="7C9A154B" w14:textId="4A451B7D" w:rsidR="00A22871" w:rsidRPr="00536948"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B175BA">
              <w:rPr>
                <w:rFonts w:ascii="Wingdings" w:hAnsi="Wingdings" w:cs="Wingdings"/>
                <w:sz w:val="20"/>
              </w:rPr>
              <w:t></w:t>
            </w:r>
            <w:del w:id="1726" w:author="Gareth Pateman [2]" w:date="2017-08-07T11:38:00Z">
              <w:r w:rsidDel="00AC05A1">
                <w:rPr>
                  <w:sz w:val="20"/>
                </w:rPr>
                <w:delText>O</w:delText>
              </w:r>
            </w:del>
            <w:ins w:id="1727" w:author="Gareth Pateman [2]" w:date="2017-08-07T11:38:00Z">
              <w:r w:rsidR="00AC05A1">
                <w:rPr>
                  <w:sz w:val="20"/>
                </w:rPr>
                <w:t>NA</w:t>
              </w:r>
            </w:ins>
          </w:p>
          <w:p w14:paraId="3E2FDC33" w14:textId="77777777" w:rsidR="00A22871" w:rsidRPr="00B175BA" w:rsidRDefault="00A22871" w:rsidP="00A22871">
            <w:pPr>
              <w:jc w:val="center"/>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B175BA">
              <w:rPr>
                <w:rFonts w:ascii="Wingdings" w:hAnsi="Wingdings" w:cs="Wingdings"/>
                <w:sz w:val="20"/>
              </w:rPr>
              <w:t></w:t>
            </w:r>
            <w:r>
              <w:rPr>
                <w:rFonts w:cs="Wingdings"/>
                <w:sz w:val="20"/>
              </w:rPr>
              <w:t>O</w:t>
            </w:r>
          </w:p>
        </w:tc>
        <w:tc>
          <w:tcPr>
            <w:tcW w:w="1057" w:type="dxa"/>
          </w:tcPr>
          <w:p w14:paraId="4D1F7767"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c>
          <w:tcPr>
            <w:tcW w:w="2139" w:type="dxa"/>
          </w:tcPr>
          <w:p w14:paraId="4B349351"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r>
      <w:tr w:rsidR="00F013EB" w:rsidRPr="00D267CA" w14:paraId="4F33A476" w14:textId="77777777" w:rsidTr="002F254C">
        <w:tc>
          <w:tcPr>
            <w:cnfStyle w:val="001000000000" w:firstRow="0" w:lastRow="0" w:firstColumn="1" w:lastColumn="0" w:oddVBand="0" w:evenVBand="0" w:oddHBand="0" w:evenHBand="0" w:firstRowFirstColumn="0" w:firstRowLastColumn="0" w:lastRowFirstColumn="0" w:lastRowLastColumn="0"/>
            <w:tcW w:w="1146" w:type="dxa"/>
          </w:tcPr>
          <w:p w14:paraId="343C42B8" w14:textId="5664A575" w:rsidR="00F013EB" w:rsidRDefault="00756539" w:rsidP="00F013EB">
            <w:pPr>
              <w:rPr>
                <w:b w:val="0"/>
                <w:sz w:val="20"/>
              </w:rPr>
            </w:pPr>
            <w:r>
              <w:rPr>
                <w:b w:val="0"/>
                <w:sz w:val="20"/>
              </w:rPr>
              <w:t>t</w:t>
            </w:r>
            <w:r w:rsidR="00F013EB">
              <w:rPr>
                <w:b w:val="0"/>
                <w:sz w:val="20"/>
              </w:rPr>
              <w:t>ransaction</w:t>
            </w:r>
            <w:r>
              <w:rPr>
                <w:b w:val="0"/>
                <w:sz w:val="20"/>
              </w:rPr>
              <w:t>s</w:t>
            </w:r>
          </w:p>
        </w:tc>
        <w:tc>
          <w:tcPr>
            <w:tcW w:w="974" w:type="dxa"/>
          </w:tcPr>
          <w:p w14:paraId="06D859A6" w14:textId="77777777" w:rsidR="00F013EB" w:rsidRDefault="00F013EB" w:rsidP="00F013EB">
            <w:pPr>
              <w:cnfStyle w:val="000000000000" w:firstRow="0" w:lastRow="0" w:firstColumn="0" w:lastColumn="0" w:oddVBand="0" w:evenVBand="0" w:oddHBand="0" w:evenHBand="0" w:firstRowFirstColumn="0" w:firstRowLastColumn="0" w:lastRowFirstColumn="0" w:lastRowLastColumn="0"/>
              <w:rPr>
                <w:sz w:val="20"/>
              </w:rPr>
            </w:pPr>
            <w:r>
              <w:rPr>
                <w:sz w:val="20"/>
              </w:rPr>
              <w:t>Reference Array</w:t>
            </w:r>
          </w:p>
        </w:tc>
        <w:tc>
          <w:tcPr>
            <w:tcW w:w="2891" w:type="dxa"/>
          </w:tcPr>
          <w:p w14:paraId="34F3EFC0" w14:textId="2D748EEE" w:rsidR="00F013EB" w:rsidRDefault="00F013EB" w:rsidP="00F013EB">
            <w:pPr>
              <w:cnfStyle w:val="000000000000" w:firstRow="0" w:lastRow="0" w:firstColumn="0" w:lastColumn="0" w:oddVBand="0" w:evenVBand="0" w:oddHBand="0" w:evenHBand="0" w:firstRowFirstColumn="0" w:firstRowLastColumn="0" w:lastRowFirstColumn="0" w:lastRowLastColumn="0"/>
              <w:rPr>
                <w:sz w:val="20"/>
              </w:rPr>
            </w:pPr>
            <w:r>
              <w:rPr>
                <w:sz w:val="20"/>
              </w:rPr>
              <w:t xml:space="preserve">Collection of Transactions that are to be processed. Note that the representation of each completed transaction can be retrieved via the </w:t>
            </w:r>
            <w:hyperlink w:anchor="_Batch_Completions_API" w:history="1">
              <w:r w:rsidRPr="002C225C">
                <w:rPr>
                  <w:rStyle w:val="Hyperlink"/>
                  <w:sz w:val="20"/>
                  <w:szCs w:val="20"/>
                </w:rPr>
                <w:t>‘/completions</w:t>
              </w:r>
            </w:hyperlink>
            <w:r>
              <w:rPr>
                <w:sz w:val="20"/>
              </w:rPr>
              <w:t xml:space="preserve"> API.</w:t>
            </w:r>
          </w:p>
        </w:tc>
        <w:tc>
          <w:tcPr>
            <w:tcW w:w="644" w:type="dxa"/>
          </w:tcPr>
          <w:p w14:paraId="0D41664E" w14:textId="77777777" w:rsidR="00F013EB" w:rsidRPr="00536948" w:rsidRDefault="00F013EB" w:rsidP="00F013EB">
            <w:pPr>
              <w:jc w:val="center"/>
              <w:cnfStyle w:val="000000000000" w:firstRow="0" w:lastRow="0" w:firstColumn="0" w:lastColumn="0" w:oddVBand="0" w:evenVBand="0" w:oddHBand="0" w:evenHBand="0" w:firstRowFirstColumn="0" w:firstRowLastColumn="0" w:lastRowFirstColumn="0" w:lastRowLastColumn="0"/>
              <w:rPr>
                <w:sz w:val="20"/>
              </w:rPr>
            </w:pPr>
            <w:r w:rsidRPr="00B175BA">
              <w:rPr>
                <w:rFonts w:ascii="Wingdings" w:hAnsi="Wingdings" w:cs="Wingdings"/>
                <w:sz w:val="20"/>
              </w:rPr>
              <w:t></w:t>
            </w:r>
            <w:r>
              <w:rPr>
                <w:sz w:val="20"/>
              </w:rPr>
              <w:t>M</w:t>
            </w:r>
          </w:p>
          <w:p w14:paraId="20FE71BD" w14:textId="77777777" w:rsidR="00F013EB" w:rsidRPr="00B175BA" w:rsidRDefault="00F013EB" w:rsidP="00F013EB">
            <w:pPr>
              <w:jc w:val="center"/>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175BA">
              <w:rPr>
                <w:rFonts w:ascii="Wingdings" w:hAnsi="Wingdings" w:cs="Wingdings"/>
                <w:sz w:val="20"/>
              </w:rPr>
              <w:t></w:t>
            </w:r>
            <w:r>
              <w:rPr>
                <w:rFonts w:cs="Wingdings"/>
                <w:sz w:val="20"/>
              </w:rPr>
              <w:t>N/A</w:t>
            </w:r>
          </w:p>
        </w:tc>
        <w:tc>
          <w:tcPr>
            <w:tcW w:w="1057" w:type="dxa"/>
          </w:tcPr>
          <w:p w14:paraId="5C5E2A5D" w14:textId="6B9C1341" w:rsidR="00F013EB" w:rsidRPr="00D267CA" w:rsidRDefault="00901346" w:rsidP="00F013EB">
            <w:pPr>
              <w:cnfStyle w:val="000000000000" w:firstRow="0" w:lastRow="0" w:firstColumn="0" w:lastColumn="0" w:oddVBand="0" w:evenVBand="0" w:oddHBand="0" w:evenHBand="0" w:firstRowFirstColumn="0" w:firstRowLastColumn="0" w:lastRowFirstColumn="0" w:lastRowLastColumn="0"/>
              <w:rPr>
                <w:sz w:val="20"/>
              </w:rPr>
            </w:pPr>
            <w:hyperlink w:anchor="_Transactions_API" w:history="1">
              <w:r w:rsidR="00F013EB" w:rsidRPr="0037640A">
                <w:rPr>
                  <w:rStyle w:val="Hyperlink"/>
                  <w:sz w:val="20"/>
                  <w:szCs w:val="20"/>
                </w:rPr>
                <w:t>Transactions</w:t>
              </w:r>
            </w:hyperlink>
          </w:p>
        </w:tc>
        <w:tc>
          <w:tcPr>
            <w:tcW w:w="2139" w:type="dxa"/>
          </w:tcPr>
          <w:p w14:paraId="238C0F4C" w14:textId="77777777" w:rsidR="00F013EB" w:rsidRDefault="00F013EB" w:rsidP="00F013EB">
            <w:pPr>
              <w:cnfStyle w:val="000000000000" w:firstRow="0" w:lastRow="0" w:firstColumn="0" w:lastColumn="0" w:oddVBand="0" w:evenVBand="0" w:oddHBand="0" w:evenHBand="0" w:firstRowFirstColumn="0" w:firstRowLastColumn="0" w:lastRowFirstColumn="0" w:lastRowLastColumn="0"/>
              <w:rPr>
                <w:sz w:val="20"/>
              </w:rPr>
            </w:pPr>
          </w:p>
        </w:tc>
      </w:tr>
    </w:tbl>
    <w:p w14:paraId="0B391225" w14:textId="77777777" w:rsidR="00A22871" w:rsidRDefault="00A22871" w:rsidP="00A22871"/>
    <w:p w14:paraId="2779CFAA" w14:textId="77777777" w:rsidR="00A22871" w:rsidRDefault="00A22871">
      <w:pPr>
        <w:pStyle w:val="Heading3"/>
        <w:pPrChange w:id="1728" w:author="Gareth Pateman [2]" w:date="2017-09-18T09:23:00Z">
          <w:pPr>
            <w:pStyle w:val="Heading3"/>
            <w:numPr>
              <w:numId w:val="14"/>
            </w:numPr>
            <w:tabs>
              <w:tab w:val="clear" w:pos="851"/>
            </w:tabs>
            <w:spacing w:before="200" w:after="0" w:line="259" w:lineRule="auto"/>
            <w:ind w:left="720" w:hanging="720"/>
          </w:pPr>
        </w:pPrChange>
      </w:pPr>
      <w:bookmarkStart w:id="1729" w:name="_Toc513209441"/>
      <w:r>
        <w:t>Batch Rejections API</w:t>
      </w:r>
      <w:bookmarkEnd w:id="1729"/>
    </w:p>
    <w:p w14:paraId="07206568" w14:textId="77777777" w:rsidR="00A22871" w:rsidRDefault="00A22871" w:rsidP="002F254C">
      <w:pPr>
        <w:pStyle w:val="NormalParagraph"/>
      </w:pPr>
      <w:r>
        <w:t>As described above, this API enables clients to retrieve information on all transactions that have either failed parsing or have failed to be completed. Only GET is supported. Format is ‘</w:t>
      </w:r>
      <w:r w:rsidRPr="00470F4A">
        <w:rPr>
          <w:b/>
          <w:i/>
        </w:rPr>
        <w:t>batchtransactions/{Batch ID}/rejections</w:t>
      </w:r>
      <w:r>
        <w:t>’</w:t>
      </w:r>
    </w:p>
    <w:p w14:paraId="00DF068D" w14:textId="77777777" w:rsidR="00A22871" w:rsidRDefault="00A22871" w:rsidP="002F254C">
      <w:pPr>
        <w:pStyle w:val="NormalParagraph"/>
      </w:pPr>
      <w:r>
        <w:t>In order to filter the number of records returned, the following query strings can be used:</w:t>
      </w:r>
    </w:p>
    <w:tbl>
      <w:tblPr>
        <w:tblStyle w:val="TableGrid"/>
        <w:tblW w:w="0" w:type="auto"/>
        <w:tblLook w:val="04A0" w:firstRow="1" w:lastRow="0" w:firstColumn="1" w:lastColumn="0" w:noHBand="0" w:noVBand="1"/>
      </w:tblPr>
      <w:tblGrid>
        <w:gridCol w:w="1929"/>
        <w:gridCol w:w="1850"/>
        <w:gridCol w:w="1626"/>
        <w:gridCol w:w="3521"/>
      </w:tblGrid>
      <w:tr w:rsidR="00A22871" w:rsidRPr="00D01DE4" w14:paraId="4728070B" w14:textId="77777777" w:rsidTr="00A22871">
        <w:tc>
          <w:tcPr>
            <w:tcW w:w="1929" w:type="dxa"/>
            <w:shd w:val="clear" w:color="auto" w:fill="EEECE1" w:themeFill="background2"/>
          </w:tcPr>
          <w:p w14:paraId="070AF271" w14:textId="77777777" w:rsidR="00A22871" w:rsidRPr="002F254C" w:rsidRDefault="00A22871" w:rsidP="00A22871">
            <w:pPr>
              <w:rPr>
                <w:b/>
                <w:sz w:val="20"/>
              </w:rPr>
            </w:pPr>
            <w:r w:rsidRPr="002F254C">
              <w:rPr>
                <w:b/>
                <w:sz w:val="20"/>
              </w:rPr>
              <w:t>Parameter</w:t>
            </w:r>
          </w:p>
        </w:tc>
        <w:tc>
          <w:tcPr>
            <w:tcW w:w="1850" w:type="dxa"/>
            <w:shd w:val="clear" w:color="auto" w:fill="EEECE1" w:themeFill="background2"/>
          </w:tcPr>
          <w:p w14:paraId="4A039AC4" w14:textId="77777777" w:rsidR="00A22871" w:rsidRPr="002F254C" w:rsidRDefault="00A22871" w:rsidP="00A22871">
            <w:pPr>
              <w:rPr>
                <w:b/>
                <w:sz w:val="20"/>
              </w:rPr>
            </w:pPr>
            <w:r w:rsidRPr="002F254C">
              <w:rPr>
                <w:b/>
                <w:sz w:val="20"/>
              </w:rPr>
              <w:t>Type</w:t>
            </w:r>
          </w:p>
        </w:tc>
        <w:tc>
          <w:tcPr>
            <w:tcW w:w="1626" w:type="dxa"/>
            <w:shd w:val="clear" w:color="auto" w:fill="EEECE1" w:themeFill="background2"/>
          </w:tcPr>
          <w:p w14:paraId="07551BA6" w14:textId="77777777" w:rsidR="00A22871" w:rsidRPr="002F254C" w:rsidRDefault="00A22871" w:rsidP="00A22871">
            <w:pPr>
              <w:rPr>
                <w:b/>
                <w:sz w:val="20"/>
              </w:rPr>
            </w:pPr>
            <w:r w:rsidRPr="002F254C">
              <w:rPr>
                <w:b/>
                <w:sz w:val="20"/>
              </w:rPr>
              <w:t>Format</w:t>
            </w:r>
          </w:p>
        </w:tc>
        <w:tc>
          <w:tcPr>
            <w:tcW w:w="3521" w:type="dxa"/>
            <w:shd w:val="clear" w:color="auto" w:fill="EEECE1" w:themeFill="background2"/>
          </w:tcPr>
          <w:p w14:paraId="67126134" w14:textId="77777777" w:rsidR="00A22871" w:rsidRPr="002F254C" w:rsidRDefault="00A22871" w:rsidP="00A22871">
            <w:pPr>
              <w:rPr>
                <w:b/>
                <w:sz w:val="20"/>
              </w:rPr>
            </w:pPr>
            <w:r w:rsidRPr="002F254C">
              <w:rPr>
                <w:b/>
                <w:sz w:val="20"/>
              </w:rPr>
              <w:t>Description</w:t>
            </w:r>
          </w:p>
        </w:tc>
      </w:tr>
      <w:tr w:rsidR="00A22871" w:rsidRPr="00D01DE4" w14:paraId="46156A88" w14:textId="77777777" w:rsidTr="00A22871">
        <w:tc>
          <w:tcPr>
            <w:tcW w:w="1929" w:type="dxa"/>
          </w:tcPr>
          <w:p w14:paraId="65A31433" w14:textId="77777777" w:rsidR="00A22871" w:rsidRPr="002F254C" w:rsidRDefault="00A22871" w:rsidP="00A22871">
            <w:pPr>
              <w:rPr>
                <w:sz w:val="20"/>
              </w:rPr>
            </w:pPr>
            <w:r w:rsidRPr="002F254C">
              <w:rPr>
                <w:sz w:val="20"/>
              </w:rPr>
              <w:t>Limit</w:t>
            </w:r>
          </w:p>
        </w:tc>
        <w:tc>
          <w:tcPr>
            <w:tcW w:w="1850" w:type="dxa"/>
          </w:tcPr>
          <w:p w14:paraId="3C4AD540" w14:textId="77777777" w:rsidR="00A22871" w:rsidRPr="002F254C" w:rsidRDefault="00A22871" w:rsidP="00A22871">
            <w:pPr>
              <w:rPr>
                <w:sz w:val="20"/>
              </w:rPr>
            </w:pPr>
            <w:r w:rsidRPr="002F254C">
              <w:rPr>
                <w:sz w:val="20"/>
              </w:rPr>
              <w:t>Integer</w:t>
            </w:r>
          </w:p>
        </w:tc>
        <w:tc>
          <w:tcPr>
            <w:tcW w:w="1626" w:type="dxa"/>
          </w:tcPr>
          <w:p w14:paraId="1DE3C13C" w14:textId="77777777" w:rsidR="00A22871" w:rsidRPr="002F254C" w:rsidRDefault="00A22871" w:rsidP="00A22871">
            <w:pPr>
              <w:rPr>
                <w:sz w:val="20"/>
              </w:rPr>
            </w:pPr>
            <w:r w:rsidRPr="002F254C">
              <w:rPr>
                <w:sz w:val="20"/>
              </w:rPr>
              <w:t>N/a</w:t>
            </w:r>
          </w:p>
        </w:tc>
        <w:tc>
          <w:tcPr>
            <w:tcW w:w="3521" w:type="dxa"/>
          </w:tcPr>
          <w:p w14:paraId="4578CB20" w14:textId="77777777" w:rsidR="00A22871" w:rsidRPr="002F254C" w:rsidRDefault="00A22871" w:rsidP="00A22871">
            <w:pPr>
              <w:rPr>
                <w:sz w:val="20"/>
              </w:rPr>
            </w:pPr>
            <w:r w:rsidRPr="002F254C">
              <w:rPr>
                <w:sz w:val="20"/>
              </w:rPr>
              <w:t xml:space="preserve">Supports pagination. If this is not supplied, then the server will apply a limit of 50 records returned for each request. </w:t>
            </w:r>
          </w:p>
        </w:tc>
      </w:tr>
      <w:tr w:rsidR="00A22871" w:rsidRPr="00D01DE4" w14:paraId="5D2E8698" w14:textId="77777777" w:rsidTr="00A22871">
        <w:tc>
          <w:tcPr>
            <w:tcW w:w="1929" w:type="dxa"/>
          </w:tcPr>
          <w:p w14:paraId="3EA4D06D" w14:textId="77777777" w:rsidR="00A22871" w:rsidRPr="002F254C" w:rsidRDefault="00A22871" w:rsidP="00A22871">
            <w:pPr>
              <w:rPr>
                <w:sz w:val="20"/>
              </w:rPr>
            </w:pPr>
            <w:r w:rsidRPr="002F254C">
              <w:rPr>
                <w:sz w:val="20"/>
              </w:rPr>
              <w:t>Offset</w:t>
            </w:r>
          </w:p>
        </w:tc>
        <w:tc>
          <w:tcPr>
            <w:tcW w:w="1850" w:type="dxa"/>
          </w:tcPr>
          <w:p w14:paraId="53DCCA73" w14:textId="77777777" w:rsidR="00A22871" w:rsidRPr="002F254C" w:rsidRDefault="00A22871" w:rsidP="00A22871">
            <w:pPr>
              <w:rPr>
                <w:sz w:val="20"/>
              </w:rPr>
            </w:pPr>
            <w:r w:rsidRPr="002F254C">
              <w:rPr>
                <w:sz w:val="20"/>
              </w:rPr>
              <w:t>Integer</w:t>
            </w:r>
          </w:p>
        </w:tc>
        <w:tc>
          <w:tcPr>
            <w:tcW w:w="1626" w:type="dxa"/>
          </w:tcPr>
          <w:p w14:paraId="584F8A59" w14:textId="77777777" w:rsidR="00A22871" w:rsidRPr="002F254C" w:rsidRDefault="00A22871" w:rsidP="00A22871">
            <w:pPr>
              <w:rPr>
                <w:sz w:val="20"/>
              </w:rPr>
            </w:pPr>
            <w:r w:rsidRPr="002F254C">
              <w:rPr>
                <w:sz w:val="20"/>
              </w:rPr>
              <w:t>N/A</w:t>
            </w:r>
          </w:p>
        </w:tc>
        <w:tc>
          <w:tcPr>
            <w:tcW w:w="3521" w:type="dxa"/>
          </w:tcPr>
          <w:p w14:paraId="7E7B59BC" w14:textId="77777777" w:rsidR="00A22871" w:rsidRPr="002F254C" w:rsidRDefault="00A22871" w:rsidP="00A22871">
            <w:pPr>
              <w:rPr>
                <w:sz w:val="20"/>
              </w:rPr>
            </w:pPr>
            <w:r w:rsidRPr="002F254C">
              <w:rPr>
                <w:sz w:val="20"/>
              </w:rPr>
              <w:t>Supports pagination. This value will indicate the cursor position from where to retrieve the set of records. For example, a limit of 50 and offset of 10 will return records 10 to 60.</w:t>
            </w:r>
          </w:p>
        </w:tc>
      </w:tr>
      <w:tr w:rsidR="00A22871" w:rsidRPr="00D01DE4" w14:paraId="0F4E7584" w14:textId="77777777" w:rsidTr="00A22871">
        <w:tc>
          <w:tcPr>
            <w:tcW w:w="1929" w:type="dxa"/>
          </w:tcPr>
          <w:p w14:paraId="5CEE5473" w14:textId="77777777" w:rsidR="00A22871" w:rsidRPr="002F254C" w:rsidRDefault="00A22871" w:rsidP="00A22871">
            <w:pPr>
              <w:rPr>
                <w:sz w:val="20"/>
              </w:rPr>
            </w:pPr>
            <w:r w:rsidRPr="002F254C">
              <w:rPr>
                <w:sz w:val="20"/>
              </w:rPr>
              <w:t>fromDateTime</w:t>
            </w:r>
          </w:p>
        </w:tc>
        <w:tc>
          <w:tcPr>
            <w:tcW w:w="1850" w:type="dxa"/>
          </w:tcPr>
          <w:p w14:paraId="3E2ABACF" w14:textId="77777777" w:rsidR="00A22871" w:rsidRPr="002F254C" w:rsidRDefault="00A22871" w:rsidP="00A22871">
            <w:pPr>
              <w:rPr>
                <w:sz w:val="20"/>
              </w:rPr>
            </w:pPr>
            <w:r w:rsidRPr="002F254C">
              <w:rPr>
                <w:sz w:val="20"/>
              </w:rPr>
              <w:t>String</w:t>
            </w:r>
          </w:p>
        </w:tc>
        <w:tc>
          <w:tcPr>
            <w:tcW w:w="1626" w:type="dxa"/>
          </w:tcPr>
          <w:p w14:paraId="084D7AC8" w14:textId="77777777" w:rsidR="00A22871" w:rsidRPr="002F254C" w:rsidRDefault="00A22871" w:rsidP="00A22871">
            <w:pPr>
              <w:rPr>
                <w:sz w:val="20"/>
              </w:rPr>
            </w:pPr>
            <w:r w:rsidRPr="002F254C">
              <w:rPr>
                <w:sz w:val="20"/>
              </w:rPr>
              <w:t>DateTime</w:t>
            </w:r>
          </w:p>
        </w:tc>
        <w:tc>
          <w:tcPr>
            <w:tcW w:w="3521" w:type="dxa"/>
          </w:tcPr>
          <w:p w14:paraId="1F6C0D7F" w14:textId="77777777" w:rsidR="00A22871" w:rsidRPr="002F254C" w:rsidRDefault="00A22871" w:rsidP="00A22871">
            <w:pPr>
              <w:rPr>
                <w:sz w:val="20"/>
              </w:rPr>
            </w:pPr>
            <w:r w:rsidRPr="002F254C">
              <w:rPr>
                <w:sz w:val="20"/>
              </w:rPr>
              <w:t>Indicates the minimum date for which records should be returned.</w:t>
            </w:r>
          </w:p>
        </w:tc>
      </w:tr>
      <w:tr w:rsidR="00A22871" w:rsidRPr="00D01DE4" w14:paraId="2B22593B" w14:textId="77777777" w:rsidTr="00A22871">
        <w:tc>
          <w:tcPr>
            <w:tcW w:w="1929" w:type="dxa"/>
          </w:tcPr>
          <w:p w14:paraId="4FFEFB28" w14:textId="77777777" w:rsidR="00A22871" w:rsidRPr="002F254C" w:rsidRDefault="00A22871" w:rsidP="00A22871">
            <w:pPr>
              <w:rPr>
                <w:sz w:val="20"/>
              </w:rPr>
            </w:pPr>
            <w:r w:rsidRPr="002F254C">
              <w:rPr>
                <w:sz w:val="20"/>
              </w:rPr>
              <w:t>toDateTime</w:t>
            </w:r>
          </w:p>
        </w:tc>
        <w:tc>
          <w:tcPr>
            <w:tcW w:w="1850" w:type="dxa"/>
          </w:tcPr>
          <w:p w14:paraId="03F5FBD6" w14:textId="77777777" w:rsidR="00A22871" w:rsidRPr="002F254C" w:rsidRDefault="00A22871" w:rsidP="00A22871">
            <w:pPr>
              <w:rPr>
                <w:sz w:val="20"/>
              </w:rPr>
            </w:pPr>
            <w:r w:rsidRPr="002F254C">
              <w:rPr>
                <w:sz w:val="20"/>
              </w:rPr>
              <w:t>String</w:t>
            </w:r>
          </w:p>
        </w:tc>
        <w:tc>
          <w:tcPr>
            <w:tcW w:w="1626" w:type="dxa"/>
          </w:tcPr>
          <w:p w14:paraId="0ECAED1A" w14:textId="77777777" w:rsidR="00A22871" w:rsidRPr="002F254C" w:rsidRDefault="00A22871" w:rsidP="00A22871">
            <w:pPr>
              <w:rPr>
                <w:sz w:val="20"/>
              </w:rPr>
            </w:pPr>
            <w:r w:rsidRPr="002F254C">
              <w:rPr>
                <w:sz w:val="20"/>
              </w:rPr>
              <w:t>DateTime</w:t>
            </w:r>
          </w:p>
        </w:tc>
        <w:tc>
          <w:tcPr>
            <w:tcW w:w="3521" w:type="dxa"/>
          </w:tcPr>
          <w:p w14:paraId="19F6C64E" w14:textId="77777777" w:rsidR="00A22871" w:rsidRPr="002F254C" w:rsidRDefault="00A22871" w:rsidP="00A22871">
            <w:pPr>
              <w:rPr>
                <w:sz w:val="20"/>
              </w:rPr>
            </w:pPr>
            <w:r w:rsidRPr="002F254C">
              <w:rPr>
                <w:sz w:val="20"/>
              </w:rPr>
              <w:t>Indicates the maximum date for which records should be returned.</w:t>
            </w:r>
          </w:p>
        </w:tc>
      </w:tr>
    </w:tbl>
    <w:p w14:paraId="5FC5FD6E" w14:textId="77777777" w:rsidR="00A22871" w:rsidRDefault="00A22871" w:rsidP="00A22871"/>
    <w:p w14:paraId="49984C5D" w14:textId="7837740A" w:rsidR="00A22871" w:rsidRDefault="00A22871" w:rsidP="002F254C">
      <w:pPr>
        <w:pStyle w:val="NOTE"/>
      </w:pPr>
      <w:r>
        <w:lastRenderedPageBreak/>
        <w:t>Note</w:t>
      </w:r>
      <w:r w:rsidR="005C06D6">
        <w:t>:</w:t>
      </w:r>
      <w:r w:rsidR="005C06D6">
        <w:tab/>
        <w:t>T</w:t>
      </w:r>
      <w:r>
        <w:t xml:space="preserve">hat </w:t>
      </w:r>
      <w:r w:rsidR="005C06D6">
        <w:t>HTTP</w:t>
      </w:r>
      <w:r>
        <w:t>response metadata is returned with each response that is paginated indicating the total number of records available and total number of records returned.</w:t>
      </w:r>
    </w:p>
    <w:p w14:paraId="72B658BC" w14:textId="77777777" w:rsidR="00A22871" w:rsidRPr="00A27DC9" w:rsidRDefault="00A22871" w:rsidP="00A22871">
      <w:pPr>
        <w:ind w:left="360"/>
      </w:pPr>
    </w:p>
    <w:tbl>
      <w:tblPr>
        <w:tblStyle w:val="PlainTable21"/>
        <w:tblW w:w="8851"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ayout w:type="fixed"/>
        <w:tblLook w:val="04A0" w:firstRow="1" w:lastRow="0" w:firstColumn="1" w:lastColumn="0" w:noHBand="0" w:noVBand="1"/>
      </w:tblPr>
      <w:tblGrid>
        <w:gridCol w:w="1271"/>
        <w:gridCol w:w="1276"/>
        <w:gridCol w:w="2126"/>
        <w:gridCol w:w="851"/>
        <w:gridCol w:w="1559"/>
        <w:gridCol w:w="1768"/>
      </w:tblGrid>
      <w:tr w:rsidR="00A22871" w:rsidRPr="00D267CA" w14:paraId="6B225274" w14:textId="77777777" w:rsidTr="00862B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1" w:type="dxa"/>
            <w:gridSpan w:val="6"/>
            <w:shd w:val="clear" w:color="auto" w:fill="F2F2F2" w:themeFill="background1" w:themeFillShade="F2"/>
          </w:tcPr>
          <w:p w14:paraId="5877130A" w14:textId="77777777" w:rsidR="00A22871" w:rsidRPr="00D267CA" w:rsidRDefault="00A22871" w:rsidP="00A22871">
            <w:pPr>
              <w:jc w:val="center"/>
              <w:rPr>
                <w:sz w:val="20"/>
              </w:rPr>
            </w:pPr>
            <w:r>
              <w:rPr>
                <w:sz w:val="28"/>
              </w:rPr>
              <w:t xml:space="preserve">Batch Rejection </w:t>
            </w:r>
            <w:r w:rsidRPr="005115BD">
              <w:rPr>
                <w:sz w:val="28"/>
              </w:rPr>
              <w:t>Object Properties</w:t>
            </w:r>
          </w:p>
        </w:tc>
      </w:tr>
      <w:tr w:rsidR="00A22871" w:rsidRPr="00195442" w14:paraId="42A371B1" w14:textId="77777777" w:rsidTr="00862B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EC21498" w14:textId="77777777" w:rsidR="00A22871" w:rsidRPr="00195442" w:rsidRDefault="00A22871" w:rsidP="00A22871">
            <w:pPr>
              <w:rPr>
                <w:sz w:val="20"/>
              </w:rPr>
            </w:pPr>
            <w:r w:rsidRPr="00195442">
              <w:rPr>
                <w:sz w:val="20"/>
              </w:rPr>
              <w:t>Name</w:t>
            </w:r>
          </w:p>
        </w:tc>
        <w:tc>
          <w:tcPr>
            <w:tcW w:w="1276" w:type="dxa"/>
          </w:tcPr>
          <w:p w14:paraId="169CC6CA"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Type</w:t>
            </w:r>
          </w:p>
        </w:tc>
        <w:tc>
          <w:tcPr>
            <w:tcW w:w="2126" w:type="dxa"/>
          </w:tcPr>
          <w:p w14:paraId="1782F65F"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Pr>
                <w:b/>
                <w:sz w:val="20"/>
              </w:rPr>
              <w:t>Description</w:t>
            </w:r>
          </w:p>
        </w:tc>
        <w:tc>
          <w:tcPr>
            <w:tcW w:w="851" w:type="dxa"/>
          </w:tcPr>
          <w:p w14:paraId="16325CD3"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p>
        </w:tc>
        <w:tc>
          <w:tcPr>
            <w:tcW w:w="1559" w:type="dxa"/>
          </w:tcPr>
          <w:p w14:paraId="251FDAFA"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Reference</w:t>
            </w:r>
          </w:p>
        </w:tc>
        <w:tc>
          <w:tcPr>
            <w:tcW w:w="1768" w:type="dxa"/>
          </w:tcPr>
          <w:p w14:paraId="522077DE"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Validation</w:t>
            </w:r>
          </w:p>
        </w:tc>
      </w:tr>
      <w:tr w:rsidR="00A22871" w:rsidRPr="00D267CA" w14:paraId="26F274BD" w14:textId="77777777" w:rsidTr="00862B60">
        <w:tc>
          <w:tcPr>
            <w:cnfStyle w:val="001000000000" w:firstRow="0" w:lastRow="0" w:firstColumn="1" w:lastColumn="0" w:oddVBand="0" w:evenVBand="0" w:oddHBand="0" w:evenHBand="0" w:firstRowFirstColumn="0" w:firstRowLastColumn="0" w:lastRowFirstColumn="0" w:lastRowLastColumn="0"/>
            <w:tcW w:w="1271" w:type="dxa"/>
          </w:tcPr>
          <w:p w14:paraId="134D5850" w14:textId="58C47FC3" w:rsidR="00A22871" w:rsidRDefault="00862B60" w:rsidP="002F254C">
            <w:pPr>
              <w:jc w:val="left"/>
              <w:rPr>
                <w:b w:val="0"/>
                <w:sz w:val="20"/>
              </w:rPr>
            </w:pPr>
            <w:r>
              <w:rPr>
                <w:b w:val="0"/>
                <w:sz w:val="20"/>
              </w:rPr>
              <w:t>t</w:t>
            </w:r>
            <w:r w:rsidR="00A22871">
              <w:rPr>
                <w:b w:val="0"/>
                <w:sz w:val="20"/>
              </w:rPr>
              <w:t>ransactionReference</w:t>
            </w:r>
          </w:p>
        </w:tc>
        <w:tc>
          <w:tcPr>
            <w:tcW w:w="1276" w:type="dxa"/>
          </w:tcPr>
          <w:p w14:paraId="1941B3B5"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2126" w:type="dxa"/>
          </w:tcPr>
          <w:p w14:paraId="0897D48A"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Transaction Reference as assigned by the API provider.</w:t>
            </w:r>
          </w:p>
        </w:tc>
        <w:tc>
          <w:tcPr>
            <w:tcW w:w="851" w:type="dxa"/>
          </w:tcPr>
          <w:p w14:paraId="43C164EF" w14:textId="77777777" w:rsidR="00A22871" w:rsidRPr="00536948"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B175BA">
              <w:rPr>
                <w:rFonts w:ascii="Wingdings" w:hAnsi="Wingdings" w:cs="Wingdings"/>
                <w:sz w:val="20"/>
              </w:rPr>
              <w:t></w:t>
            </w:r>
            <w:r>
              <w:rPr>
                <w:sz w:val="20"/>
              </w:rPr>
              <w:t>N/A</w:t>
            </w:r>
          </w:p>
          <w:p w14:paraId="6D4A0481" w14:textId="77777777" w:rsidR="00A22871" w:rsidRPr="00B175BA" w:rsidRDefault="00A22871" w:rsidP="002F254C">
            <w:pPr>
              <w:jc w:val="left"/>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175BA">
              <w:rPr>
                <w:rFonts w:ascii="Wingdings" w:hAnsi="Wingdings" w:cs="Wingdings"/>
                <w:sz w:val="20"/>
              </w:rPr>
              <w:t></w:t>
            </w:r>
            <w:r>
              <w:rPr>
                <w:rFonts w:cs="Wingdings"/>
                <w:sz w:val="20"/>
              </w:rPr>
              <w:t>O</w:t>
            </w:r>
          </w:p>
        </w:tc>
        <w:tc>
          <w:tcPr>
            <w:tcW w:w="1559" w:type="dxa"/>
          </w:tcPr>
          <w:p w14:paraId="4B9BC758"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c>
          <w:tcPr>
            <w:tcW w:w="1768" w:type="dxa"/>
          </w:tcPr>
          <w:p w14:paraId="323B45D3"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r>
      <w:tr w:rsidR="00A22871" w:rsidRPr="00D267CA" w14:paraId="42DEE6AB" w14:textId="77777777" w:rsidTr="00862B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E753C45" w14:textId="45BFD4A1" w:rsidR="00A22871" w:rsidRDefault="00A22871" w:rsidP="002F254C">
            <w:pPr>
              <w:jc w:val="left"/>
              <w:rPr>
                <w:b w:val="0"/>
                <w:sz w:val="20"/>
              </w:rPr>
            </w:pPr>
            <w:del w:id="1730" w:author="Gareth Pateman [2]" w:date="2017-08-07T11:39:00Z">
              <w:r w:rsidDel="00AC05A1">
                <w:rPr>
                  <w:b w:val="0"/>
                  <w:sz w:val="20"/>
                </w:rPr>
                <w:delText>Date Rejected</w:delText>
              </w:r>
            </w:del>
            <w:r w:rsidR="00862B60">
              <w:rPr>
                <w:b w:val="0"/>
                <w:sz w:val="20"/>
              </w:rPr>
              <w:t>r</w:t>
            </w:r>
            <w:ins w:id="1731" w:author="Gareth Pateman [2]" w:date="2017-08-07T11:39:00Z">
              <w:r w:rsidR="00AC05A1">
                <w:rPr>
                  <w:b w:val="0"/>
                  <w:sz w:val="20"/>
                </w:rPr>
                <w:t>ejectionDate</w:t>
              </w:r>
            </w:ins>
          </w:p>
        </w:tc>
        <w:tc>
          <w:tcPr>
            <w:tcW w:w="1276" w:type="dxa"/>
          </w:tcPr>
          <w:p w14:paraId="3295F317"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Datetime</w:t>
            </w:r>
          </w:p>
        </w:tc>
        <w:tc>
          <w:tcPr>
            <w:tcW w:w="2126" w:type="dxa"/>
          </w:tcPr>
          <w:p w14:paraId="3D9B92E5"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Date and time of the rejection.</w:t>
            </w:r>
          </w:p>
        </w:tc>
        <w:tc>
          <w:tcPr>
            <w:tcW w:w="851" w:type="dxa"/>
          </w:tcPr>
          <w:p w14:paraId="145F375B" w14:textId="77777777" w:rsidR="00A22871" w:rsidRPr="00536948"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B175BA">
              <w:rPr>
                <w:rFonts w:ascii="Wingdings" w:hAnsi="Wingdings" w:cs="Wingdings"/>
                <w:sz w:val="20"/>
              </w:rPr>
              <w:t></w:t>
            </w:r>
            <w:r>
              <w:rPr>
                <w:sz w:val="20"/>
              </w:rPr>
              <w:t>N/A</w:t>
            </w:r>
          </w:p>
          <w:p w14:paraId="23DB6192" w14:textId="77777777" w:rsidR="00A22871" w:rsidRPr="00B175BA" w:rsidRDefault="00A22871" w:rsidP="002F254C">
            <w:pPr>
              <w:jc w:val="left"/>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B175BA">
              <w:rPr>
                <w:rFonts w:ascii="Wingdings" w:hAnsi="Wingdings" w:cs="Wingdings"/>
                <w:sz w:val="20"/>
              </w:rPr>
              <w:t></w:t>
            </w:r>
            <w:r>
              <w:rPr>
                <w:rFonts w:cs="Wingdings"/>
                <w:sz w:val="20"/>
              </w:rPr>
              <w:t>M</w:t>
            </w:r>
          </w:p>
        </w:tc>
        <w:tc>
          <w:tcPr>
            <w:tcW w:w="1559" w:type="dxa"/>
          </w:tcPr>
          <w:p w14:paraId="323AEAC4"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c>
          <w:tcPr>
            <w:tcW w:w="1768" w:type="dxa"/>
          </w:tcPr>
          <w:p w14:paraId="194D3B0B"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r>
      <w:tr w:rsidR="00A22871" w:rsidRPr="00D267CA" w14:paraId="16E21AF1" w14:textId="77777777" w:rsidTr="00862B60">
        <w:tc>
          <w:tcPr>
            <w:cnfStyle w:val="001000000000" w:firstRow="0" w:lastRow="0" w:firstColumn="1" w:lastColumn="0" w:oddVBand="0" w:evenVBand="0" w:oddHBand="0" w:evenHBand="0" w:firstRowFirstColumn="0" w:firstRowLastColumn="0" w:lastRowFirstColumn="0" w:lastRowLastColumn="0"/>
            <w:tcW w:w="1271" w:type="dxa"/>
          </w:tcPr>
          <w:p w14:paraId="7C440782" w14:textId="57F302CD" w:rsidR="00A22871" w:rsidRDefault="00862B60" w:rsidP="002F254C">
            <w:pPr>
              <w:jc w:val="left"/>
              <w:rPr>
                <w:b w:val="0"/>
                <w:sz w:val="20"/>
              </w:rPr>
            </w:pPr>
            <w:r>
              <w:rPr>
                <w:b w:val="0"/>
                <w:sz w:val="20"/>
              </w:rPr>
              <w:t>d</w:t>
            </w:r>
            <w:r w:rsidR="00A22871">
              <w:rPr>
                <w:b w:val="0"/>
                <w:sz w:val="20"/>
              </w:rPr>
              <w:t>ebitParty</w:t>
            </w:r>
          </w:p>
        </w:tc>
        <w:tc>
          <w:tcPr>
            <w:tcW w:w="1276" w:type="dxa"/>
          </w:tcPr>
          <w:p w14:paraId="58E0FAD0"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Reference Array</w:t>
            </w:r>
          </w:p>
        </w:tc>
        <w:tc>
          <w:tcPr>
            <w:tcW w:w="2126" w:type="dxa"/>
          </w:tcPr>
          <w:p w14:paraId="4A02EFAE"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The debit party identifiers for the transaction as specific in the batch request.</w:t>
            </w:r>
          </w:p>
        </w:tc>
        <w:tc>
          <w:tcPr>
            <w:tcW w:w="851" w:type="dxa"/>
          </w:tcPr>
          <w:p w14:paraId="6DB1B230" w14:textId="77777777" w:rsidR="00A22871" w:rsidRPr="00536948"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B175BA">
              <w:rPr>
                <w:rFonts w:ascii="Wingdings" w:hAnsi="Wingdings" w:cs="Wingdings"/>
                <w:sz w:val="20"/>
              </w:rPr>
              <w:t></w:t>
            </w:r>
            <w:r>
              <w:rPr>
                <w:sz w:val="20"/>
              </w:rPr>
              <w:t>N/A</w:t>
            </w:r>
          </w:p>
          <w:p w14:paraId="550DBC52" w14:textId="77777777" w:rsidR="00A22871" w:rsidRPr="00B175BA" w:rsidRDefault="00A22871" w:rsidP="002F254C">
            <w:pPr>
              <w:jc w:val="left"/>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175BA">
              <w:rPr>
                <w:rFonts w:ascii="Wingdings" w:hAnsi="Wingdings" w:cs="Wingdings"/>
                <w:sz w:val="20"/>
              </w:rPr>
              <w:t></w:t>
            </w:r>
            <w:r>
              <w:rPr>
                <w:rFonts w:cs="Wingdings"/>
                <w:sz w:val="20"/>
              </w:rPr>
              <w:t>M</w:t>
            </w:r>
          </w:p>
        </w:tc>
        <w:tc>
          <w:tcPr>
            <w:tcW w:w="1559" w:type="dxa"/>
          </w:tcPr>
          <w:p w14:paraId="0AFE6A63" w14:textId="026BADE1" w:rsidR="00A22871" w:rsidRPr="00D267CA" w:rsidRDefault="00901346" w:rsidP="002F254C">
            <w:pPr>
              <w:jc w:val="left"/>
              <w:cnfStyle w:val="000000000000" w:firstRow="0" w:lastRow="0" w:firstColumn="0" w:lastColumn="0" w:oddVBand="0" w:evenVBand="0" w:oddHBand="0" w:evenHBand="0" w:firstRowFirstColumn="0" w:firstRowLastColumn="0" w:lastRowFirstColumn="0" w:lastRowLastColumn="0"/>
              <w:rPr>
                <w:sz w:val="20"/>
              </w:rPr>
            </w:pPr>
            <w:hyperlink w:anchor="_Account_Identifiers_Object" w:history="1">
              <w:r w:rsidR="00F013EB" w:rsidRPr="00FF7E95">
                <w:rPr>
                  <w:rStyle w:val="Hyperlink"/>
                  <w:sz w:val="20"/>
                  <w:szCs w:val="20"/>
                </w:rPr>
                <w:t>Account Identifiers</w:t>
              </w:r>
            </w:hyperlink>
          </w:p>
        </w:tc>
        <w:tc>
          <w:tcPr>
            <w:tcW w:w="1768" w:type="dxa"/>
          </w:tcPr>
          <w:p w14:paraId="5D440E36"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r>
      <w:tr w:rsidR="00A22871" w:rsidRPr="00D267CA" w14:paraId="51E8D359" w14:textId="77777777" w:rsidTr="00862B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B30438C" w14:textId="5F1EE957" w:rsidR="00A22871" w:rsidRDefault="00862B60" w:rsidP="002F254C">
            <w:pPr>
              <w:jc w:val="left"/>
              <w:rPr>
                <w:b w:val="0"/>
                <w:sz w:val="20"/>
              </w:rPr>
            </w:pPr>
            <w:r>
              <w:rPr>
                <w:b w:val="0"/>
                <w:sz w:val="20"/>
              </w:rPr>
              <w:t>c</w:t>
            </w:r>
            <w:r w:rsidR="00A22871">
              <w:rPr>
                <w:b w:val="0"/>
                <w:sz w:val="20"/>
              </w:rPr>
              <w:t>reditParty</w:t>
            </w:r>
          </w:p>
        </w:tc>
        <w:tc>
          <w:tcPr>
            <w:tcW w:w="1276" w:type="dxa"/>
          </w:tcPr>
          <w:p w14:paraId="059C5450"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Reference Array</w:t>
            </w:r>
          </w:p>
        </w:tc>
        <w:tc>
          <w:tcPr>
            <w:tcW w:w="2126" w:type="dxa"/>
          </w:tcPr>
          <w:p w14:paraId="595B3DAE"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The credit party identifiers for the transaction as specific in the batch request.</w:t>
            </w:r>
          </w:p>
        </w:tc>
        <w:tc>
          <w:tcPr>
            <w:tcW w:w="851" w:type="dxa"/>
          </w:tcPr>
          <w:p w14:paraId="1C5A1408" w14:textId="77777777" w:rsidR="00A22871" w:rsidRPr="00536948"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B175BA">
              <w:rPr>
                <w:rFonts w:ascii="Wingdings" w:hAnsi="Wingdings" w:cs="Wingdings"/>
                <w:sz w:val="20"/>
              </w:rPr>
              <w:t></w:t>
            </w:r>
            <w:r>
              <w:rPr>
                <w:sz w:val="20"/>
              </w:rPr>
              <w:t>N/A</w:t>
            </w:r>
          </w:p>
          <w:p w14:paraId="46BF25E3" w14:textId="77777777" w:rsidR="00A22871" w:rsidRPr="00B175BA" w:rsidRDefault="00A22871" w:rsidP="002F254C">
            <w:pPr>
              <w:jc w:val="left"/>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B175BA">
              <w:rPr>
                <w:rFonts w:ascii="Wingdings" w:hAnsi="Wingdings" w:cs="Wingdings"/>
                <w:sz w:val="20"/>
              </w:rPr>
              <w:t></w:t>
            </w:r>
            <w:r>
              <w:rPr>
                <w:rFonts w:cs="Wingdings"/>
                <w:sz w:val="20"/>
              </w:rPr>
              <w:t>M</w:t>
            </w:r>
          </w:p>
        </w:tc>
        <w:tc>
          <w:tcPr>
            <w:tcW w:w="1559" w:type="dxa"/>
          </w:tcPr>
          <w:p w14:paraId="2E1D4B09" w14:textId="77FA4928" w:rsidR="00A22871" w:rsidRPr="00D267CA" w:rsidRDefault="00901346" w:rsidP="002F254C">
            <w:pPr>
              <w:jc w:val="left"/>
              <w:cnfStyle w:val="000000100000" w:firstRow="0" w:lastRow="0" w:firstColumn="0" w:lastColumn="0" w:oddVBand="0" w:evenVBand="0" w:oddHBand="1" w:evenHBand="0" w:firstRowFirstColumn="0" w:firstRowLastColumn="0" w:lastRowFirstColumn="0" w:lastRowLastColumn="0"/>
              <w:rPr>
                <w:sz w:val="20"/>
              </w:rPr>
            </w:pPr>
            <w:hyperlink w:anchor="_Account_Identifiers_Object" w:history="1">
              <w:r w:rsidR="00F013EB" w:rsidRPr="00FF7E95">
                <w:rPr>
                  <w:rStyle w:val="Hyperlink"/>
                  <w:sz w:val="20"/>
                  <w:szCs w:val="20"/>
                </w:rPr>
                <w:t>Account Identifiers</w:t>
              </w:r>
            </w:hyperlink>
          </w:p>
        </w:tc>
        <w:tc>
          <w:tcPr>
            <w:tcW w:w="1768" w:type="dxa"/>
          </w:tcPr>
          <w:p w14:paraId="34D45C61"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r>
      <w:tr w:rsidR="00A22871" w:rsidRPr="00D267CA" w14:paraId="2ACE1B50" w14:textId="77777777" w:rsidTr="00862B60">
        <w:tc>
          <w:tcPr>
            <w:cnfStyle w:val="001000000000" w:firstRow="0" w:lastRow="0" w:firstColumn="1" w:lastColumn="0" w:oddVBand="0" w:evenVBand="0" w:oddHBand="0" w:evenHBand="0" w:firstRowFirstColumn="0" w:firstRowLastColumn="0" w:lastRowFirstColumn="0" w:lastRowLastColumn="0"/>
            <w:tcW w:w="1271" w:type="dxa"/>
          </w:tcPr>
          <w:p w14:paraId="6C00DC90" w14:textId="4E3E1D06" w:rsidR="00A22871" w:rsidRPr="00862B60" w:rsidRDefault="00862B60" w:rsidP="00A22871">
            <w:pPr>
              <w:rPr>
                <w:b w:val="0"/>
                <w:sz w:val="20"/>
              </w:rPr>
            </w:pPr>
            <w:r>
              <w:rPr>
                <w:b w:val="0"/>
                <w:sz w:val="20"/>
              </w:rPr>
              <w:t>r</w:t>
            </w:r>
            <w:r w:rsidR="00A22871" w:rsidRPr="00862B60">
              <w:rPr>
                <w:b w:val="0"/>
                <w:sz w:val="20"/>
              </w:rPr>
              <w:t>ejectionReason</w:t>
            </w:r>
          </w:p>
        </w:tc>
        <w:tc>
          <w:tcPr>
            <w:tcW w:w="1276" w:type="dxa"/>
          </w:tcPr>
          <w:p w14:paraId="781A7B57"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2126" w:type="dxa"/>
          </w:tcPr>
          <w:p w14:paraId="2AFAC2B3"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The reason for the transaction request as indicated by the API provider.</w:t>
            </w:r>
          </w:p>
        </w:tc>
        <w:tc>
          <w:tcPr>
            <w:tcW w:w="851" w:type="dxa"/>
          </w:tcPr>
          <w:p w14:paraId="710C1DDF" w14:textId="77777777" w:rsidR="00A22871" w:rsidRPr="00536948"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B175BA">
              <w:rPr>
                <w:rFonts w:ascii="Wingdings" w:hAnsi="Wingdings" w:cs="Wingdings"/>
                <w:sz w:val="20"/>
              </w:rPr>
              <w:t></w:t>
            </w:r>
            <w:r>
              <w:rPr>
                <w:sz w:val="20"/>
              </w:rPr>
              <w:t>N/A</w:t>
            </w:r>
          </w:p>
          <w:p w14:paraId="78E2F3D6" w14:textId="77777777" w:rsidR="00A22871" w:rsidRPr="00B175BA" w:rsidRDefault="00A22871" w:rsidP="00A22871">
            <w:pPr>
              <w:jc w:val="center"/>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175BA">
              <w:rPr>
                <w:rFonts w:ascii="Wingdings" w:hAnsi="Wingdings" w:cs="Wingdings"/>
                <w:sz w:val="20"/>
              </w:rPr>
              <w:t></w:t>
            </w:r>
            <w:r>
              <w:rPr>
                <w:rFonts w:cs="Wingdings"/>
                <w:sz w:val="20"/>
              </w:rPr>
              <w:t>M</w:t>
            </w:r>
          </w:p>
        </w:tc>
        <w:tc>
          <w:tcPr>
            <w:tcW w:w="1559" w:type="dxa"/>
          </w:tcPr>
          <w:p w14:paraId="35B15473"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c>
          <w:tcPr>
            <w:tcW w:w="1768" w:type="dxa"/>
          </w:tcPr>
          <w:p w14:paraId="6F01956B"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r>
      <w:tr w:rsidR="00A22871" w:rsidRPr="00D267CA" w14:paraId="1170C60D" w14:textId="77777777" w:rsidTr="00862B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FFAA634" w14:textId="5148A5FD" w:rsidR="00A22871" w:rsidRPr="00862B60" w:rsidRDefault="00862B60" w:rsidP="00A22871">
            <w:pPr>
              <w:rPr>
                <w:b w:val="0"/>
                <w:sz w:val="20"/>
              </w:rPr>
            </w:pPr>
            <w:r>
              <w:rPr>
                <w:b w:val="0"/>
                <w:sz w:val="20"/>
              </w:rPr>
              <w:t>r</w:t>
            </w:r>
            <w:r w:rsidR="00A22871" w:rsidRPr="00862B60">
              <w:rPr>
                <w:b w:val="0"/>
                <w:sz w:val="20"/>
              </w:rPr>
              <w:t>equestingOrganisationTransactionReference</w:t>
            </w:r>
          </w:p>
        </w:tc>
        <w:tc>
          <w:tcPr>
            <w:tcW w:w="1276" w:type="dxa"/>
          </w:tcPr>
          <w:p w14:paraId="0DC6E013"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2126" w:type="dxa"/>
          </w:tcPr>
          <w:p w14:paraId="218F01CF"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A reference provider by the requesting organisation that is to be associated with the transactions</w:t>
            </w:r>
          </w:p>
        </w:tc>
        <w:tc>
          <w:tcPr>
            <w:tcW w:w="851" w:type="dxa"/>
          </w:tcPr>
          <w:p w14:paraId="064531ED" w14:textId="77777777" w:rsidR="00A22871" w:rsidRPr="00536948"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B175BA">
              <w:rPr>
                <w:rFonts w:ascii="Wingdings" w:hAnsi="Wingdings" w:cs="Wingdings"/>
                <w:sz w:val="20"/>
              </w:rPr>
              <w:t></w:t>
            </w:r>
            <w:r>
              <w:rPr>
                <w:sz w:val="20"/>
              </w:rPr>
              <w:t>N/A</w:t>
            </w:r>
          </w:p>
          <w:p w14:paraId="27990EC4" w14:textId="77777777" w:rsidR="00A22871" w:rsidRPr="00B175BA" w:rsidRDefault="00A22871" w:rsidP="00A22871">
            <w:pPr>
              <w:jc w:val="center"/>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B175BA">
              <w:rPr>
                <w:rFonts w:ascii="Wingdings" w:hAnsi="Wingdings" w:cs="Wingdings"/>
                <w:sz w:val="20"/>
              </w:rPr>
              <w:t></w:t>
            </w:r>
            <w:r>
              <w:rPr>
                <w:rFonts w:cs="Wingdings"/>
                <w:sz w:val="20"/>
              </w:rPr>
              <w:t>O</w:t>
            </w:r>
          </w:p>
        </w:tc>
        <w:tc>
          <w:tcPr>
            <w:tcW w:w="1559" w:type="dxa"/>
          </w:tcPr>
          <w:p w14:paraId="35D83B7D"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c>
          <w:tcPr>
            <w:tcW w:w="1768" w:type="dxa"/>
          </w:tcPr>
          <w:p w14:paraId="436EEC6C"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r>
    </w:tbl>
    <w:p w14:paraId="2E6A99E5" w14:textId="77777777" w:rsidR="00A22871" w:rsidRDefault="00A22871" w:rsidP="00A22871"/>
    <w:p w14:paraId="4A9EB05F" w14:textId="77777777" w:rsidR="00A22871" w:rsidRDefault="00A22871" w:rsidP="002F254C">
      <w:pPr>
        <w:pStyle w:val="Heading3"/>
      </w:pPr>
      <w:bookmarkStart w:id="1732" w:name="_Batch_Completions_API"/>
      <w:bookmarkStart w:id="1733" w:name="_Toc513209442"/>
      <w:bookmarkEnd w:id="1732"/>
      <w:r>
        <w:t>Batch Completions API</w:t>
      </w:r>
      <w:bookmarkEnd w:id="1733"/>
    </w:p>
    <w:p w14:paraId="44E0FF9B" w14:textId="77777777" w:rsidR="00A22871" w:rsidRDefault="00A22871" w:rsidP="002F254C">
      <w:pPr>
        <w:pStyle w:val="NormalParagraph"/>
      </w:pPr>
      <w:r>
        <w:t>This API lists all transactions that have successfully completed for a given batch. Only GET is supported. Format is ‘</w:t>
      </w:r>
      <w:r w:rsidRPr="00B65AD8">
        <w:rPr>
          <w:b/>
          <w:i/>
        </w:rPr>
        <w:t>batchtransactions/{Batch ID}/</w:t>
      </w:r>
      <w:r>
        <w:rPr>
          <w:b/>
          <w:i/>
        </w:rPr>
        <w:t>completions</w:t>
      </w:r>
      <w:r>
        <w:t>’.</w:t>
      </w:r>
    </w:p>
    <w:p w14:paraId="06BAC803" w14:textId="77777777" w:rsidR="00A22871" w:rsidRDefault="00A22871" w:rsidP="002F254C">
      <w:pPr>
        <w:pStyle w:val="NormalParagraph"/>
      </w:pPr>
      <w:r>
        <w:t>In order to filter the number of records returned, the following query strings can be used:</w:t>
      </w:r>
    </w:p>
    <w:tbl>
      <w:tblPr>
        <w:tblStyle w:val="TableGrid"/>
        <w:tblW w:w="0" w:type="auto"/>
        <w:tblLook w:val="04A0" w:firstRow="1" w:lastRow="0" w:firstColumn="1" w:lastColumn="0" w:noHBand="0" w:noVBand="1"/>
      </w:tblPr>
      <w:tblGrid>
        <w:gridCol w:w="1929"/>
        <w:gridCol w:w="1850"/>
        <w:gridCol w:w="1626"/>
        <w:gridCol w:w="3521"/>
      </w:tblGrid>
      <w:tr w:rsidR="00A22871" w:rsidRPr="00B40B18" w14:paraId="7A6C3921" w14:textId="77777777" w:rsidTr="00A22871">
        <w:tc>
          <w:tcPr>
            <w:tcW w:w="1929" w:type="dxa"/>
            <w:shd w:val="clear" w:color="auto" w:fill="EEECE1" w:themeFill="background2"/>
          </w:tcPr>
          <w:p w14:paraId="4697C161" w14:textId="77777777" w:rsidR="00A22871" w:rsidRPr="00B40B18" w:rsidRDefault="00A22871" w:rsidP="00A22871">
            <w:pPr>
              <w:rPr>
                <w:b/>
              </w:rPr>
            </w:pPr>
            <w:r>
              <w:rPr>
                <w:b/>
              </w:rPr>
              <w:t>Parameter</w:t>
            </w:r>
          </w:p>
        </w:tc>
        <w:tc>
          <w:tcPr>
            <w:tcW w:w="1850" w:type="dxa"/>
            <w:shd w:val="clear" w:color="auto" w:fill="EEECE1" w:themeFill="background2"/>
          </w:tcPr>
          <w:p w14:paraId="46E2791C" w14:textId="77777777" w:rsidR="00A22871" w:rsidRPr="00B40B18" w:rsidRDefault="00A22871" w:rsidP="00A22871">
            <w:pPr>
              <w:rPr>
                <w:b/>
              </w:rPr>
            </w:pPr>
            <w:r>
              <w:rPr>
                <w:b/>
              </w:rPr>
              <w:t>Type</w:t>
            </w:r>
          </w:p>
        </w:tc>
        <w:tc>
          <w:tcPr>
            <w:tcW w:w="1626" w:type="dxa"/>
            <w:shd w:val="clear" w:color="auto" w:fill="EEECE1" w:themeFill="background2"/>
          </w:tcPr>
          <w:p w14:paraId="794CFCF6" w14:textId="77777777" w:rsidR="00A22871" w:rsidRDefault="00A22871" w:rsidP="00A22871">
            <w:pPr>
              <w:rPr>
                <w:b/>
              </w:rPr>
            </w:pPr>
            <w:r>
              <w:rPr>
                <w:b/>
              </w:rPr>
              <w:t>Format</w:t>
            </w:r>
          </w:p>
        </w:tc>
        <w:tc>
          <w:tcPr>
            <w:tcW w:w="3521" w:type="dxa"/>
            <w:shd w:val="clear" w:color="auto" w:fill="EEECE1" w:themeFill="background2"/>
          </w:tcPr>
          <w:p w14:paraId="199168BF" w14:textId="77777777" w:rsidR="00A22871" w:rsidRPr="00B40B18" w:rsidRDefault="00A22871" w:rsidP="00A22871">
            <w:pPr>
              <w:rPr>
                <w:b/>
              </w:rPr>
            </w:pPr>
            <w:r>
              <w:rPr>
                <w:b/>
              </w:rPr>
              <w:t>Description</w:t>
            </w:r>
          </w:p>
        </w:tc>
      </w:tr>
      <w:tr w:rsidR="00A22871" w14:paraId="3E5B5636" w14:textId="77777777" w:rsidTr="00A22871">
        <w:tc>
          <w:tcPr>
            <w:tcW w:w="1929" w:type="dxa"/>
          </w:tcPr>
          <w:p w14:paraId="24D8ADB6" w14:textId="77777777" w:rsidR="00A22871" w:rsidRPr="002F254C" w:rsidRDefault="00A22871" w:rsidP="00A22871">
            <w:pPr>
              <w:rPr>
                <w:sz w:val="20"/>
              </w:rPr>
            </w:pPr>
            <w:r w:rsidRPr="002F254C">
              <w:rPr>
                <w:sz w:val="20"/>
              </w:rPr>
              <w:t>Limit</w:t>
            </w:r>
          </w:p>
        </w:tc>
        <w:tc>
          <w:tcPr>
            <w:tcW w:w="1850" w:type="dxa"/>
          </w:tcPr>
          <w:p w14:paraId="278CE95F" w14:textId="77777777" w:rsidR="00A22871" w:rsidRPr="002F254C" w:rsidRDefault="00A22871" w:rsidP="00A22871">
            <w:pPr>
              <w:rPr>
                <w:sz w:val="20"/>
              </w:rPr>
            </w:pPr>
            <w:r w:rsidRPr="002F254C">
              <w:rPr>
                <w:sz w:val="20"/>
              </w:rPr>
              <w:t>Integer</w:t>
            </w:r>
          </w:p>
        </w:tc>
        <w:tc>
          <w:tcPr>
            <w:tcW w:w="1626" w:type="dxa"/>
          </w:tcPr>
          <w:p w14:paraId="63E1BB93" w14:textId="77777777" w:rsidR="00A22871" w:rsidRPr="002F254C" w:rsidRDefault="00A22871" w:rsidP="00A22871">
            <w:pPr>
              <w:rPr>
                <w:sz w:val="20"/>
              </w:rPr>
            </w:pPr>
            <w:r w:rsidRPr="002F254C">
              <w:rPr>
                <w:sz w:val="20"/>
              </w:rPr>
              <w:t>N/a</w:t>
            </w:r>
          </w:p>
        </w:tc>
        <w:tc>
          <w:tcPr>
            <w:tcW w:w="3521" w:type="dxa"/>
          </w:tcPr>
          <w:p w14:paraId="65E5DCFA" w14:textId="77777777" w:rsidR="00A22871" w:rsidRPr="002F254C" w:rsidRDefault="00A22871" w:rsidP="00A22871">
            <w:pPr>
              <w:rPr>
                <w:sz w:val="20"/>
              </w:rPr>
            </w:pPr>
            <w:r w:rsidRPr="002F254C">
              <w:rPr>
                <w:sz w:val="20"/>
              </w:rPr>
              <w:t xml:space="preserve">Supports pagination. If this is not supplied, then the server will apply a limit of 50 records returned for each request. </w:t>
            </w:r>
          </w:p>
        </w:tc>
      </w:tr>
      <w:tr w:rsidR="00A22871" w14:paraId="2C74588F" w14:textId="77777777" w:rsidTr="00A22871">
        <w:tc>
          <w:tcPr>
            <w:tcW w:w="1929" w:type="dxa"/>
          </w:tcPr>
          <w:p w14:paraId="510724F7" w14:textId="77777777" w:rsidR="00A22871" w:rsidRPr="002F254C" w:rsidRDefault="00A22871" w:rsidP="00A22871">
            <w:pPr>
              <w:rPr>
                <w:sz w:val="20"/>
              </w:rPr>
            </w:pPr>
            <w:r w:rsidRPr="002F254C">
              <w:rPr>
                <w:sz w:val="20"/>
              </w:rPr>
              <w:t>Offset</w:t>
            </w:r>
          </w:p>
        </w:tc>
        <w:tc>
          <w:tcPr>
            <w:tcW w:w="1850" w:type="dxa"/>
          </w:tcPr>
          <w:p w14:paraId="1A21FF49" w14:textId="77777777" w:rsidR="00A22871" w:rsidRPr="002F254C" w:rsidRDefault="00A22871" w:rsidP="00A22871">
            <w:pPr>
              <w:rPr>
                <w:sz w:val="20"/>
              </w:rPr>
            </w:pPr>
            <w:r w:rsidRPr="002F254C">
              <w:rPr>
                <w:sz w:val="20"/>
              </w:rPr>
              <w:t>Integer</w:t>
            </w:r>
          </w:p>
        </w:tc>
        <w:tc>
          <w:tcPr>
            <w:tcW w:w="1626" w:type="dxa"/>
          </w:tcPr>
          <w:p w14:paraId="254B480C" w14:textId="77777777" w:rsidR="00A22871" w:rsidRPr="002F254C" w:rsidRDefault="00A22871" w:rsidP="00A22871">
            <w:pPr>
              <w:rPr>
                <w:sz w:val="20"/>
              </w:rPr>
            </w:pPr>
            <w:r w:rsidRPr="002F254C">
              <w:rPr>
                <w:sz w:val="20"/>
              </w:rPr>
              <w:t>N/A</w:t>
            </w:r>
          </w:p>
        </w:tc>
        <w:tc>
          <w:tcPr>
            <w:tcW w:w="3521" w:type="dxa"/>
          </w:tcPr>
          <w:p w14:paraId="5417B47F" w14:textId="77777777" w:rsidR="00A22871" w:rsidRPr="002F254C" w:rsidRDefault="00A22871" w:rsidP="00A22871">
            <w:pPr>
              <w:rPr>
                <w:sz w:val="20"/>
              </w:rPr>
            </w:pPr>
            <w:r w:rsidRPr="002F254C">
              <w:rPr>
                <w:sz w:val="20"/>
              </w:rPr>
              <w:t>Supports pagination. This value will indicate the cursor position from where to retrieve the set of records. For example, a limit of 50 and offset of 10 will return records 10 to 60.</w:t>
            </w:r>
          </w:p>
        </w:tc>
      </w:tr>
      <w:tr w:rsidR="00A22871" w14:paraId="156131C0" w14:textId="77777777" w:rsidTr="00A22871">
        <w:tc>
          <w:tcPr>
            <w:tcW w:w="1929" w:type="dxa"/>
          </w:tcPr>
          <w:p w14:paraId="0676396C" w14:textId="77777777" w:rsidR="00A22871" w:rsidRPr="002F254C" w:rsidRDefault="00A22871" w:rsidP="00A22871">
            <w:pPr>
              <w:rPr>
                <w:sz w:val="20"/>
              </w:rPr>
            </w:pPr>
            <w:r w:rsidRPr="002F254C">
              <w:rPr>
                <w:sz w:val="20"/>
              </w:rPr>
              <w:lastRenderedPageBreak/>
              <w:t>fromDateTime</w:t>
            </w:r>
          </w:p>
        </w:tc>
        <w:tc>
          <w:tcPr>
            <w:tcW w:w="1850" w:type="dxa"/>
          </w:tcPr>
          <w:p w14:paraId="0085A50D" w14:textId="77777777" w:rsidR="00A22871" w:rsidRPr="002F254C" w:rsidRDefault="00A22871" w:rsidP="00A22871">
            <w:pPr>
              <w:rPr>
                <w:sz w:val="20"/>
              </w:rPr>
            </w:pPr>
            <w:r w:rsidRPr="002F254C">
              <w:rPr>
                <w:sz w:val="20"/>
              </w:rPr>
              <w:t>String</w:t>
            </w:r>
          </w:p>
        </w:tc>
        <w:tc>
          <w:tcPr>
            <w:tcW w:w="1626" w:type="dxa"/>
          </w:tcPr>
          <w:p w14:paraId="22199BC5" w14:textId="77777777" w:rsidR="00A22871" w:rsidRPr="002F254C" w:rsidRDefault="00A22871" w:rsidP="00A22871">
            <w:pPr>
              <w:rPr>
                <w:sz w:val="20"/>
              </w:rPr>
            </w:pPr>
            <w:r w:rsidRPr="002F254C">
              <w:rPr>
                <w:sz w:val="20"/>
              </w:rPr>
              <w:t>DateTime</w:t>
            </w:r>
          </w:p>
        </w:tc>
        <w:tc>
          <w:tcPr>
            <w:tcW w:w="3521" w:type="dxa"/>
          </w:tcPr>
          <w:p w14:paraId="4B79A950" w14:textId="77777777" w:rsidR="00A22871" w:rsidRPr="002F254C" w:rsidRDefault="00A22871" w:rsidP="00A22871">
            <w:pPr>
              <w:rPr>
                <w:sz w:val="20"/>
              </w:rPr>
            </w:pPr>
            <w:r w:rsidRPr="002F254C">
              <w:rPr>
                <w:sz w:val="20"/>
              </w:rPr>
              <w:t>Indicates the minimum date for which records should be returned.</w:t>
            </w:r>
          </w:p>
        </w:tc>
      </w:tr>
      <w:tr w:rsidR="00A22871" w14:paraId="18EF385B" w14:textId="77777777" w:rsidTr="00A22871">
        <w:tc>
          <w:tcPr>
            <w:tcW w:w="1929" w:type="dxa"/>
          </w:tcPr>
          <w:p w14:paraId="4CBE6013" w14:textId="77777777" w:rsidR="00A22871" w:rsidRPr="002F254C" w:rsidRDefault="00A22871" w:rsidP="00A22871">
            <w:pPr>
              <w:rPr>
                <w:sz w:val="20"/>
              </w:rPr>
            </w:pPr>
            <w:r w:rsidRPr="002F254C">
              <w:rPr>
                <w:sz w:val="20"/>
              </w:rPr>
              <w:t>toDateTime</w:t>
            </w:r>
          </w:p>
        </w:tc>
        <w:tc>
          <w:tcPr>
            <w:tcW w:w="1850" w:type="dxa"/>
          </w:tcPr>
          <w:p w14:paraId="3E78A420" w14:textId="77777777" w:rsidR="00A22871" w:rsidRPr="002F254C" w:rsidRDefault="00A22871" w:rsidP="00A22871">
            <w:pPr>
              <w:rPr>
                <w:sz w:val="20"/>
              </w:rPr>
            </w:pPr>
            <w:r w:rsidRPr="002F254C">
              <w:rPr>
                <w:sz w:val="20"/>
              </w:rPr>
              <w:t>String</w:t>
            </w:r>
          </w:p>
        </w:tc>
        <w:tc>
          <w:tcPr>
            <w:tcW w:w="1626" w:type="dxa"/>
          </w:tcPr>
          <w:p w14:paraId="353D36B1" w14:textId="77777777" w:rsidR="00A22871" w:rsidRPr="002F254C" w:rsidRDefault="00A22871" w:rsidP="00A22871">
            <w:pPr>
              <w:rPr>
                <w:sz w:val="20"/>
              </w:rPr>
            </w:pPr>
            <w:r w:rsidRPr="002F254C">
              <w:rPr>
                <w:sz w:val="20"/>
              </w:rPr>
              <w:t>DateTime</w:t>
            </w:r>
          </w:p>
        </w:tc>
        <w:tc>
          <w:tcPr>
            <w:tcW w:w="3521" w:type="dxa"/>
          </w:tcPr>
          <w:p w14:paraId="086800B1" w14:textId="77777777" w:rsidR="00A22871" w:rsidRPr="002F254C" w:rsidRDefault="00A22871" w:rsidP="00A22871">
            <w:pPr>
              <w:rPr>
                <w:sz w:val="20"/>
              </w:rPr>
            </w:pPr>
            <w:r w:rsidRPr="002F254C">
              <w:rPr>
                <w:sz w:val="20"/>
              </w:rPr>
              <w:t>Indicates the maximum date for which records should be returned.</w:t>
            </w:r>
          </w:p>
        </w:tc>
      </w:tr>
    </w:tbl>
    <w:p w14:paraId="2C51BB6C" w14:textId="77777777" w:rsidR="00A22871" w:rsidRDefault="00A22871" w:rsidP="00A22871"/>
    <w:p w14:paraId="568FF932" w14:textId="5DD28E39" w:rsidR="00A22871" w:rsidRDefault="00A22871" w:rsidP="002F254C">
      <w:pPr>
        <w:pStyle w:val="NOTE"/>
      </w:pPr>
      <w:r>
        <w:t>Note</w:t>
      </w:r>
      <w:r w:rsidR="005C06D6">
        <w:t>:</w:t>
      </w:r>
      <w:r w:rsidR="005C06D6">
        <w:tab/>
        <w:t>T</w:t>
      </w:r>
      <w:r>
        <w:t xml:space="preserve">hat </w:t>
      </w:r>
      <w:r w:rsidR="005C06D6">
        <w:t>HTTP</w:t>
      </w:r>
      <w:r>
        <w:t>response metadata is returned with each response that is paginated indicating the total number of records available and total number of records returned.</w:t>
      </w:r>
    </w:p>
    <w:p w14:paraId="6C57E0A2" w14:textId="77777777" w:rsidR="00A22871" w:rsidRPr="00A27DC9" w:rsidRDefault="00A22871" w:rsidP="00A22871">
      <w:pPr>
        <w:ind w:left="360"/>
      </w:pPr>
    </w:p>
    <w:tbl>
      <w:tblPr>
        <w:tblStyle w:val="PlainTable21"/>
        <w:tblW w:w="9011"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ayout w:type="fixed"/>
        <w:tblLook w:val="04A0" w:firstRow="1" w:lastRow="0" w:firstColumn="1" w:lastColumn="0" w:noHBand="0" w:noVBand="1"/>
      </w:tblPr>
      <w:tblGrid>
        <w:gridCol w:w="2195"/>
        <w:gridCol w:w="1139"/>
        <w:gridCol w:w="1490"/>
        <w:gridCol w:w="746"/>
        <w:gridCol w:w="1184"/>
        <w:gridCol w:w="2257"/>
      </w:tblGrid>
      <w:tr w:rsidR="00A22871" w:rsidRPr="00D267CA" w14:paraId="0DED9F04" w14:textId="77777777" w:rsidTr="00862B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1" w:type="dxa"/>
            <w:gridSpan w:val="6"/>
            <w:shd w:val="clear" w:color="auto" w:fill="F2F2F2" w:themeFill="background1" w:themeFillShade="F2"/>
          </w:tcPr>
          <w:p w14:paraId="02518F28" w14:textId="77777777" w:rsidR="00A22871" w:rsidRPr="00D267CA" w:rsidRDefault="00A22871" w:rsidP="00A22871">
            <w:pPr>
              <w:jc w:val="center"/>
              <w:rPr>
                <w:sz w:val="20"/>
              </w:rPr>
            </w:pPr>
            <w:r>
              <w:rPr>
                <w:sz w:val="28"/>
              </w:rPr>
              <w:t xml:space="preserve">Batch Completion </w:t>
            </w:r>
            <w:r w:rsidRPr="005115BD">
              <w:rPr>
                <w:sz w:val="28"/>
              </w:rPr>
              <w:t>Object Properties</w:t>
            </w:r>
          </w:p>
        </w:tc>
      </w:tr>
      <w:tr w:rsidR="00A22871" w:rsidRPr="00195442" w14:paraId="05168701" w14:textId="77777777" w:rsidTr="00862B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Pr>
          <w:p w14:paraId="6FFA19BF" w14:textId="77777777" w:rsidR="00A22871" w:rsidRPr="00195442" w:rsidRDefault="00A22871" w:rsidP="00A22871">
            <w:pPr>
              <w:rPr>
                <w:sz w:val="20"/>
              </w:rPr>
            </w:pPr>
            <w:r w:rsidRPr="00195442">
              <w:rPr>
                <w:sz w:val="20"/>
              </w:rPr>
              <w:t>Name</w:t>
            </w:r>
          </w:p>
        </w:tc>
        <w:tc>
          <w:tcPr>
            <w:tcW w:w="1139" w:type="dxa"/>
          </w:tcPr>
          <w:p w14:paraId="68BA9531"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Type</w:t>
            </w:r>
          </w:p>
        </w:tc>
        <w:tc>
          <w:tcPr>
            <w:tcW w:w="1490" w:type="dxa"/>
          </w:tcPr>
          <w:p w14:paraId="58FA6CB7"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Pr>
                <w:b/>
                <w:sz w:val="20"/>
              </w:rPr>
              <w:t>Description</w:t>
            </w:r>
          </w:p>
        </w:tc>
        <w:tc>
          <w:tcPr>
            <w:tcW w:w="746" w:type="dxa"/>
          </w:tcPr>
          <w:p w14:paraId="1A29823F"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p>
        </w:tc>
        <w:tc>
          <w:tcPr>
            <w:tcW w:w="1184" w:type="dxa"/>
          </w:tcPr>
          <w:p w14:paraId="45767597"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Reference</w:t>
            </w:r>
          </w:p>
        </w:tc>
        <w:tc>
          <w:tcPr>
            <w:tcW w:w="2257" w:type="dxa"/>
          </w:tcPr>
          <w:p w14:paraId="6C89FF5D"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Validation</w:t>
            </w:r>
          </w:p>
        </w:tc>
      </w:tr>
      <w:tr w:rsidR="00A22871" w:rsidRPr="00D267CA" w14:paraId="7B37BACE" w14:textId="77777777" w:rsidTr="00862B60">
        <w:tc>
          <w:tcPr>
            <w:cnfStyle w:val="001000000000" w:firstRow="0" w:lastRow="0" w:firstColumn="1" w:lastColumn="0" w:oddVBand="0" w:evenVBand="0" w:oddHBand="0" w:evenHBand="0" w:firstRowFirstColumn="0" w:firstRowLastColumn="0" w:lastRowFirstColumn="0" w:lastRowLastColumn="0"/>
            <w:tcW w:w="2195" w:type="dxa"/>
          </w:tcPr>
          <w:p w14:paraId="4C45DA59" w14:textId="3B64BA17" w:rsidR="00A22871" w:rsidRDefault="00862B60" w:rsidP="002F254C">
            <w:pPr>
              <w:jc w:val="left"/>
              <w:rPr>
                <w:b w:val="0"/>
                <w:sz w:val="20"/>
              </w:rPr>
            </w:pPr>
            <w:r>
              <w:rPr>
                <w:b w:val="0"/>
                <w:sz w:val="20"/>
              </w:rPr>
              <w:t>t</w:t>
            </w:r>
            <w:r w:rsidR="00A22871">
              <w:rPr>
                <w:b w:val="0"/>
                <w:sz w:val="20"/>
              </w:rPr>
              <w:t>ransactionReference</w:t>
            </w:r>
          </w:p>
        </w:tc>
        <w:tc>
          <w:tcPr>
            <w:tcW w:w="1139" w:type="dxa"/>
          </w:tcPr>
          <w:p w14:paraId="2ED66FE2"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1490" w:type="dxa"/>
          </w:tcPr>
          <w:p w14:paraId="738F0BFD"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Transaction Reference as assigned by the API provider.</w:t>
            </w:r>
          </w:p>
        </w:tc>
        <w:tc>
          <w:tcPr>
            <w:tcW w:w="746" w:type="dxa"/>
          </w:tcPr>
          <w:p w14:paraId="51CBCF69" w14:textId="77777777" w:rsidR="00A22871" w:rsidRPr="00536948"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B175BA">
              <w:rPr>
                <w:rFonts w:ascii="Wingdings" w:hAnsi="Wingdings" w:cs="Wingdings"/>
                <w:sz w:val="20"/>
              </w:rPr>
              <w:t></w:t>
            </w:r>
            <w:r>
              <w:rPr>
                <w:sz w:val="20"/>
              </w:rPr>
              <w:t>N/A</w:t>
            </w:r>
          </w:p>
          <w:p w14:paraId="12E0DB92" w14:textId="77777777" w:rsidR="00A22871" w:rsidRPr="00B175BA" w:rsidRDefault="00A22871" w:rsidP="002F254C">
            <w:pPr>
              <w:jc w:val="left"/>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175BA">
              <w:rPr>
                <w:rFonts w:ascii="Wingdings" w:hAnsi="Wingdings" w:cs="Wingdings"/>
                <w:sz w:val="20"/>
              </w:rPr>
              <w:t></w:t>
            </w:r>
            <w:r>
              <w:rPr>
                <w:rFonts w:cs="Wingdings"/>
                <w:sz w:val="20"/>
              </w:rPr>
              <w:t>M</w:t>
            </w:r>
          </w:p>
        </w:tc>
        <w:tc>
          <w:tcPr>
            <w:tcW w:w="1184" w:type="dxa"/>
          </w:tcPr>
          <w:p w14:paraId="57541D25"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c>
          <w:tcPr>
            <w:tcW w:w="2257" w:type="dxa"/>
          </w:tcPr>
          <w:p w14:paraId="50EEFB9E"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r>
      <w:tr w:rsidR="00A22871" w:rsidRPr="00D267CA" w14:paraId="75473A7A" w14:textId="77777777" w:rsidTr="00862B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Pr>
          <w:p w14:paraId="24066BF2" w14:textId="0DB03C6E" w:rsidR="00A22871" w:rsidRDefault="00A22871" w:rsidP="002F254C">
            <w:pPr>
              <w:jc w:val="left"/>
              <w:rPr>
                <w:b w:val="0"/>
                <w:sz w:val="20"/>
              </w:rPr>
            </w:pPr>
            <w:del w:id="1734" w:author="Gareth Pateman [2]" w:date="2017-08-07T11:39:00Z">
              <w:r w:rsidDel="00AC05A1">
                <w:rPr>
                  <w:b w:val="0"/>
                  <w:sz w:val="20"/>
                </w:rPr>
                <w:delText>Date Completed</w:delText>
              </w:r>
            </w:del>
            <w:r w:rsidR="00862B60">
              <w:rPr>
                <w:b w:val="0"/>
                <w:sz w:val="20"/>
              </w:rPr>
              <w:t>c</w:t>
            </w:r>
            <w:ins w:id="1735" w:author="Gareth Pateman [2]" w:date="2017-08-07T11:39:00Z">
              <w:r w:rsidR="00AC05A1">
                <w:rPr>
                  <w:b w:val="0"/>
                  <w:sz w:val="20"/>
                </w:rPr>
                <w:t>ompletionDate</w:t>
              </w:r>
            </w:ins>
          </w:p>
        </w:tc>
        <w:tc>
          <w:tcPr>
            <w:tcW w:w="1139" w:type="dxa"/>
          </w:tcPr>
          <w:p w14:paraId="2567E72D"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Datetime</w:t>
            </w:r>
          </w:p>
        </w:tc>
        <w:tc>
          <w:tcPr>
            <w:tcW w:w="1490" w:type="dxa"/>
          </w:tcPr>
          <w:p w14:paraId="1E1C6F09"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Date and time indicating when the transaction was completed.</w:t>
            </w:r>
          </w:p>
        </w:tc>
        <w:tc>
          <w:tcPr>
            <w:tcW w:w="746" w:type="dxa"/>
          </w:tcPr>
          <w:p w14:paraId="43DC5CE6" w14:textId="77777777" w:rsidR="00A22871" w:rsidRPr="00536948"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B175BA">
              <w:rPr>
                <w:rFonts w:ascii="Wingdings" w:hAnsi="Wingdings" w:cs="Wingdings"/>
                <w:sz w:val="20"/>
              </w:rPr>
              <w:t></w:t>
            </w:r>
            <w:r>
              <w:rPr>
                <w:sz w:val="20"/>
              </w:rPr>
              <w:t>N/A</w:t>
            </w:r>
          </w:p>
          <w:p w14:paraId="77E4B8F8" w14:textId="77777777" w:rsidR="00A22871" w:rsidRPr="00B175BA" w:rsidRDefault="00A22871" w:rsidP="002F254C">
            <w:pPr>
              <w:jc w:val="left"/>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B175BA">
              <w:rPr>
                <w:rFonts w:ascii="Wingdings" w:hAnsi="Wingdings" w:cs="Wingdings"/>
                <w:sz w:val="20"/>
              </w:rPr>
              <w:t></w:t>
            </w:r>
            <w:r>
              <w:rPr>
                <w:rFonts w:cs="Wingdings"/>
                <w:sz w:val="20"/>
              </w:rPr>
              <w:t>M</w:t>
            </w:r>
          </w:p>
        </w:tc>
        <w:tc>
          <w:tcPr>
            <w:tcW w:w="1184" w:type="dxa"/>
          </w:tcPr>
          <w:p w14:paraId="1C9904FF"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c>
          <w:tcPr>
            <w:tcW w:w="2257" w:type="dxa"/>
          </w:tcPr>
          <w:p w14:paraId="35616AB4"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r>
      <w:tr w:rsidR="00A22871" w:rsidRPr="00D267CA" w14:paraId="27DC70DC" w14:textId="77777777" w:rsidTr="00862B60">
        <w:tc>
          <w:tcPr>
            <w:cnfStyle w:val="001000000000" w:firstRow="0" w:lastRow="0" w:firstColumn="1" w:lastColumn="0" w:oddVBand="0" w:evenVBand="0" w:oddHBand="0" w:evenHBand="0" w:firstRowFirstColumn="0" w:firstRowLastColumn="0" w:lastRowFirstColumn="0" w:lastRowLastColumn="0"/>
            <w:tcW w:w="2195" w:type="dxa"/>
          </w:tcPr>
          <w:p w14:paraId="489B5846" w14:textId="7E1001DF" w:rsidR="00A22871" w:rsidRDefault="00862B60" w:rsidP="002F254C">
            <w:pPr>
              <w:jc w:val="left"/>
              <w:rPr>
                <w:b w:val="0"/>
                <w:sz w:val="20"/>
              </w:rPr>
            </w:pPr>
            <w:r>
              <w:rPr>
                <w:b w:val="0"/>
                <w:sz w:val="20"/>
              </w:rPr>
              <w:t>l</w:t>
            </w:r>
            <w:r w:rsidR="00A22871">
              <w:rPr>
                <w:b w:val="0"/>
                <w:sz w:val="20"/>
              </w:rPr>
              <w:t>ink</w:t>
            </w:r>
          </w:p>
        </w:tc>
        <w:tc>
          <w:tcPr>
            <w:tcW w:w="1139" w:type="dxa"/>
          </w:tcPr>
          <w:p w14:paraId="0A965C4F"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1490" w:type="dxa"/>
          </w:tcPr>
          <w:p w14:paraId="4560053C"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rFonts w:cs="Arial"/>
                <w:sz w:val="20"/>
              </w:rPr>
              <w:t>Provides a URL to the transaction resource.</w:t>
            </w:r>
          </w:p>
        </w:tc>
        <w:tc>
          <w:tcPr>
            <w:tcW w:w="746" w:type="dxa"/>
          </w:tcPr>
          <w:p w14:paraId="0FB5B407" w14:textId="77777777" w:rsidR="00A22871" w:rsidRPr="00536948"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B175BA">
              <w:rPr>
                <w:rFonts w:ascii="Wingdings" w:hAnsi="Wingdings" w:cs="Wingdings"/>
                <w:sz w:val="20"/>
              </w:rPr>
              <w:t></w:t>
            </w:r>
            <w:r>
              <w:rPr>
                <w:sz w:val="20"/>
              </w:rPr>
              <w:t>N/A</w:t>
            </w:r>
          </w:p>
          <w:p w14:paraId="48C8333B" w14:textId="77777777" w:rsidR="00A22871" w:rsidRPr="00B175BA" w:rsidRDefault="00A22871" w:rsidP="002F254C">
            <w:pPr>
              <w:jc w:val="left"/>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175BA">
              <w:rPr>
                <w:rFonts w:ascii="Wingdings" w:hAnsi="Wingdings" w:cs="Wingdings"/>
                <w:sz w:val="20"/>
              </w:rPr>
              <w:t></w:t>
            </w:r>
            <w:r>
              <w:rPr>
                <w:rFonts w:cs="Wingdings"/>
                <w:sz w:val="20"/>
              </w:rPr>
              <w:t>M</w:t>
            </w:r>
          </w:p>
        </w:tc>
        <w:tc>
          <w:tcPr>
            <w:tcW w:w="1184" w:type="dxa"/>
          </w:tcPr>
          <w:p w14:paraId="43622B3C"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c>
          <w:tcPr>
            <w:tcW w:w="2257" w:type="dxa"/>
          </w:tcPr>
          <w:p w14:paraId="28217D9B"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r>
      <w:tr w:rsidR="00A22871" w:rsidRPr="00D267CA" w14:paraId="0A00527C" w14:textId="77777777" w:rsidTr="00862B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Pr>
          <w:p w14:paraId="4EE281AF" w14:textId="7A3D4201" w:rsidR="00A22871" w:rsidRDefault="00862B60" w:rsidP="002F254C">
            <w:pPr>
              <w:jc w:val="left"/>
              <w:rPr>
                <w:b w:val="0"/>
                <w:sz w:val="20"/>
              </w:rPr>
            </w:pPr>
            <w:r>
              <w:rPr>
                <w:b w:val="0"/>
                <w:sz w:val="20"/>
              </w:rPr>
              <w:t>d</w:t>
            </w:r>
            <w:r w:rsidR="00A22871">
              <w:rPr>
                <w:b w:val="0"/>
                <w:sz w:val="20"/>
              </w:rPr>
              <w:t>ebitParty</w:t>
            </w:r>
          </w:p>
        </w:tc>
        <w:tc>
          <w:tcPr>
            <w:tcW w:w="1139" w:type="dxa"/>
          </w:tcPr>
          <w:p w14:paraId="629607A4"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Reference Array</w:t>
            </w:r>
          </w:p>
        </w:tc>
        <w:tc>
          <w:tcPr>
            <w:tcW w:w="1490" w:type="dxa"/>
          </w:tcPr>
          <w:p w14:paraId="30AFFC17"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rFonts w:cs="Arial"/>
                <w:sz w:val="20"/>
              </w:rPr>
            </w:pPr>
            <w:r>
              <w:rPr>
                <w:sz w:val="20"/>
              </w:rPr>
              <w:t>The debit party identifiers for the transaction as specific in the batch request.</w:t>
            </w:r>
          </w:p>
        </w:tc>
        <w:tc>
          <w:tcPr>
            <w:tcW w:w="746" w:type="dxa"/>
          </w:tcPr>
          <w:p w14:paraId="6A66CC34" w14:textId="77777777" w:rsidR="00A22871" w:rsidRPr="00536948"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B175BA">
              <w:rPr>
                <w:rFonts w:ascii="Wingdings" w:hAnsi="Wingdings" w:cs="Wingdings"/>
                <w:sz w:val="20"/>
              </w:rPr>
              <w:t></w:t>
            </w:r>
            <w:r>
              <w:rPr>
                <w:sz w:val="20"/>
              </w:rPr>
              <w:t>N/A</w:t>
            </w:r>
          </w:p>
          <w:p w14:paraId="04B4DC88" w14:textId="77777777" w:rsidR="00A22871" w:rsidRPr="00B175BA" w:rsidRDefault="00A22871" w:rsidP="002F254C">
            <w:pPr>
              <w:jc w:val="left"/>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B175BA">
              <w:rPr>
                <w:rFonts w:ascii="Wingdings" w:hAnsi="Wingdings" w:cs="Wingdings"/>
                <w:sz w:val="20"/>
              </w:rPr>
              <w:t></w:t>
            </w:r>
            <w:r>
              <w:rPr>
                <w:rFonts w:cs="Wingdings"/>
                <w:sz w:val="20"/>
              </w:rPr>
              <w:t>M</w:t>
            </w:r>
          </w:p>
        </w:tc>
        <w:tc>
          <w:tcPr>
            <w:tcW w:w="1184" w:type="dxa"/>
          </w:tcPr>
          <w:p w14:paraId="297D07A1" w14:textId="71A70D47" w:rsidR="00A22871" w:rsidRPr="00D267CA" w:rsidRDefault="00901346" w:rsidP="002F254C">
            <w:pPr>
              <w:jc w:val="left"/>
              <w:cnfStyle w:val="000000100000" w:firstRow="0" w:lastRow="0" w:firstColumn="0" w:lastColumn="0" w:oddVBand="0" w:evenVBand="0" w:oddHBand="1" w:evenHBand="0" w:firstRowFirstColumn="0" w:firstRowLastColumn="0" w:lastRowFirstColumn="0" w:lastRowLastColumn="0"/>
              <w:rPr>
                <w:sz w:val="20"/>
              </w:rPr>
            </w:pPr>
            <w:hyperlink w:anchor="_Account_Identifiers_Object" w:history="1">
              <w:r w:rsidR="00F013EB" w:rsidRPr="00FF7E95">
                <w:rPr>
                  <w:rStyle w:val="Hyperlink"/>
                  <w:sz w:val="20"/>
                  <w:szCs w:val="20"/>
                </w:rPr>
                <w:t>Account Identifiers</w:t>
              </w:r>
            </w:hyperlink>
          </w:p>
        </w:tc>
        <w:tc>
          <w:tcPr>
            <w:tcW w:w="2257" w:type="dxa"/>
          </w:tcPr>
          <w:p w14:paraId="3C9A6422"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r>
      <w:tr w:rsidR="00A22871" w:rsidRPr="00D267CA" w14:paraId="236D7485" w14:textId="77777777" w:rsidTr="00862B60">
        <w:tc>
          <w:tcPr>
            <w:cnfStyle w:val="001000000000" w:firstRow="0" w:lastRow="0" w:firstColumn="1" w:lastColumn="0" w:oddVBand="0" w:evenVBand="0" w:oddHBand="0" w:evenHBand="0" w:firstRowFirstColumn="0" w:firstRowLastColumn="0" w:lastRowFirstColumn="0" w:lastRowLastColumn="0"/>
            <w:tcW w:w="2195" w:type="dxa"/>
          </w:tcPr>
          <w:p w14:paraId="49690243" w14:textId="77947619" w:rsidR="00A22871" w:rsidRDefault="00862B60" w:rsidP="002F254C">
            <w:pPr>
              <w:jc w:val="left"/>
              <w:rPr>
                <w:b w:val="0"/>
                <w:sz w:val="20"/>
              </w:rPr>
            </w:pPr>
            <w:r>
              <w:rPr>
                <w:b w:val="0"/>
                <w:sz w:val="20"/>
              </w:rPr>
              <w:t>c</w:t>
            </w:r>
            <w:r w:rsidR="00A22871">
              <w:rPr>
                <w:b w:val="0"/>
                <w:sz w:val="20"/>
              </w:rPr>
              <w:t>reditParty</w:t>
            </w:r>
          </w:p>
        </w:tc>
        <w:tc>
          <w:tcPr>
            <w:tcW w:w="1139" w:type="dxa"/>
          </w:tcPr>
          <w:p w14:paraId="5C88AC6A"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Reference Array</w:t>
            </w:r>
          </w:p>
        </w:tc>
        <w:tc>
          <w:tcPr>
            <w:tcW w:w="1490" w:type="dxa"/>
          </w:tcPr>
          <w:p w14:paraId="024B43D1"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The credit party identifiers for the transaction as specific in the batch request.</w:t>
            </w:r>
          </w:p>
        </w:tc>
        <w:tc>
          <w:tcPr>
            <w:tcW w:w="746" w:type="dxa"/>
          </w:tcPr>
          <w:p w14:paraId="1C754C38" w14:textId="77777777" w:rsidR="00A22871" w:rsidRPr="00536948"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B175BA">
              <w:rPr>
                <w:rFonts w:ascii="Wingdings" w:hAnsi="Wingdings" w:cs="Wingdings"/>
                <w:sz w:val="20"/>
              </w:rPr>
              <w:t></w:t>
            </w:r>
            <w:r>
              <w:rPr>
                <w:sz w:val="20"/>
              </w:rPr>
              <w:t>N/A</w:t>
            </w:r>
          </w:p>
          <w:p w14:paraId="5AF9C906" w14:textId="77777777" w:rsidR="00A22871" w:rsidRPr="00B175BA" w:rsidRDefault="00A22871" w:rsidP="002F254C">
            <w:pPr>
              <w:jc w:val="left"/>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175BA">
              <w:rPr>
                <w:rFonts w:ascii="Wingdings" w:hAnsi="Wingdings" w:cs="Wingdings"/>
                <w:sz w:val="20"/>
              </w:rPr>
              <w:t></w:t>
            </w:r>
            <w:r>
              <w:rPr>
                <w:rFonts w:cs="Wingdings"/>
                <w:sz w:val="20"/>
              </w:rPr>
              <w:t>M</w:t>
            </w:r>
          </w:p>
        </w:tc>
        <w:tc>
          <w:tcPr>
            <w:tcW w:w="1184" w:type="dxa"/>
          </w:tcPr>
          <w:p w14:paraId="3BA1E35E" w14:textId="30B53E33" w:rsidR="00A22871" w:rsidRPr="00D267CA" w:rsidRDefault="00901346" w:rsidP="002F254C">
            <w:pPr>
              <w:jc w:val="left"/>
              <w:cnfStyle w:val="000000000000" w:firstRow="0" w:lastRow="0" w:firstColumn="0" w:lastColumn="0" w:oddVBand="0" w:evenVBand="0" w:oddHBand="0" w:evenHBand="0" w:firstRowFirstColumn="0" w:firstRowLastColumn="0" w:lastRowFirstColumn="0" w:lastRowLastColumn="0"/>
              <w:rPr>
                <w:sz w:val="20"/>
              </w:rPr>
            </w:pPr>
            <w:hyperlink w:anchor="_Account_Identifiers_Object" w:history="1">
              <w:r w:rsidR="00F013EB" w:rsidRPr="00FF7E95">
                <w:rPr>
                  <w:rStyle w:val="Hyperlink"/>
                  <w:sz w:val="20"/>
                  <w:szCs w:val="20"/>
                </w:rPr>
                <w:t>Account Identifiers</w:t>
              </w:r>
            </w:hyperlink>
          </w:p>
        </w:tc>
        <w:tc>
          <w:tcPr>
            <w:tcW w:w="2257" w:type="dxa"/>
          </w:tcPr>
          <w:p w14:paraId="4C9C4E1C"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r>
      <w:tr w:rsidR="00862B60" w14:paraId="556253AD" w14:textId="77777777" w:rsidTr="00862B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Pr>
          <w:p w14:paraId="391BDED2" w14:textId="38202817" w:rsidR="00862B60" w:rsidRPr="00B65AD8" w:rsidRDefault="00862B60" w:rsidP="002F254C">
            <w:pPr>
              <w:jc w:val="left"/>
              <w:rPr>
                <w:b w:val="0"/>
                <w:sz w:val="20"/>
              </w:rPr>
            </w:pPr>
            <w:r>
              <w:rPr>
                <w:b w:val="0"/>
                <w:sz w:val="20"/>
              </w:rPr>
              <w:t>r</w:t>
            </w:r>
            <w:r w:rsidRPr="00B65AD8">
              <w:rPr>
                <w:b w:val="0"/>
                <w:sz w:val="20"/>
              </w:rPr>
              <w:t>equestingOrganisationTransactionReference</w:t>
            </w:r>
          </w:p>
        </w:tc>
        <w:tc>
          <w:tcPr>
            <w:tcW w:w="1139" w:type="dxa"/>
          </w:tcPr>
          <w:p w14:paraId="7D3FE338" w14:textId="77777777" w:rsidR="00862B60" w:rsidRDefault="00862B60"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1490" w:type="dxa"/>
          </w:tcPr>
          <w:p w14:paraId="16FCDFBF" w14:textId="77777777" w:rsidR="00862B60" w:rsidRDefault="00862B60"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A reference provider by the requesting organisation that is to be associated with the transactions</w:t>
            </w:r>
          </w:p>
        </w:tc>
        <w:tc>
          <w:tcPr>
            <w:tcW w:w="746" w:type="dxa"/>
          </w:tcPr>
          <w:p w14:paraId="190012D3" w14:textId="77777777" w:rsidR="00862B60" w:rsidRDefault="00862B60" w:rsidP="002F254C">
            <w:pPr>
              <w:jc w:val="left"/>
              <w:cnfStyle w:val="000000100000" w:firstRow="0" w:lastRow="0" w:firstColumn="0" w:lastColumn="0" w:oddVBand="0" w:evenVBand="0" w:oddHBand="1" w:evenHBand="0" w:firstRowFirstColumn="0" w:firstRowLastColumn="0" w:lastRowFirstColumn="0" w:lastRowLastColumn="0"/>
              <w:rPr>
                <w:sz w:val="20"/>
              </w:rPr>
            </w:pPr>
            <w:r w:rsidRPr="00B175BA">
              <w:rPr>
                <w:rFonts w:ascii="Wingdings" w:hAnsi="Wingdings" w:cs="Wingdings"/>
                <w:sz w:val="20"/>
              </w:rPr>
              <w:t></w:t>
            </w:r>
            <w:r>
              <w:rPr>
                <w:sz w:val="20"/>
              </w:rPr>
              <w:t>N/A</w:t>
            </w:r>
          </w:p>
          <w:p w14:paraId="0DA4FA09" w14:textId="089E4226" w:rsidR="00862B60" w:rsidRPr="00536948" w:rsidRDefault="00862B60" w:rsidP="002F254C">
            <w:pPr>
              <w:jc w:val="left"/>
              <w:cnfStyle w:val="000000100000" w:firstRow="0" w:lastRow="0" w:firstColumn="0" w:lastColumn="0" w:oddVBand="0" w:evenVBand="0" w:oddHBand="1" w:evenHBand="0" w:firstRowFirstColumn="0" w:firstRowLastColumn="0" w:lastRowFirstColumn="0" w:lastRowLastColumn="0"/>
              <w:rPr>
                <w:sz w:val="20"/>
              </w:rPr>
            </w:pPr>
            <w:r w:rsidRPr="00862B60">
              <w:rPr>
                <w:sz w:val="20"/>
              </w:rPr>
              <w:sym w:font="Wingdings" w:char="F0DF"/>
            </w:r>
            <w:r>
              <w:rPr>
                <w:sz w:val="20"/>
              </w:rPr>
              <w:t>O</w:t>
            </w:r>
          </w:p>
        </w:tc>
        <w:tc>
          <w:tcPr>
            <w:tcW w:w="1184" w:type="dxa"/>
          </w:tcPr>
          <w:p w14:paraId="3951538B" w14:textId="3A5C71CA" w:rsidR="00862B60" w:rsidRPr="00B175BA" w:rsidRDefault="00862B60" w:rsidP="002F254C">
            <w:pPr>
              <w:jc w:val="left"/>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p>
        </w:tc>
        <w:tc>
          <w:tcPr>
            <w:tcW w:w="2257" w:type="dxa"/>
          </w:tcPr>
          <w:p w14:paraId="6F1A0C9A" w14:textId="77777777" w:rsidR="00862B60" w:rsidRDefault="00862B60" w:rsidP="002F254C">
            <w:pPr>
              <w:jc w:val="left"/>
              <w:cnfStyle w:val="000000100000" w:firstRow="0" w:lastRow="0" w:firstColumn="0" w:lastColumn="0" w:oddVBand="0" w:evenVBand="0" w:oddHBand="1" w:evenHBand="0" w:firstRowFirstColumn="0" w:firstRowLastColumn="0" w:lastRowFirstColumn="0" w:lastRowLastColumn="0"/>
              <w:rPr>
                <w:sz w:val="20"/>
              </w:rPr>
            </w:pPr>
          </w:p>
        </w:tc>
      </w:tr>
    </w:tbl>
    <w:p w14:paraId="2908792F" w14:textId="77777777" w:rsidR="00A22871" w:rsidRDefault="00A22871" w:rsidP="00A22871"/>
    <w:p w14:paraId="451DC7B5" w14:textId="77777777" w:rsidR="00A22871" w:rsidRDefault="00A22871" w:rsidP="002F254C">
      <w:pPr>
        <w:pStyle w:val="Heading2"/>
      </w:pPr>
      <w:bookmarkStart w:id="1736" w:name="_Toc513209443"/>
      <w:r>
        <w:lastRenderedPageBreak/>
        <w:t>Accounts APIs</w:t>
      </w:r>
      <w:bookmarkEnd w:id="1736"/>
    </w:p>
    <w:p w14:paraId="2283371C" w14:textId="4166E51C" w:rsidR="00A22871" w:rsidRPr="00EF07C6" w:rsidRDefault="00A22871" w:rsidP="002F254C">
      <w:pPr>
        <w:pStyle w:val="NormalParagraph"/>
      </w:pPr>
      <w:r>
        <w:t>The Accounts APIs are used to view properties associated with an account resource. Types of account</w:t>
      </w:r>
      <w:r w:rsidR="00360263">
        <w:t>s</w:t>
      </w:r>
      <w:r>
        <w:t xml:space="preserve"> include mobile wallets, financial institution accounts and utility accounts (e.g. for electricity).</w:t>
      </w:r>
    </w:p>
    <w:p w14:paraId="746F2BE5" w14:textId="77777777" w:rsidR="00A22871" w:rsidRDefault="00A22871" w:rsidP="002F254C">
      <w:pPr>
        <w:pStyle w:val="Heading3"/>
      </w:pPr>
      <w:bookmarkStart w:id="1737" w:name="_Toc459720542"/>
      <w:bookmarkStart w:id="1738" w:name="_Toc459720662"/>
      <w:bookmarkStart w:id="1739" w:name="_Toc459720779"/>
      <w:bookmarkStart w:id="1740" w:name="_Toc459720896"/>
      <w:bookmarkStart w:id="1741" w:name="_Toc459721014"/>
      <w:bookmarkStart w:id="1742" w:name="_Toc513209444"/>
      <w:bookmarkEnd w:id="1737"/>
      <w:bookmarkEnd w:id="1738"/>
      <w:bookmarkEnd w:id="1739"/>
      <w:bookmarkEnd w:id="1740"/>
      <w:bookmarkEnd w:id="1741"/>
      <w:r>
        <w:t>Identifying a Target Account</w:t>
      </w:r>
      <w:bookmarkEnd w:id="1742"/>
    </w:p>
    <w:p w14:paraId="67F3EE12" w14:textId="42494E3E" w:rsidR="00A22871" w:rsidRPr="00485808" w:rsidRDefault="00A22871" w:rsidP="002F254C">
      <w:pPr>
        <w:pStyle w:val="NormalParagraph"/>
        <w:rPr>
          <w:b/>
        </w:rPr>
      </w:pPr>
      <w:r>
        <w:t>Two methods are providing for identifying an account</w:t>
      </w:r>
      <w:r w:rsidR="00360263">
        <w:t xml:space="preserve">, </w:t>
      </w:r>
      <w:r>
        <w:t>the multiple identifiers method and the MSISDN identifier method.</w:t>
      </w:r>
    </w:p>
    <w:p w14:paraId="14010860" w14:textId="77777777" w:rsidR="00A22871" w:rsidRPr="00485808" w:rsidRDefault="00A22871" w:rsidP="002F254C">
      <w:pPr>
        <w:pStyle w:val="NormalParagraph"/>
        <w:rPr>
          <w:u w:val="single"/>
        </w:rPr>
      </w:pPr>
      <w:r w:rsidRPr="00485808">
        <w:rPr>
          <w:b/>
          <w:u w:val="single"/>
        </w:rPr>
        <w:t>Multiple Identif</w:t>
      </w:r>
      <w:r>
        <w:rPr>
          <w:b/>
          <w:u w:val="single"/>
        </w:rPr>
        <w:t>i</w:t>
      </w:r>
      <w:r w:rsidRPr="00485808">
        <w:rPr>
          <w:b/>
          <w:u w:val="single"/>
        </w:rPr>
        <w:t>ers</w:t>
      </w:r>
      <w:r>
        <w:rPr>
          <w:b/>
          <w:u w:val="single"/>
        </w:rPr>
        <w:t xml:space="preserve"> Method</w:t>
      </w:r>
    </w:p>
    <w:p w14:paraId="06AB0A91" w14:textId="114B7D83" w:rsidR="00A22871" w:rsidRDefault="00A22871" w:rsidP="002F254C">
      <w:pPr>
        <w:pStyle w:val="NormalParagraph"/>
        <w:rPr>
          <w:rFonts w:cs="Arial"/>
          <w:b/>
          <w:bCs/>
          <w:i/>
          <w:iCs/>
          <w:color w:val="000000"/>
          <w:sz w:val="19"/>
          <w:szCs w:val="19"/>
        </w:rPr>
      </w:pPr>
      <w:r>
        <w:t xml:space="preserve">There is no single industry-accepted method of uniquely identifying an account. There are numerous methods of identifying an account and the list of permitted identifiers can be found in the </w:t>
      </w:r>
      <w:hyperlink w:anchor="_Toc446882437" w:history="1">
        <w:r w:rsidR="00F67941" w:rsidRPr="002A3E50">
          <w:rPr>
            <w:rStyle w:val="Hyperlink"/>
          </w:rPr>
          <w:t>Account Identifiers</w:t>
        </w:r>
      </w:hyperlink>
      <w:r>
        <w:t xml:space="preserve"> section. Every Account API identifies the target account through the URI. As there can be multiple identifiers required to identify the target account, the URI uses a ‘$’ delimiter to separate each identifier. The format can be expressed as: </w:t>
      </w:r>
      <w:r w:rsidRPr="00EC4D7E">
        <w:rPr>
          <w:b/>
          <w:i/>
        </w:rPr>
        <w:t>/a</w:t>
      </w:r>
      <w:r w:rsidRPr="00485808">
        <w:rPr>
          <w:b/>
          <w:i/>
        </w:rPr>
        <w:t>ccounts/</w:t>
      </w:r>
      <w:r>
        <w:rPr>
          <w:rFonts w:cs="Arial"/>
          <w:b/>
          <w:bCs/>
          <w:i/>
          <w:iCs/>
          <w:color w:val="000000"/>
          <w:sz w:val="19"/>
          <w:szCs w:val="19"/>
        </w:rPr>
        <w:t>{accountIdentifier1}@{value1}${accountIdentifier2}@{value2}${accountIdentifier3}@{value3}</w:t>
      </w:r>
    </w:p>
    <w:p w14:paraId="0DDA1FB8" w14:textId="77777777" w:rsidR="00A22871" w:rsidRPr="006D299B" w:rsidRDefault="00A22871" w:rsidP="00A22871">
      <w:pPr>
        <w:rPr>
          <w:rFonts w:cs="Arial"/>
          <w:b/>
          <w:bCs/>
          <w:iCs/>
          <w:color w:val="000000"/>
          <w:u w:val="single"/>
        </w:rPr>
      </w:pPr>
      <w:r w:rsidRPr="006D299B">
        <w:rPr>
          <w:rFonts w:cs="Arial"/>
          <w:b/>
          <w:bCs/>
          <w:iCs/>
          <w:color w:val="000000"/>
          <w:u w:val="single"/>
        </w:rPr>
        <w:t xml:space="preserve">MSISDN Identifier Method </w:t>
      </w:r>
    </w:p>
    <w:p w14:paraId="7EED4D51" w14:textId="7715832B" w:rsidR="00A22871" w:rsidRPr="006D299B" w:rsidRDefault="00A22871" w:rsidP="00A22871">
      <w:pPr>
        <w:rPr>
          <w:rFonts w:cs="Arial"/>
          <w:b/>
          <w:bCs/>
          <w:i/>
          <w:iCs/>
          <w:color w:val="000000"/>
        </w:rPr>
      </w:pPr>
      <w:r w:rsidRPr="006D299B">
        <w:rPr>
          <w:rFonts w:cs="Arial"/>
          <w:bCs/>
          <w:iCs/>
          <w:color w:val="000000"/>
        </w:rPr>
        <w:t>In the scenario where MSISDN is the only identifier needed to uniquely identify an account, an alternate short URI is available:</w:t>
      </w:r>
      <w:r w:rsidR="00733BE7">
        <w:rPr>
          <w:rFonts w:cs="Arial"/>
          <w:bCs/>
          <w:iCs/>
          <w:color w:val="000000"/>
        </w:rPr>
        <w:t xml:space="preserve"> </w:t>
      </w:r>
      <w:r w:rsidRPr="006D299B">
        <w:rPr>
          <w:rFonts w:cs="Arial"/>
          <w:b/>
          <w:bCs/>
          <w:i/>
          <w:iCs/>
          <w:color w:val="000000"/>
        </w:rPr>
        <w:t>/accounts/msisdn/{value}</w:t>
      </w:r>
    </w:p>
    <w:p w14:paraId="7C275848" w14:textId="77777777" w:rsidR="00A22871" w:rsidRDefault="00A22871">
      <w:pPr>
        <w:pStyle w:val="Heading3"/>
        <w:pPrChange w:id="1743" w:author="Gareth Pateman [2]" w:date="2017-09-18T09:20:00Z">
          <w:pPr>
            <w:pStyle w:val="Heading3"/>
            <w:numPr>
              <w:numId w:val="14"/>
            </w:numPr>
            <w:tabs>
              <w:tab w:val="clear" w:pos="851"/>
            </w:tabs>
            <w:spacing w:before="200" w:after="0" w:line="259" w:lineRule="auto"/>
            <w:ind w:left="720" w:hanging="720"/>
          </w:pPr>
        </w:pPrChange>
      </w:pPr>
      <w:bookmarkStart w:id="1744" w:name="_Toc459720544"/>
      <w:bookmarkStart w:id="1745" w:name="_Toc459720664"/>
      <w:bookmarkStart w:id="1746" w:name="_Toc459720781"/>
      <w:bookmarkStart w:id="1747" w:name="_Toc459720898"/>
      <w:bookmarkStart w:id="1748" w:name="_Toc459721016"/>
      <w:bookmarkStart w:id="1749" w:name="_Toc513209445"/>
      <w:bookmarkEnd w:id="1744"/>
      <w:bookmarkEnd w:id="1745"/>
      <w:bookmarkEnd w:id="1746"/>
      <w:bookmarkEnd w:id="1747"/>
      <w:bookmarkEnd w:id="1748"/>
      <w:r>
        <w:t>Supported Account Operations</w:t>
      </w:r>
      <w:bookmarkEnd w:id="1749"/>
    </w:p>
    <w:p w14:paraId="0C72CB34" w14:textId="17A219B6" w:rsidR="00A22871" w:rsidRDefault="00A22871" w:rsidP="002F254C">
      <w:pPr>
        <w:pStyle w:val="NormalParagraph"/>
      </w:pPr>
      <w:r>
        <w:t>The Accounts object can support various operations. A list of supported account resources is listed below:</w:t>
      </w:r>
    </w:p>
    <w:p w14:paraId="74B7AA32" w14:textId="77777777" w:rsidR="00F67941" w:rsidRPr="00704910" w:rsidRDefault="00F67941" w:rsidP="002F254C">
      <w:pPr>
        <w:pStyle w:val="ListBullet1"/>
      </w:pPr>
      <w:r>
        <w:rPr>
          <w:b/>
        </w:rPr>
        <w:t>/a</w:t>
      </w:r>
      <w:r w:rsidRPr="00704910">
        <w:rPr>
          <w:b/>
        </w:rPr>
        <w:t>ccounts/</w:t>
      </w:r>
      <w:r>
        <w:rPr>
          <w:b/>
        </w:rPr>
        <w:t>{Account Identifiers}/status</w:t>
      </w:r>
      <w:r>
        <w:t xml:space="preserve">. Returns the current status for an account. See the </w:t>
      </w:r>
      <w:hyperlink w:anchor="_Accounts_Status_API" w:history="1">
        <w:r w:rsidRPr="006C3544">
          <w:rPr>
            <w:rStyle w:val="Hyperlink"/>
          </w:rPr>
          <w:t>Account Status API</w:t>
        </w:r>
      </w:hyperlink>
      <w:r>
        <w:t xml:space="preserve"> for more information.</w:t>
      </w:r>
    </w:p>
    <w:p w14:paraId="45092624" w14:textId="77777777" w:rsidR="00F67941" w:rsidRDefault="00F67941" w:rsidP="002F254C">
      <w:pPr>
        <w:pStyle w:val="ListBullet1"/>
      </w:pPr>
      <w:r>
        <w:rPr>
          <w:b/>
        </w:rPr>
        <w:t>/a</w:t>
      </w:r>
      <w:r w:rsidRPr="00EC4D7E">
        <w:rPr>
          <w:b/>
        </w:rPr>
        <w:t>ccounts/{Account Identifiers}</w:t>
      </w:r>
      <w:r>
        <w:rPr>
          <w:b/>
        </w:rPr>
        <w:t>/a</w:t>
      </w:r>
      <w:r w:rsidRPr="00EC4D7E">
        <w:rPr>
          <w:b/>
        </w:rPr>
        <w:t>ccount</w:t>
      </w:r>
      <w:r>
        <w:rPr>
          <w:b/>
        </w:rPr>
        <w:t>n</w:t>
      </w:r>
      <w:r w:rsidRPr="00EC4D7E">
        <w:rPr>
          <w:b/>
        </w:rPr>
        <w:t>ame</w:t>
      </w:r>
      <w:r>
        <w:t xml:space="preserve">. Returns all name properties held for the primary identity that is associated with the account. See the </w:t>
      </w:r>
      <w:hyperlink w:anchor="_Account_Name_API" w:history="1">
        <w:r w:rsidRPr="006C3544">
          <w:rPr>
            <w:rStyle w:val="Hyperlink"/>
          </w:rPr>
          <w:t>Account Name</w:t>
        </w:r>
      </w:hyperlink>
      <w:r>
        <w:t xml:space="preserve"> API for more information.</w:t>
      </w:r>
    </w:p>
    <w:p w14:paraId="0B09152A" w14:textId="77777777" w:rsidR="00F67941" w:rsidRDefault="00F67941" w:rsidP="002F254C">
      <w:pPr>
        <w:pStyle w:val="ListBullet1"/>
      </w:pPr>
      <w:r>
        <w:rPr>
          <w:b/>
        </w:rPr>
        <w:t>/a</w:t>
      </w:r>
      <w:r w:rsidRPr="00704910">
        <w:rPr>
          <w:b/>
        </w:rPr>
        <w:t>ccounts/</w:t>
      </w:r>
      <w:r>
        <w:rPr>
          <w:b/>
        </w:rPr>
        <w:t>{Account Identifiers}/b</w:t>
      </w:r>
      <w:r w:rsidRPr="00704910">
        <w:rPr>
          <w:b/>
        </w:rPr>
        <w:t>alance</w:t>
      </w:r>
      <w:r>
        <w:t xml:space="preserve">. Returns the balances for the account. See the </w:t>
      </w:r>
      <w:hyperlink w:anchor="_Balance_API" w:history="1">
        <w:r w:rsidRPr="006C3544">
          <w:rPr>
            <w:rStyle w:val="Hyperlink"/>
          </w:rPr>
          <w:t>Account Balances</w:t>
        </w:r>
      </w:hyperlink>
      <w:r>
        <w:t xml:space="preserve"> API for more information.</w:t>
      </w:r>
    </w:p>
    <w:p w14:paraId="767D96D0" w14:textId="77777777" w:rsidR="00F67941" w:rsidRDefault="00F67941" w:rsidP="002F254C">
      <w:pPr>
        <w:pStyle w:val="ListBullet1"/>
      </w:pPr>
      <w:r>
        <w:rPr>
          <w:b/>
        </w:rPr>
        <w:t>/a</w:t>
      </w:r>
      <w:r w:rsidRPr="00CE7518">
        <w:rPr>
          <w:b/>
        </w:rPr>
        <w:t>ccounts/{Account Identifiers}/</w:t>
      </w:r>
      <w:r>
        <w:rPr>
          <w:b/>
        </w:rPr>
        <w:t>s</w:t>
      </w:r>
      <w:r w:rsidRPr="00CE7518">
        <w:rPr>
          <w:b/>
        </w:rPr>
        <w:t>tatement</w:t>
      </w:r>
      <w:r>
        <w:rPr>
          <w:b/>
        </w:rPr>
        <w:t>e</w:t>
      </w:r>
      <w:r w:rsidRPr="00CE7518">
        <w:rPr>
          <w:b/>
        </w:rPr>
        <w:t xml:space="preserve">ntries. </w:t>
      </w:r>
      <w:r w:rsidRPr="00476FD2">
        <w:t xml:space="preserve">Returns </w:t>
      </w:r>
      <w:r>
        <w:t xml:space="preserve">all statement entries for a given account. See the </w:t>
      </w:r>
      <w:hyperlink w:anchor="_Statement_Entries_API" w:history="1">
        <w:r w:rsidRPr="004343DB">
          <w:rPr>
            <w:rStyle w:val="Hyperlink"/>
          </w:rPr>
          <w:t>Statement Entries</w:t>
        </w:r>
      </w:hyperlink>
      <w:r>
        <w:t xml:space="preserve"> API for more information.</w:t>
      </w:r>
    </w:p>
    <w:p w14:paraId="4B0FB05C" w14:textId="77777777" w:rsidR="00F67941" w:rsidRDefault="00F67941" w:rsidP="002F254C">
      <w:pPr>
        <w:pStyle w:val="ListBullet1"/>
      </w:pPr>
      <w:r>
        <w:rPr>
          <w:b/>
        </w:rPr>
        <w:t>/a</w:t>
      </w:r>
      <w:r w:rsidRPr="00704910">
        <w:rPr>
          <w:b/>
        </w:rPr>
        <w:t>ccounts</w:t>
      </w:r>
      <w:r>
        <w:rPr>
          <w:b/>
        </w:rPr>
        <w:t xml:space="preserve">/{Account Identifiers}/bills. </w:t>
      </w:r>
      <w:r w:rsidRPr="00476FD2">
        <w:t xml:space="preserve">Returns </w:t>
      </w:r>
      <w:r>
        <w:t xml:space="preserve">all outstanding bills for a given account. See section the </w:t>
      </w:r>
      <w:hyperlink w:anchor="_Bills_API" w:history="1">
        <w:r w:rsidRPr="004343DB">
          <w:rPr>
            <w:rStyle w:val="Hyperlink"/>
          </w:rPr>
          <w:t>Bills</w:t>
        </w:r>
      </w:hyperlink>
      <w:r>
        <w:t xml:space="preserve"> API for more information.</w:t>
      </w:r>
    </w:p>
    <w:p w14:paraId="33ED8A92" w14:textId="77777777" w:rsidR="00F67941" w:rsidRDefault="00F67941" w:rsidP="002F254C">
      <w:pPr>
        <w:pStyle w:val="ListBullet1"/>
      </w:pPr>
      <w:r>
        <w:rPr>
          <w:b/>
        </w:rPr>
        <w:t>/a</w:t>
      </w:r>
      <w:r w:rsidRPr="00A40F2B">
        <w:rPr>
          <w:b/>
        </w:rPr>
        <w:t>ccounts/{Account Identifiers}</w:t>
      </w:r>
      <w:r>
        <w:rPr>
          <w:b/>
        </w:rPr>
        <w:t>/d</w:t>
      </w:r>
      <w:r w:rsidRPr="00A40F2B">
        <w:rPr>
          <w:b/>
        </w:rPr>
        <w:t>ebit</w:t>
      </w:r>
      <w:r>
        <w:rPr>
          <w:b/>
        </w:rPr>
        <w:t>m</w:t>
      </w:r>
      <w:r w:rsidRPr="00A40F2B">
        <w:rPr>
          <w:b/>
        </w:rPr>
        <w:t xml:space="preserve">andates. </w:t>
      </w:r>
      <w:r>
        <w:t xml:space="preserve">Allows the creation, updating and viewing of debit mandates for a given account. See </w:t>
      </w:r>
      <w:hyperlink w:anchor="_Debit_Mandates_API" w:history="1">
        <w:r w:rsidRPr="00E93A02">
          <w:rPr>
            <w:rStyle w:val="Hyperlink"/>
          </w:rPr>
          <w:t>Debit Mandates</w:t>
        </w:r>
      </w:hyperlink>
      <w:r>
        <w:t xml:space="preserve"> API for more information.</w:t>
      </w:r>
    </w:p>
    <w:p w14:paraId="3AE9D204" w14:textId="77777777" w:rsidR="00F67941" w:rsidRDefault="00F67941" w:rsidP="002F254C">
      <w:pPr>
        <w:pStyle w:val="ListBullet1"/>
      </w:pPr>
      <w:r>
        <w:rPr>
          <w:b/>
        </w:rPr>
        <w:t>/a</w:t>
      </w:r>
      <w:r w:rsidRPr="00A40F2B">
        <w:rPr>
          <w:b/>
        </w:rPr>
        <w:t>ccounts/{Account Identifiers}/</w:t>
      </w:r>
      <w:r>
        <w:rPr>
          <w:b/>
        </w:rPr>
        <w:t>links</w:t>
      </w:r>
      <w:r w:rsidRPr="00A40F2B">
        <w:rPr>
          <w:b/>
        </w:rPr>
        <w:t xml:space="preserve">. </w:t>
      </w:r>
      <w:r>
        <w:t xml:space="preserve">Allows the creation, updating and viewing of account to account links for a given account. See </w:t>
      </w:r>
      <w:hyperlink w:anchor="_Links_API" w:history="1">
        <w:r w:rsidRPr="006C3544">
          <w:rPr>
            <w:rStyle w:val="Hyperlink"/>
          </w:rPr>
          <w:t>Links</w:t>
        </w:r>
      </w:hyperlink>
      <w:r>
        <w:t xml:space="preserve"> API for more information.</w:t>
      </w:r>
    </w:p>
    <w:p w14:paraId="58B310B8" w14:textId="77777777" w:rsidR="00A22871" w:rsidRDefault="00A22871" w:rsidP="002F254C">
      <w:pPr>
        <w:pStyle w:val="Heading3"/>
      </w:pPr>
      <w:bookmarkStart w:id="1750" w:name="_Toc454888445"/>
      <w:bookmarkStart w:id="1751" w:name="_Toc454891305"/>
      <w:bookmarkStart w:id="1752" w:name="_Toc454888446"/>
      <w:bookmarkStart w:id="1753" w:name="_Toc454891306"/>
      <w:bookmarkStart w:id="1754" w:name="_Toc454888447"/>
      <w:bookmarkStart w:id="1755" w:name="_Toc454891307"/>
      <w:bookmarkStart w:id="1756" w:name="_Toc454888448"/>
      <w:bookmarkStart w:id="1757" w:name="_Toc454891308"/>
      <w:bookmarkStart w:id="1758" w:name="_Toc513209446"/>
      <w:bookmarkEnd w:id="1750"/>
      <w:bookmarkEnd w:id="1751"/>
      <w:bookmarkEnd w:id="1752"/>
      <w:bookmarkEnd w:id="1753"/>
      <w:bookmarkEnd w:id="1754"/>
      <w:bookmarkEnd w:id="1755"/>
      <w:bookmarkEnd w:id="1756"/>
      <w:bookmarkEnd w:id="1757"/>
      <w:r>
        <w:t>Returning Transactions for an Account</w:t>
      </w:r>
      <w:bookmarkEnd w:id="1758"/>
    </w:p>
    <w:p w14:paraId="68954466" w14:textId="77777777" w:rsidR="00A22871" w:rsidRDefault="00A22871" w:rsidP="002F254C">
      <w:pPr>
        <w:pStyle w:val="NormalParagraph"/>
      </w:pPr>
      <w:r>
        <w:t>It is possible to return a range of transactions for an account as per the following format:</w:t>
      </w:r>
    </w:p>
    <w:p w14:paraId="416DE9ED" w14:textId="77777777" w:rsidR="00A22871" w:rsidRDefault="00A22871" w:rsidP="002F254C">
      <w:pPr>
        <w:pStyle w:val="NormalParagraph"/>
      </w:pPr>
      <w:r>
        <w:rPr>
          <w:b/>
        </w:rPr>
        <w:t>/a</w:t>
      </w:r>
      <w:r w:rsidRPr="00485808">
        <w:rPr>
          <w:b/>
        </w:rPr>
        <w:t>ccounts/{Account Identifiers}/</w:t>
      </w:r>
      <w:r>
        <w:rPr>
          <w:b/>
        </w:rPr>
        <w:t>t</w:t>
      </w:r>
      <w:r w:rsidRPr="00485808">
        <w:rPr>
          <w:b/>
        </w:rPr>
        <w:t>ransactions.</w:t>
      </w:r>
      <w:r>
        <w:t xml:space="preserve"> </w:t>
      </w:r>
    </w:p>
    <w:p w14:paraId="30B40004" w14:textId="77777777" w:rsidR="00A22871" w:rsidRDefault="00A22871" w:rsidP="002F254C">
      <w:pPr>
        <w:pStyle w:val="NormalParagraph"/>
      </w:pPr>
      <w:r>
        <w:lastRenderedPageBreak/>
        <w:t>In order to filter the number of records returned, the following query strings can be used:</w:t>
      </w:r>
    </w:p>
    <w:tbl>
      <w:tblPr>
        <w:tblStyle w:val="TableGrid"/>
        <w:tblW w:w="0" w:type="auto"/>
        <w:tblLook w:val="04A0" w:firstRow="1" w:lastRow="0" w:firstColumn="1" w:lastColumn="0" w:noHBand="0" w:noVBand="1"/>
      </w:tblPr>
      <w:tblGrid>
        <w:gridCol w:w="1929"/>
        <w:gridCol w:w="1850"/>
        <w:gridCol w:w="1626"/>
        <w:gridCol w:w="3521"/>
      </w:tblGrid>
      <w:tr w:rsidR="00A22871" w:rsidRPr="00B40B18" w14:paraId="0DB6BBD8" w14:textId="77777777" w:rsidTr="00A22871">
        <w:tc>
          <w:tcPr>
            <w:tcW w:w="1929" w:type="dxa"/>
            <w:shd w:val="clear" w:color="auto" w:fill="EEECE1" w:themeFill="background2"/>
          </w:tcPr>
          <w:p w14:paraId="047167E8" w14:textId="77777777" w:rsidR="00A22871" w:rsidRPr="00B40B18" w:rsidRDefault="00A22871" w:rsidP="00A22871">
            <w:pPr>
              <w:rPr>
                <w:b/>
              </w:rPr>
            </w:pPr>
            <w:r>
              <w:rPr>
                <w:b/>
              </w:rPr>
              <w:t>Parameter</w:t>
            </w:r>
          </w:p>
        </w:tc>
        <w:tc>
          <w:tcPr>
            <w:tcW w:w="1850" w:type="dxa"/>
            <w:shd w:val="clear" w:color="auto" w:fill="EEECE1" w:themeFill="background2"/>
          </w:tcPr>
          <w:p w14:paraId="0DABE994" w14:textId="77777777" w:rsidR="00A22871" w:rsidRPr="00B40B18" w:rsidRDefault="00A22871" w:rsidP="00A22871">
            <w:pPr>
              <w:rPr>
                <w:b/>
              </w:rPr>
            </w:pPr>
            <w:r>
              <w:rPr>
                <w:b/>
              </w:rPr>
              <w:t>Type</w:t>
            </w:r>
          </w:p>
        </w:tc>
        <w:tc>
          <w:tcPr>
            <w:tcW w:w="1626" w:type="dxa"/>
            <w:shd w:val="clear" w:color="auto" w:fill="EEECE1" w:themeFill="background2"/>
          </w:tcPr>
          <w:p w14:paraId="172C9262" w14:textId="77777777" w:rsidR="00A22871" w:rsidRDefault="00A22871" w:rsidP="00A22871">
            <w:pPr>
              <w:rPr>
                <w:b/>
              </w:rPr>
            </w:pPr>
            <w:r>
              <w:rPr>
                <w:b/>
              </w:rPr>
              <w:t>Format</w:t>
            </w:r>
          </w:p>
        </w:tc>
        <w:tc>
          <w:tcPr>
            <w:tcW w:w="3521" w:type="dxa"/>
            <w:shd w:val="clear" w:color="auto" w:fill="EEECE1" w:themeFill="background2"/>
          </w:tcPr>
          <w:p w14:paraId="23F8753F" w14:textId="77777777" w:rsidR="00A22871" w:rsidRPr="00B40B18" w:rsidRDefault="00A22871" w:rsidP="00A22871">
            <w:pPr>
              <w:rPr>
                <w:b/>
              </w:rPr>
            </w:pPr>
            <w:r>
              <w:rPr>
                <w:b/>
              </w:rPr>
              <w:t>Description</w:t>
            </w:r>
          </w:p>
        </w:tc>
      </w:tr>
      <w:tr w:rsidR="00A22871" w14:paraId="0AEFC00A" w14:textId="77777777" w:rsidTr="00A22871">
        <w:tc>
          <w:tcPr>
            <w:tcW w:w="1929" w:type="dxa"/>
          </w:tcPr>
          <w:p w14:paraId="36510BA9" w14:textId="369C9FE6" w:rsidR="00A22871" w:rsidRPr="002F254C" w:rsidRDefault="004A3411" w:rsidP="00A22871">
            <w:pPr>
              <w:rPr>
                <w:sz w:val="20"/>
              </w:rPr>
            </w:pPr>
            <w:r>
              <w:rPr>
                <w:sz w:val="20"/>
              </w:rPr>
              <w:t>l</w:t>
            </w:r>
            <w:r w:rsidR="00A22871" w:rsidRPr="002F254C">
              <w:rPr>
                <w:sz w:val="20"/>
              </w:rPr>
              <w:t>imit</w:t>
            </w:r>
          </w:p>
        </w:tc>
        <w:tc>
          <w:tcPr>
            <w:tcW w:w="1850" w:type="dxa"/>
          </w:tcPr>
          <w:p w14:paraId="5E392317" w14:textId="77777777" w:rsidR="00A22871" w:rsidRPr="002F254C" w:rsidRDefault="00A22871" w:rsidP="00A22871">
            <w:pPr>
              <w:rPr>
                <w:sz w:val="20"/>
              </w:rPr>
            </w:pPr>
            <w:r w:rsidRPr="002F254C">
              <w:rPr>
                <w:sz w:val="20"/>
              </w:rPr>
              <w:t>Integer</w:t>
            </w:r>
          </w:p>
        </w:tc>
        <w:tc>
          <w:tcPr>
            <w:tcW w:w="1626" w:type="dxa"/>
          </w:tcPr>
          <w:p w14:paraId="51041B3F" w14:textId="59BBE794" w:rsidR="00A22871" w:rsidRPr="002F254C" w:rsidRDefault="00A22871" w:rsidP="00A22871">
            <w:pPr>
              <w:rPr>
                <w:sz w:val="20"/>
              </w:rPr>
            </w:pPr>
            <w:r w:rsidRPr="002F254C">
              <w:rPr>
                <w:sz w:val="20"/>
              </w:rPr>
              <w:t>N/</w:t>
            </w:r>
            <w:del w:id="1759" w:author="Gareth Pateman" w:date="2018-04-10T16:39:00Z">
              <w:r w:rsidRPr="002F254C" w:rsidDel="009835CB">
                <w:rPr>
                  <w:sz w:val="20"/>
                </w:rPr>
                <w:delText>a</w:delText>
              </w:r>
            </w:del>
            <w:ins w:id="1760" w:author="Gareth Pateman" w:date="2018-04-10T16:39:00Z">
              <w:r w:rsidR="009835CB">
                <w:rPr>
                  <w:sz w:val="20"/>
                </w:rPr>
                <w:t>A</w:t>
              </w:r>
            </w:ins>
          </w:p>
        </w:tc>
        <w:tc>
          <w:tcPr>
            <w:tcW w:w="3521" w:type="dxa"/>
          </w:tcPr>
          <w:p w14:paraId="25961D53" w14:textId="77777777" w:rsidR="00A22871" w:rsidRPr="002F254C" w:rsidRDefault="00A22871" w:rsidP="00A22871">
            <w:pPr>
              <w:rPr>
                <w:sz w:val="20"/>
              </w:rPr>
            </w:pPr>
            <w:r w:rsidRPr="002F254C">
              <w:rPr>
                <w:sz w:val="20"/>
              </w:rPr>
              <w:t xml:space="preserve">Supports pagination. If this is not supplied, then the server will apply a limit of 50 records returned for each request. </w:t>
            </w:r>
          </w:p>
        </w:tc>
      </w:tr>
      <w:tr w:rsidR="00A22871" w14:paraId="75E8B2F8" w14:textId="77777777" w:rsidTr="00A22871">
        <w:tc>
          <w:tcPr>
            <w:tcW w:w="1929" w:type="dxa"/>
          </w:tcPr>
          <w:p w14:paraId="2AA6ECAB" w14:textId="21F0D7EC" w:rsidR="00A22871" w:rsidRPr="002F254C" w:rsidRDefault="004A3411" w:rsidP="00A22871">
            <w:pPr>
              <w:rPr>
                <w:sz w:val="20"/>
              </w:rPr>
            </w:pPr>
            <w:r>
              <w:rPr>
                <w:sz w:val="20"/>
              </w:rPr>
              <w:t>o</w:t>
            </w:r>
            <w:r w:rsidR="00A22871" w:rsidRPr="002F254C">
              <w:rPr>
                <w:sz w:val="20"/>
              </w:rPr>
              <w:t>ffset</w:t>
            </w:r>
          </w:p>
        </w:tc>
        <w:tc>
          <w:tcPr>
            <w:tcW w:w="1850" w:type="dxa"/>
          </w:tcPr>
          <w:p w14:paraId="60D215F7" w14:textId="77777777" w:rsidR="00A22871" w:rsidRPr="002F254C" w:rsidRDefault="00A22871" w:rsidP="00A22871">
            <w:pPr>
              <w:rPr>
                <w:sz w:val="20"/>
              </w:rPr>
            </w:pPr>
            <w:r w:rsidRPr="002F254C">
              <w:rPr>
                <w:sz w:val="20"/>
              </w:rPr>
              <w:t>Integer</w:t>
            </w:r>
          </w:p>
        </w:tc>
        <w:tc>
          <w:tcPr>
            <w:tcW w:w="1626" w:type="dxa"/>
          </w:tcPr>
          <w:p w14:paraId="76A18742" w14:textId="77777777" w:rsidR="00A22871" w:rsidRPr="002F254C" w:rsidRDefault="00A22871" w:rsidP="00A22871">
            <w:pPr>
              <w:rPr>
                <w:sz w:val="20"/>
              </w:rPr>
            </w:pPr>
            <w:r w:rsidRPr="002F254C">
              <w:rPr>
                <w:sz w:val="20"/>
              </w:rPr>
              <w:t>N/A</w:t>
            </w:r>
          </w:p>
        </w:tc>
        <w:tc>
          <w:tcPr>
            <w:tcW w:w="3521" w:type="dxa"/>
          </w:tcPr>
          <w:p w14:paraId="2DCEE9B6" w14:textId="77777777" w:rsidR="00A22871" w:rsidRPr="002F254C" w:rsidRDefault="00A22871" w:rsidP="00A22871">
            <w:pPr>
              <w:rPr>
                <w:sz w:val="20"/>
              </w:rPr>
            </w:pPr>
            <w:r w:rsidRPr="002F254C">
              <w:rPr>
                <w:sz w:val="20"/>
              </w:rPr>
              <w:t>Supports pagination. This value will indicate the cursor position from where to retrieve the set of records. For example, a limit of 50 and offset of 10 will return records 10 to 60.</w:t>
            </w:r>
          </w:p>
        </w:tc>
      </w:tr>
      <w:tr w:rsidR="00A22871" w14:paraId="1F048893" w14:textId="77777777" w:rsidTr="00A22871">
        <w:tc>
          <w:tcPr>
            <w:tcW w:w="1929" w:type="dxa"/>
          </w:tcPr>
          <w:p w14:paraId="7B26DBB6" w14:textId="77777777" w:rsidR="00A22871" w:rsidRPr="002F254C" w:rsidRDefault="00A22871" w:rsidP="00A22871">
            <w:pPr>
              <w:rPr>
                <w:sz w:val="20"/>
              </w:rPr>
            </w:pPr>
            <w:r w:rsidRPr="002F254C">
              <w:rPr>
                <w:sz w:val="20"/>
              </w:rPr>
              <w:t>fromDateTime</w:t>
            </w:r>
          </w:p>
        </w:tc>
        <w:tc>
          <w:tcPr>
            <w:tcW w:w="1850" w:type="dxa"/>
          </w:tcPr>
          <w:p w14:paraId="1CC7CCA1" w14:textId="77777777" w:rsidR="00A22871" w:rsidRPr="002F254C" w:rsidRDefault="00A22871" w:rsidP="00A22871">
            <w:pPr>
              <w:rPr>
                <w:sz w:val="20"/>
              </w:rPr>
            </w:pPr>
            <w:r w:rsidRPr="002F254C">
              <w:rPr>
                <w:sz w:val="20"/>
              </w:rPr>
              <w:t>String</w:t>
            </w:r>
          </w:p>
        </w:tc>
        <w:tc>
          <w:tcPr>
            <w:tcW w:w="1626" w:type="dxa"/>
          </w:tcPr>
          <w:p w14:paraId="38020B8A" w14:textId="77777777" w:rsidR="00A22871" w:rsidRPr="002F254C" w:rsidRDefault="00A22871" w:rsidP="00A22871">
            <w:pPr>
              <w:rPr>
                <w:sz w:val="20"/>
              </w:rPr>
            </w:pPr>
            <w:r w:rsidRPr="002F254C">
              <w:rPr>
                <w:sz w:val="20"/>
              </w:rPr>
              <w:t>DateTime</w:t>
            </w:r>
          </w:p>
        </w:tc>
        <w:tc>
          <w:tcPr>
            <w:tcW w:w="3521" w:type="dxa"/>
          </w:tcPr>
          <w:p w14:paraId="418178D0" w14:textId="77777777" w:rsidR="00A22871" w:rsidRPr="002F254C" w:rsidRDefault="00A22871" w:rsidP="00A22871">
            <w:pPr>
              <w:rPr>
                <w:sz w:val="20"/>
              </w:rPr>
            </w:pPr>
            <w:r w:rsidRPr="002F254C">
              <w:rPr>
                <w:sz w:val="20"/>
              </w:rPr>
              <w:t>Indicates the minimum date for which records should be returned.</w:t>
            </w:r>
          </w:p>
        </w:tc>
      </w:tr>
      <w:tr w:rsidR="00A22871" w14:paraId="7C2EA95E" w14:textId="77777777" w:rsidTr="00A22871">
        <w:tc>
          <w:tcPr>
            <w:tcW w:w="1929" w:type="dxa"/>
          </w:tcPr>
          <w:p w14:paraId="0BF82E0C" w14:textId="77777777" w:rsidR="00A22871" w:rsidRPr="002F254C" w:rsidRDefault="00A22871" w:rsidP="00A22871">
            <w:pPr>
              <w:rPr>
                <w:sz w:val="20"/>
              </w:rPr>
            </w:pPr>
            <w:r w:rsidRPr="002F254C">
              <w:rPr>
                <w:sz w:val="20"/>
              </w:rPr>
              <w:t>toDateTime</w:t>
            </w:r>
          </w:p>
        </w:tc>
        <w:tc>
          <w:tcPr>
            <w:tcW w:w="1850" w:type="dxa"/>
          </w:tcPr>
          <w:p w14:paraId="4B0B3024" w14:textId="77777777" w:rsidR="00A22871" w:rsidRPr="002F254C" w:rsidRDefault="00A22871" w:rsidP="00A22871">
            <w:pPr>
              <w:rPr>
                <w:sz w:val="20"/>
              </w:rPr>
            </w:pPr>
            <w:r w:rsidRPr="002F254C">
              <w:rPr>
                <w:sz w:val="20"/>
              </w:rPr>
              <w:t>String</w:t>
            </w:r>
          </w:p>
        </w:tc>
        <w:tc>
          <w:tcPr>
            <w:tcW w:w="1626" w:type="dxa"/>
          </w:tcPr>
          <w:p w14:paraId="0742AE3F" w14:textId="77777777" w:rsidR="00A22871" w:rsidRPr="002F254C" w:rsidRDefault="00A22871" w:rsidP="00A22871">
            <w:pPr>
              <w:rPr>
                <w:sz w:val="20"/>
              </w:rPr>
            </w:pPr>
            <w:r w:rsidRPr="002F254C">
              <w:rPr>
                <w:sz w:val="20"/>
              </w:rPr>
              <w:t>DateTime</w:t>
            </w:r>
          </w:p>
        </w:tc>
        <w:tc>
          <w:tcPr>
            <w:tcW w:w="3521" w:type="dxa"/>
          </w:tcPr>
          <w:p w14:paraId="24236035" w14:textId="77777777" w:rsidR="00A22871" w:rsidRPr="002F254C" w:rsidRDefault="00A22871" w:rsidP="00A22871">
            <w:pPr>
              <w:rPr>
                <w:sz w:val="20"/>
              </w:rPr>
            </w:pPr>
            <w:r w:rsidRPr="002F254C">
              <w:rPr>
                <w:sz w:val="20"/>
              </w:rPr>
              <w:t>Indicates the maximum date for which records should be returned.</w:t>
            </w:r>
          </w:p>
        </w:tc>
      </w:tr>
      <w:tr w:rsidR="009835CB" w14:paraId="782F04D8" w14:textId="77777777" w:rsidTr="00A22871">
        <w:trPr>
          <w:ins w:id="1761" w:author="Gareth Pateman" w:date="2018-04-10T16:38:00Z"/>
        </w:trPr>
        <w:tc>
          <w:tcPr>
            <w:tcW w:w="1929" w:type="dxa"/>
          </w:tcPr>
          <w:p w14:paraId="7B0480A3" w14:textId="1275C142" w:rsidR="009835CB" w:rsidRPr="002F254C" w:rsidRDefault="004A3411" w:rsidP="00A22871">
            <w:pPr>
              <w:rPr>
                <w:ins w:id="1762" w:author="Gareth Pateman" w:date="2018-04-10T16:38:00Z"/>
                <w:sz w:val="20"/>
              </w:rPr>
            </w:pPr>
            <w:ins w:id="1763" w:author="Gareth Pateman" w:date="2018-05-04T14:46:00Z">
              <w:r>
                <w:rPr>
                  <w:sz w:val="20"/>
                </w:rPr>
                <w:t>t</w:t>
              </w:r>
            </w:ins>
            <w:ins w:id="1764" w:author="Gareth Pateman" w:date="2018-04-10T16:38:00Z">
              <w:r w:rsidR="009835CB">
                <w:rPr>
                  <w:sz w:val="20"/>
                </w:rPr>
                <w:t>ransactionStatus</w:t>
              </w:r>
            </w:ins>
          </w:p>
        </w:tc>
        <w:tc>
          <w:tcPr>
            <w:tcW w:w="1850" w:type="dxa"/>
          </w:tcPr>
          <w:p w14:paraId="76C7F894" w14:textId="3216927B" w:rsidR="009835CB" w:rsidRPr="002F254C" w:rsidRDefault="009835CB" w:rsidP="00A22871">
            <w:pPr>
              <w:rPr>
                <w:ins w:id="1765" w:author="Gareth Pateman" w:date="2018-04-10T16:38:00Z"/>
                <w:sz w:val="20"/>
              </w:rPr>
            </w:pPr>
            <w:ins w:id="1766" w:author="Gareth Pateman" w:date="2018-04-10T16:39:00Z">
              <w:r>
                <w:rPr>
                  <w:sz w:val="20"/>
                </w:rPr>
                <w:t>String</w:t>
              </w:r>
            </w:ins>
          </w:p>
        </w:tc>
        <w:tc>
          <w:tcPr>
            <w:tcW w:w="1626" w:type="dxa"/>
          </w:tcPr>
          <w:p w14:paraId="70984045" w14:textId="5CFA47A3" w:rsidR="009835CB" w:rsidRPr="002F254C" w:rsidRDefault="009835CB" w:rsidP="00A22871">
            <w:pPr>
              <w:rPr>
                <w:ins w:id="1767" w:author="Gareth Pateman" w:date="2018-04-10T16:38:00Z"/>
                <w:sz w:val="20"/>
              </w:rPr>
            </w:pPr>
            <w:ins w:id="1768" w:author="Gareth Pateman" w:date="2018-04-10T16:39:00Z">
              <w:r>
                <w:rPr>
                  <w:sz w:val="20"/>
                </w:rPr>
                <w:t>N/A</w:t>
              </w:r>
            </w:ins>
          </w:p>
        </w:tc>
        <w:tc>
          <w:tcPr>
            <w:tcW w:w="3521" w:type="dxa"/>
          </w:tcPr>
          <w:p w14:paraId="1BE696AC" w14:textId="5492755D" w:rsidR="009835CB" w:rsidRPr="002F254C" w:rsidRDefault="009835CB" w:rsidP="00A22871">
            <w:pPr>
              <w:rPr>
                <w:ins w:id="1769" w:author="Gareth Pateman" w:date="2018-04-10T16:38:00Z"/>
                <w:sz w:val="20"/>
              </w:rPr>
            </w:pPr>
            <w:ins w:id="1770" w:author="Gareth Pateman" w:date="2018-04-10T16:39:00Z">
              <w:r>
                <w:rPr>
                  <w:sz w:val="20"/>
                </w:rPr>
                <w:t>Indicates the status of the transaction</w:t>
              </w:r>
            </w:ins>
            <w:ins w:id="1771" w:author="Gareth Pateman" w:date="2018-04-10T16:40:00Z">
              <w:r>
                <w:rPr>
                  <w:sz w:val="20"/>
                </w:rPr>
                <w:t>s to be returned.</w:t>
              </w:r>
            </w:ins>
          </w:p>
        </w:tc>
      </w:tr>
      <w:tr w:rsidR="009835CB" w14:paraId="4BB88933" w14:textId="77777777" w:rsidTr="00A22871">
        <w:trPr>
          <w:ins w:id="1772" w:author="Gareth Pateman" w:date="2018-04-10T16:39:00Z"/>
        </w:trPr>
        <w:tc>
          <w:tcPr>
            <w:tcW w:w="1929" w:type="dxa"/>
          </w:tcPr>
          <w:p w14:paraId="58F83CA9" w14:textId="4E1A57BB" w:rsidR="009835CB" w:rsidRDefault="004A3411" w:rsidP="00A22871">
            <w:pPr>
              <w:rPr>
                <w:ins w:id="1773" w:author="Gareth Pateman" w:date="2018-04-10T16:39:00Z"/>
                <w:sz w:val="20"/>
              </w:rPr>
            </w:pPr>
            <w:ins w:id="1774" w:author="Gareth Pateman" w:date="2018-05-04T14:46:00Z">
              <w:r>
                <w:rPr>
                  <w:sz w:val="20"/>
                </w:rPr>
                <w:t>t</w:t>
              </w:r>
            </w:ins>
            <w:ins w:id="1775" w:author="Gareth Pateman" w:date="2018-04-10T16:39:00Z">
              <w:r w:rsidR="009835CB">
                <w:rPr>
                  <w:sz w:val="20"/>
                </w:rPr>
                <w:t>ransactionType</w:t>
              </w:r>
            </w:ins>
          </w:p>
        </w:tc>
        <w:tc>
          <w:tcPr>
            <w:tcW w:w="1850" w:type="dxa"/>
          </w:tcPr>
          <w:p w14:paraId="463C04D9" w14:textId="3EEC090C" w:rsidR="009835CB" w:rsidRPr="002F254C" w:rsidRDefault="009835CB" w:rsidP="00A22871">
            <w:pPr>
              <w:rPr>
                <w:ins w:id="1776" w:author="Gareth Pateman" w:date="2018-04-10T16:39:00Z"/>
                <w:sz w:val="20"/>
              </w:rPr>
            </w:pPr>
            <w:ins w:id="1777" w:author="Gareth Pateman" w:date="2018-04-10T16:39:00Z">
              <w:r>
                <w:rPr>
                  <w:sz w:val="20"/>
                </w:rPr>
                <w:t>String</w:t>
              </w:r>
            </w:ins>
          </w:p>
        </w:tc>
        <w:tc>
          <w:tcPr>
            <w:tcW w:w="1626" w:type="dxa"/>
          </w:tcPr>
          <w:p w14:paraId="0792D06D" w14:textId="4E11D34F" w:rsidR="009835CB" w:rsidRPr="002F254C" w:rsidRDefault="009835CB" w:rsidP="00A22871">
            <w:pPr>
              <w:rPr>
                <w:ins w:id="1778" w:author="Gareth Pateman" w:date="2018-04-10T16:39:00Z"/>
                <w:sz w:val="20"/>
              </w:rPr>
            </w:pPr>
            <w:ins w:id="1779" w:author="Gareth Pateman" w:date="2018-04-10T16:39:00Z">
              <w:r>
                <w:rPr>
                  <w:sz w:val="20"/>
                </w:rPr>
                <w:t>N/A</w:t>
              </w:r>
            </w:ins>
          </w:p>
        </w:tc>
        <w:tc>
          <w:tcPr>
            <w:tcW w:w="3521" w:type="dxa"/>
          </w:tcPr>
          <w:p w14:paraId="2652A60A" w14:textId="39652138" w:rsidR="009835CB" w:rsidRPr="002F254C" w:rsidRDefault="009835CB" w:rsidP="00A22871">
            <w:pPr>
              <w:rPr>
                <w:ins w:id="1780" w:author="Gareth Pateman" w:date="2018-04-10T16:39:00Z"/>
                <w:sz w:val="20"/>
              </w:rPr>
            </w:pPr>
            <w:ins w:id="1781" w:author="Gareth Pateman" w:date="2018-04-10T16:39:00Z">
              <w:r>
                <w:rPr>
                  <w:sz w:val="20"/>
                </w:rPr>
                <w:t>Indicat</w:t>
              </w:r>
            </w:ins>
            <w:ins w:id="1782" w:author="Gareth Pateman" w:date="2018-04-10T16:40:00Z">
              <w:r>
                <w:rPr>
                  <w:sz w:val="20"/>
                </w:rPr>
                <w:t xml:space="preserve">es the </w:t>
              </w:r>
              <w:r>
                <w:rPr>
                  <w:sz w:val="20"/>
                </w:rPr>
                <w:fldChar w:fldCharType="begin"/>
              </w:r>
              <w:r>
                <w:rPr>
                  <w:sz w:val="20"/>
                </w:rPr>
                <w:instrText xml:space="preserve"> HYPERLINK  \l "_Toc459720575" </w:instrText>
              </w:r>
              <w:r>
                <w:rPr>
                  <w:sz w:val="20"/>
                </w:rPr>
                <w:fldChar w:fldCharType="separate"/>
              </w:r>
              <w:r w:rsidRPr="009835CB">
                <w:rPr>
                  <w:rStyle w:val="Hyperlink"/>
                  <w:sz w:val="20"/>
                </w:rPr>
                <w:t>Type</w:t>
              </w:r>
              <w:r>
                <w:rPr>
                  <w:sz w:val="20"/>
                </w:rPr>
                <w:fldChar w:fldCharType="end"/>
              </w:r>
              <w:r>
                <w:rPr>
                  <w:sz w:val="20"/>
                </w:rPr>
                <w:t xml:space="preserve"> of the transactions to be returned.</w:t>
              </w:r>
            </w:ins>
          </w:p>
        </w:tc>
      </w:tr>
    </w:tbl>
    <w:p w14:paraId="25246C5E" w14:textId="77777777" w:rsidR="00A22871" w:rsidRDefault="00A22871" w:rsidP="00A22871"/>
    <w:p w14:paraId="4914DEEA" w14:textId="26256C0F" w:rsidR="005F377C" w:rsidRDefault="00A22871" w:rsidP="002F254C">
      <w:pPr>
        <w:pStyle w:val="NOTE"/>
      </w:pPr>
      <w:r>
        <w:t>Note</w:t>
      </w:r>
      <w:r w:rsidR="005F377C">
        <w:t xml:space="preserve"> 1</w:t>
      </w:r>
      <w:r w:rsidR="00360263">
        <w:t>:</w:t>
      </w:r>
      <w:r w:rsidR="00360263">
        <w:tab/>
        <w:t>T</w:t>
      </w:r>
      <w:r>
        <w:t xml:space="preserve">hat all transactions will be returned in descending date created order. </w:t>
      </w:r>
    </w:p>
    <w:p w14:paraId="015E1750" w14:textId="122DA5C1" w:rsidR="00A22871" w:rsidRDefault="005F377C" w:rsidP="002F254C">
      <w:pPr>
        <w:pStyle w:val="NOTE"/>
      </w:pPr>
      <w:r>
        <w:t>N</w:t>
      </w:r>
      <w:r w:rsidR="00A22871">
        <w:t>ote</w:t>
      </w:r>
      <w:r>
        <w:t xml:space="preserve"> 2:</w:t>
      </w:r>
      <w:r>
        <w:tab/>
        <w:t>T</w:t>
      </w:r>
      <w:r w:rsidR="00A22871">
        <w:t>hat metadata is returned with each response that is paginated indicating the total number of records available.</w:t>
      </w:r>
    </w:p>
    <w:p w14:paraId="4E17B5B2" w14:textId="77777777" w:rsidR="00A22871" w:rsidRDefault="00A22871">
      <w:pPr>
        <w:pStyle w:val="Heading3"/>
        <w:pPrChange w:id="1783" w:author="Gareth Pateman [2]" w:date="2017-09-13T11:03:00Z">
          <w:pPr>
            <w:pStyle w:val="Heading1"/>
          </w:pPr>
        </w:pPrChange>
      </w:pPr>
      <w:bookmarkStart w:id="1784" w:name="_Toc459720547"/>
      <w:bookmarkStart w:id="1785" w:name="_Toc459720667"/>
      <w:bookmarkStart w:id="1786" w:name="_Toc459720784"/>
      <w:bookmarkStart w:id="1787" w:name="_Toc459720901"/>
      <w:bookmarkStart w:id="1788" w:name="_Toc459721019"/>
      <w:bookmarkStart w:id="1789" w:name="_Accounts_Status_API"/>
      <w:bookmarkStart w:id="1790" w:name="_Toc513209447"/>
      <w:bookmarkEnd w:id="1784"/>
      <w:bookmarkEnd w:id="1785"/>
      <w:bookmarkEnd w:id="1786"/>
      <w:bookmarkEnd w:id="1787"/>
      <w:bookmarkEnd w:id="1788"/>
      <w:bookmarkEnd w:id="1789"/>
      <w:r>
        <w:t>Accounts Status API</w:t>
      </w:r>
      <w:bookmarkEnd w:id="1790"/>
    </w:p>
    <w:p w14:paraId="7EA25313" w14:textId="77777777" w:rsidR="00A22871" w:rsidRPr="00A27DC9" w:rsidRDefault="00A22871" w:rsidP="002F254C">
      <w:pPr>
        <w:pStyle w:val="NormalParagraph"/>
      </w:pPr>
      <w:r>
        <w:t xml:space="preserve">The Accounts Status API returns a harmonised status of the account. The status enables the client to determine whether transactions can be subsequently posted against the account. URI format is </w:t>
      </w:r>
      <w:r w:rsidRPr="00A27DC9">
        <w:t>‘</w:t>
      </w:r>
      <w:r>
        <w:rPr>
          <w:b/>
          <w:i/>
        </w:rPr>
        <w:t>/a</w:t>
      </w:r>
      <w:r w:rsidRPr="00A27DC9">
        <w:rPr>
          <w:b/>
          <w:i/>
        </w:rPr>
        <w:t>ccounts/</w:t>
      </w:r>
      <w:r>
        <w:rPr>
          <w:b/>
        </w:rPr>
        <w:t>{Account Identifiers}</w:t>
      </w:r>
      <w:r>
        <w:rPr>
          <w:b/>
          <w:i/>
        </w:rPr>
        <w:t>/s</w:t>
      </w:r>
      <w:r w:rsidRPr="00A27DC9">
        <w:rPr>
          <w:b/>
          <w:i/>
        </w:rPr>
        <w:t>tatus</w:t>
      </w:r>
      <w:r w:rsidRPr="00A27DC9">
        <w:rPr>
          <w:b/>
        </w:rPr>
        <w:t>’</w:t>
      </w:r>
      <w:r w:rsidRPr="00A27DC9">
        <w:t>.</w:t>
      </w:r>
    </w:p>
    <w:tbl>
      <w:tblPr>
        <w:tblStyle w:val="PlainTable21"/>
        <w:tblW w:w="8851"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ayout w:type="fixed"/>
        <w:tblLook w:val="04A0" w:firstRow="1" w:lastRow="0" w:firstColumn="1" w:lastColumn="0" w:noHBand="0" w:noVBand="1"/>
      </w:tblPr>
      <w:tblGrid>
        <w:gridCol w:w="939"/>
        <w:gridCol w:w="739"/>
        <w:gridCol w:w="3076"/>
        <w:gridCol w:w="690"/>
        <w:gridCol w:w="1184"/>
        <w:gridCol w:w="2223"/>
      </w:tblGrid>
      <w:tr w:rsidR="00A22871" w:rsidRPr="00D267CA" w14:paraId="7DC5667A" w14:textId="77777777" w:rsidTr="00862B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1" w:type="dxa"/>
            <w:gridSpan w:val="6"/>
            <w:shd w:val="clear" w:color="auto" w:fill="F2F2F2" w:themeFill="background1" w:themeFillShade="F2"/>
          </w:tcPr>
          <w:p w14:paraId="345A0D85" w14:textId="77777777" w:rsidR="00A22871" w:rsidRPr="00D267CA" w:rsidRDefault="00A22871" w:rsidP="00A22871">
            <w:pPr>
              <w:jc w:val="center"/>
              <w:rPr>
                <w:sz w:val="20"/>
              </w:rPr>
            </w:pPr>
            <w:r>
              <w:rPr>
                <w:sz w:val="28"/>
              </w:rPr>
              <w:t>Account</w:t>
            </w:r>
            <w:r w:rsidRPr="005115BD">
              <w:rPr>
                <w:sz w:val="28"/>
              </w:rPr>
              <w:t xml:space="preserve"> </w:t>
            </w:r>
            <w:r>
              <w:rPr>
                <w:sz w:val="28"/>
              </w:rPr>
              <w:t xml:space="preserve">Status </w:t>
            </w:r>
            <w:r w:rsidRPr="005115BD">
              <w:rPr>
                <w:sz w:val="28"/>
              </w:rPr>
              <w:t>Object Properties</w:t>
            </w:r>
          </w:p>
        </w:tc>
      </w:tr>
      <w:tr w:rsidR="00A22871" w:rsidRPr="00195442" w14:paraId="48FF2AE0" w14:textId="77777777" w:rsidTr="00862B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dxa"/>
          </w:tcPr>
          <w:p w14:paraId="18F95B3F" w14:textId="77777777" w:rsidR="00A22871" w:rsidRPr="00195442" w:rsidRDefault="00A22871" w:rsidP="00A22871">
            <w:pPr>
              <w:rPr>
                <w:sz w:val="20"/>
              </w:rPr>
            </w:pPr>
            <w:r w:rsidRPr="00195442">
              <w:rPr>
                <w:sz w:val="20"/>
              </w:rPr>
              <w:t>Name</w:t>
            </w:r>
          </w:p>
        </w:tc>
        <w:tc>
          <w:tcPr>
            <w:tcW w:w="739" w:type="dxa"/>
          </w:tcPr>
          <w:p w14:paraId="312E3C5B"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Type</w:t>
            </w:r>
          </w:p>
        </w:tc>
        <w:tc>
          <w:tcPr>
            <w:tcW w:w="3076" w:type="dxa"/>
          </w:tcPr>
          <w:p w14:paraId="55CE38F0"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Pr>
                <w:b/>
                <w:sz w:val="20"/>
              </w:rPr>
              <w:t>Description</w:t>
            </w:r>
          </w:p>
        </w:tc>
        <w:tc>
          <w:tcPr>
            <w:tcW w:w="690" w:type="dxa"/>
          </w:tcPr>
          <w:p w14:paraId="636B2CC5"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p>
        </w:tc>
        <w:tc>
          <w:tcPr>
            <w:tcW w:w="1184" w:type="dxa"/>
          </w:tcPr>
          <w:p w14:paraId="21A17CC0"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Reference</w:t>
            </w:r>
          </w:p>
        </w:tc>
        <w:tc>
          <w:tcPr>
            <w:tcW w:w="2223" w:type="dxa"/>
          </w:tcPr>
          <w:p w14:paraId="4B3B9CE7"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Validation</w:t>
            </w:r>
          </w:p>
        </w:tc>
      </w:tr>
      <w:tr w:rsidR="00A22871" w:rsidRPr="00D267CA" w14:paraId="0C38BF14" w14:textId="77777777" w:rsidTr="00862B60">
        <w:tc>
          <w:tcPr>
            <w:cnfStyle w:val="001000000000" w:firstRow="0" w:lastRow="0" w:firstColumn="1" w:lastColumn="0" w:oddVBand="0" w:evenVBand="0" w:oddHBand="0" w:evenHBand="0" w:firstRowFirstColumn="0" w:firstRowLastColumn="0" w:lastRowFirstColumn="0" w:lastRowLastColumn="0"/>
            <w:tcW w:w="939" w:type="dxa"/>
          </w:tcPr>
          <w:p w14:paraId="001CAEDE" w14:textId="0BFE804C" w:rsidR="00A22871" w:rsidRDefault="00862B60" w:rsidP="00A22871">
            <w:pPr>
              <w:rPr>
                <w:b w:val="0"/>
                <w:sz w:val="20"/>
              </w:rPr>
            </w:pPr>
            <w:r>
              <w:rPr>
                <w:b w:val="0"/>
                <w:sz w:val="20"/>
              </w:rPr>
              <w:t>a</w:t>
            </w:r>
            <w:r w:rsidR="00A22871">
              <w:rPr>
                <w:b w:val="0"/>
                <w:sz w:val="20"/>
              </w:rPr>
              <w:t>ccountStatus</w:t>
            </w:r>
          </w:p>
        </w:tc>
        <w:tc>
          <w:tcPr>
            <w:tcW w:w="739" w:type="dxa"/>
          </w:tcPr>
          <w:p w14:paraId="676D25CE"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3076" w:type="dxa"/>
          </w:tcPr>
          <w:p w14:paraId="615041A7"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Indicates a simplified representation of the account status. This will be shown as ‘available’ or ‘available’. A state of ‘unavailable’ means that the account is in a state that does not allow posting of transactions. Unregistered indicates that although not available, a transaction posted with the account identifier(s) will result an unregistered voucher creation.</w:t>
            </w:r>
          </w:p>
        </w:tc>
        <w:tc>
          <w:tcPr>
            <w:tcW w:w="690" w:type="dxa"/>
          </w:tcPr>
          <w:p w14:paraId="5EF38885" w14:textId="77777777" w:rsidR="00A22871" w:rsidRPr="00536948"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B175BA">
              <w:rPr>
                <w:rFonts w:ascii="Wingdings" w:hAnsi="Wingdings" w:cs="Wingdings"/>
                <w:sz w:val="20"/>
              </w:rPr>
              <w:t></w:t>
            </w:r>
            <w:r>
              <w:rPr>
                <w:sz w:val="20"/>
              </w:rPr>
              <w:t>NA</w:t>
            </w:r>
          </w:p>
          <w:p w14:paraId="3FC942E3" w14:textId="77777777" w:rsidR="00A22871" w:rsidRPr="00B175BA" w:rsidRDefault="00A22871" w:rsidP="00A22871">
            <w:pPr>
              <w:jc w:val="center"/>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175BA">
              <w:rPr>
                <w:rFonts w:ascii="Wingdings" w:hAnsi="Wingdings" w:cs="Wingdings"/>
                <w:sz w:val="20"/>
              </w:rPr>
              <w:t></w:t>
            </w:r>
            <w:r>
              <w:rPr>
                <w:rFonts w:cs="Wingdings"/>
                <w:sz w:val="20"/>
              </w:rPr>
              <w:t>M</w:t>
            </w:r>
          </w:p>
        </w:tc>
        <w:tc>
          <w:tcPr>
            <w:tcW w:w="1184" w:type="dxa"/>
          </w:tcPr>
          <w:p w14:paraId="2717DFE0"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c>
          <w:tcPr>
            <w:tcW w:w="2223" w:type="dxa"/>
          </w:tcPr>
          <w:p w14:paraId="59F44CF2"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Enumeration = available, unavailable, unregistered</w:t>
            </w:r>
          </w:p>
        </w:tc>
      </w:tr>
      <w:tr w:rsidR="00A22871" w:rsidRPr="00D267CA" w14:paraId="242E34BF" w14:textId="77777777" w:rsidTr="00862B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dxa"/>
          </w:tcPr>
          <w:p w14:paraId="7807099A" w14:textId="4ED6B7E0" w:rsidR="00A22871" w:rsidRDefault="00862B60" w:rsidP="00A22871">
            <w:pPr>
              <w:rPr>
                <w:b w:val="0"/>
                <w:sz w:val="20"/>
              </w:rPr>
            </w:pPr>
            <w:r>
              <w:rPr>
                <w:b w:val="0"/>
                <w:sz w:val="20"/>
              </w:rPr>
              <w:t>s</w:t>
            </w:r>
            <w:r w:rsidR="00A22871">
              <w:rPr>
                <w:b w:val="0"/>
                <w:sz w:val="20"/>
              </w:rPr>
              <w:t>ubStatus</w:t>
            </w:r>
          </w:p>
        </w:tc>
        <w:tc>
          <w:tcPr>
            <w:tcW w:w="739" w:type="dxa"/>
          </w:tcPr>
          <w:p w14:paraId="410840A5"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3076" w:type="dxa"/>
          </w:tcPr>
          <w:p w14:paraId="74A4E2C3"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Property can be used to return a provider-specific status for the account.</w:t>
            </w:r>
          </w:p>
        </w:tc>
        <w:tc>
          <w:tcPr>
            <w:tcW w:w="690" w:type="dxa"/>
          </w:tcPr>
          <w:p w14:paraId="749C5776" w14:textId="77777777" w:rsidR="00A22871" w:rsidRPr="00536948"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B175BA">
              <w:rPr>
                <w:rFonts w:ascii="Wingdings" w:hAnsi="Wingdings" w:cs="Wingdings"/>
                <w:sz w:val="20"/>
              </w:rPr>
              <w:t></w:t>
            </w:r>
            <w:r>
              <w:rPr>
                <w:sz w:val="20"/>
              </w:rPr>
              <w:t>NA</w:t>
            </w:r>
          </w:p>
          <w:p w14:paraId="2CD43730" w14:textId="77777777" w:rsidR="00A22871" w:rsidRPr="00B175BA" w:rsidRDefault="00A22871" w:rsidP="00A22871">
            <w:pPr>
              <w:jc w:val="center"/>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B175BA">
              <w:rPr>
                <w:rFonts w:ascii="Wingdings" w:hAnsi="Wingdings" w:cs="Wingdings"/>
                <w:sz w:val="20"/>
              </w:rPr>
              <w:t></w:t>
            </w:r>
            <w:r>
              <w:rPr>
                <w:rFonts w:cs="Wingdings"/>
                <w:sz w:val="20"/>
              </w:rPr>
              <w:t>O</w:t>
            </w:r>
          </w:p>
        </w:tc>
        <w:tc>
          <w:tcPr>
            <w:tcW w:w="1184" w:type="dxa"/>
          </w:tcPr>
          <w:p w14:paraId="645606E0"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c>
          <w:tcPr>
            <w:tcW w:w="2223" w:type="dxa"/>
          </w:tcPr>
          <w:p w14:paraId="5352A26E"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r>
      <w:tr w:rsidR="009003E5" w:rsidRPr="00D267CA" w14:paraId="7137C9B0" w14:textId="77777777" w:rsidTr="00862B60">
        <w:tc>
          <w:tcPr>
            <w:cnfStyle w:val="001000000000" w:firstRow="0" w:lastRow="0" w:firstColumn="1" w:lastColumn="0" w:oddVBand="0" w:evenVBand="0" w:oddHBand="0" w:evenHBand="0" w:firstRowFirstColumn="0" w:firstRowLastColumn="0" w:lastRowFirstColumn="0" w:lastRowLastColumn="0"/>
            <w:tcW w:w="939" w:type="dxa"/>
          </w:tcPr>
          <w:p w14:paraId="1BAA549D" w14:textId="70EC5591" w:rsidR="009003E5" w:rsidRDefault="00862B60" w:rsidP="009003E5">
            <w:pPr>
              <w:rPr>
                <w:b w:val="0"/>
                <w:sz w:val="20"/>
              </w:rPr>
            </w:pPr>
            <w:r>
              <w:rPr>
                <w:b w:val="0"/>
                <w:sz w:val="20"/>
              </w:rPr>
              <w:lastRenderedPageBreak/>
              <w:t>lei</w:t>
            </w:r>
          </w:p>
        </w:tc>
        <w:tc>
          <w:tcPr>
            <w:tcW w:w="739" w:type="dxa"/>
          </w:tcPr>
          <w:p w14:paraId="707CBA9D" w14:textId="77777777" w:rsidR="009003E5" w:rsidRDefault="009003E5" w:rsidP="009003E5">
            <w:pPr>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3076" w:type="dxa"/>
          </w:tcPr>
          <w:p w14:paraId="7C0FFFFC" w14:textId="77777777" w:rsidR="009003E5" w:rsidRDefault="009003E5" w:rsidP="009003E5">
            <w:pPr>
              <w:cnfStyle w:val="000000000000" w:firstRow="0" w:lastRow="0" w:firstColumn="0" w:lastColumn="0" w:oddVBand="0" w:evenVBand="0" w:oddHBand="0" w:evenHBand="0" w:firstRowFirstColumn="0" w:firstRowLastColumn="0" w:lastRowFirstColumn="0" w:lastRowLastColumn="0"/>
              <w:rPr>
                <w:sz w:val="20"/>
              </w:rPr>
            </w:pPr>
            <w:r>
              <w:rPr>
                <w:sz w:val="20"/>
              </w:rPr>
              <w:t>Indicates the Legal Entity Identifier of the organisation holding the account.</w:t>
            </w:r>
          </w:p>
        </w:tc>
        <w:tc>
          <w:tcPr>
            <w:tcW w:w="690" w:type="dxa"/>
          </w:tcPr>
          <w:p w14:paraId="0CDC5691" w14:textId="77777777" w:rsidR="009003E5" w:rsidRPr="00536948" w:rsidRDefault="009003E5" w:rsidP="009003E5">
            <w:pPr>
              <w:jc w:val="center"/>
              <w:cnfStyle w:val="000000000000" w:firstRow="0" w:lastRow="0" w:firstColumn="0" w:lastColumn="0" w:oddVBand="0" w:evenVBand="0" w:oddHBand="0" w:evenHBand="0" w:firstRowFirstColumn="0" w:firstRowLastColumn="0" w:lastRowFirstColumn="0" w:lastRowLastColumn="0"/>
              <w:rPr>
                <w:sz w:val="20"/>
              </w:rPr>
            </w:pPr>
            <w:r w:rsidRPr="00B175BA">
              <w:rPr>
                <w:rFonts w:ascii="Wingdings" w:hAnsi="Wingdings" w:cs="Wingdings"/>
                <w:sz w:val="20"/>
              </w:rPr>
              <w:t></w:t>
            </w:r>
            <w:r>
              <w:rPr>
                <w:sz w:val="20"/>
              </w:rPr>
              <w:t>NA</w:t>
            </w:r>
          </w:p>
          <w:p w14:paraId="7BF1C16E" w14:textId="77777777" w:rsidR="009003E5" w:rsidRPr="00B175BA" w:rsidRDefault="009003E5" w:rsidP="009003E5">
            <w:pPr>
              <w:jc w:val="center"/>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175BA">
              <w:rPr>
                <w:rFonts w:ascii="Wingdings" w:hAnsi="Wingdings" w:cs="Wingdings"/>
                <w:sz w:val="20"/>
              </w:rPr>
              <w:t></w:t>
            </w:r>
            <w:r>
              <w:rPr>
                <w:rFonts w:cs="Wingdings"/>
                <w:sz w:val="20"/>
              </w:rPr>
              <w:t>O</w:t>
            </w:r>
          </w:p>
        </w:tc>
        <w:tc>
          <w:tcPr>
            <w:tcW w:w="1184" w:type="dxa"/>
          </w:tcPr>
          <w:p w14:paraId="0496811D" w14:textId="77777777" w:rsidR="009003E5" w:rsidRPr="00D267CA" w:rsidRDefault="009003E5" w:rsidP="009003E5">
            <w:pPr>
              <w:cnfStyle w:val="000000000000" w:firstRow="0" w:lastRow="0" w:firstColumn="0" w:lastColumn="0" w:oddVBand="0" w:evenVBand="0" w:oddHBand="0" w:evenHBand="0" w:firstRowFirstColumn="0" w:firstRowLastColumn="0" w:lastRowFirstColumn="0" w:lastRowLastColumn="0"/>
              <w:rPr>
                <w:sz w:val="20"/>
              </w:rPr>
            </w:pPr>
          </w:p>
        </w:tc>
        <w:tc>
          <w:tcPr>
            <w:tcW w:w="2223" w:type="dxa"/>
          </w:tcPr>
          <w:p w14:paraId="17A7DB16" w14:textId="77777777" w:rsidR="009003E5" w:rsidRDefault="009003E5" w:rsidP="009003E5">
            <w:pPr>
              <w:cnfStyle w:val="000000000000" w:firstRow="0" w:lastRow="0" w:firstColumn="0" w:lastColumn="0" w:oddVBand="0" w:evenVBand="0" w:oddHBand="0" w:evenHBand="0" w:firstRowFirstColumn="0" w:firstRowLastColumn="0" w:lastRowFirstColumn="0" w:lastRowLastColumn="0"/>
              <w:rPr>
                <w:ins w:id="1791" w:author="Gareth Pateman" w:date="2018-04-18T16:02:00Z"/>
                <w:sz w:val="20"/>
              </w:rPr>
            </w:pPr>
            <w:ins w:id="1792" w:author="Gareth Pateman" w:date="2018-04-18T16:02:00Z">
              <w:r>
                <w:rPr>
                  <w:sz w:val="20"/>
                </w:rPr>
                <w:t xml:space="preserve">Refer to LEI format as defined here: </w:t>
              </w:r>
            </w:ins>
          </w:p>
          <w:p w14:paraId="1D8CA52C" w14:textId="77777777" w:rsidR="009003E5" w:rsidRDefault="009003E5" w:rsidP="009003E5">
            <w:pPr>
              <w:cnfStyle w:val="000000000000" w:firstRow="0" w:lastRow="0" w:firstColumn="0" w:lastColumn="0" w:oddVBand="0" w:evenVBand="0" w:oddHBand="0" w:evenHBand="0" w:firstRowFirstColumn="0" w:firstRowLastColumn="0" w:lastRowFirstColumn="0" w:lastRowLastColumn="0"/>
              <w:rPr>
                <w:ins w:id="1793" w:author="Gareth Pateman" w:date="2018-04-18T16:02:00Z"/>
                <w:sz w:val="16"/>
              </w:rPr>
            </w:pPr>
            <w:ins w:id="1794" w:author="Gareth Pateman" w:date="2018-04-18T16:02:00Z">
              <w:r>
                <w:rPr>
                  <w:sz w:val="16"/>
                </w:rPr>
                <w:fldChar w:fldCharType="begin"/>
              </w:r>
              <w:r>
                <w:rPr>
                  <w:sz w:val="16"/>
                </w:rPr>
                <w:instrText xml:space="preserve"> HYPERLINK "</w:instrText>
              </w:r>
              <w:r w:rsidRPr="00C155B9">
                <w:rPr>
                  <w:sz w:val="16"/>
                </w:rPr>
                <w:instrText>https://www.leiroc.org/lei.htm</w:instrText>
              </w:r>
              <w:r>
                <w:rPr>
                  <w:sz w:val="16"/>
                </w:rPr>
                <w:instrText xml:space="preserve">" </w:instrText>
              </w:r>
              <w:r>
                <w:rPr>
                  <w:sz w:val="16"/>
                </w:rPr>
                <w:fldChar w:fldCharType="separate"/>
              </w:r>
              <w:r w:rsidRPr="00C155B9">
                <w:rPr>
                  <w:rStyle w:val="Hyperlink"/>
                  <w:sz w:val="16"/>
                </w:rPr>
                <w:t>https://www.leiroc.org/lei.htm</w:t>
              </w:r>
              <w:r>
                <w:rPr>
                  <w:sz w:val="16"/>
                </w:rPr>
                <w:fldChar w:fldCharType="end"/>
              </w:r>
            </w:ins>
          </w:p>
          <w:p w14:paraId="1CE3FB98" w14:textId="596876F1" w:rsidR="009003E5" w:rsidRDefault="009003E5" w:rsidP="009003E5">
            <w:pPr>
              <w:cnfStyle w:val="000000000000" w:firstRow="0" w:lastRow="0" w:firstColumn="0" w:lastColumn="0" w:oddVBand="0" w:evenVBand="0" w:oddHBand="0" w:evenHBand="0" w:firstRowFirstColumn="0" w:firstRowLastColumn="0" w:lastRowFirstColumn="0" w:lastRowLastColumn="0"/>
              <w:rPr>
                <w:sz w:val="20"/>
              </w:rPr>
            </w:pPr>
            <w:del w:id="1795" w:author="Gareth Pateman" w:date="2018-04-18T16:02:00Z">
              <w:r w:rsidDel="003F2F75">
                <w:rPr>
                  <w:sz w:val="20"/>
                </w:rPr>
                <w:delText>Length = 20, Regular Expression (See Swagger Definition)</w:delText>
              </w:r>
            </w:del>
          </w:p>
        </w:tc>
      </w:tr>
    </w:tbl>
    <w:p w14:paraId="04414C1E" w14:textId="77777777" w:rsidR="00A22871" w:rsidRDefault="00A22871" w:rsidP="00A22871"/>
    <w:p w14:paraId="5811D305" w14:textId="77777777" w:rsidR="00A22871" w:rsidRDefault="00A22871" w:rsidP="002F254C">
      <w:pPr>
        <w:pStyle w:val="Heading3"/>
      </w:pPr>
      <w:bookmarkStart w:id="1796" w:name="_Balance_API"/>
      <w:bookmarkStart w:id="1797" w:name="_Toc513209448"/>
      <w:bookmarkEnd w:id="1796"/>
      <w:r>
        <w:t>Account Balances API</w:t>
      </w:r>
      <w:bookmarkEnd w:id="1797"/>
    </w:p>
    <w:p w14:paraId="3ED94287" w14:textId="77777777" w:rsidR="00A22871" w:rsidRDefault="00A22871" w:rsidP="002F254C">
      <w:pPr>
        <w:pStyle w:val="NormalParagraph"/>
      </w:pPr>
      <w:r>
        <w:t>This API defines specific properties for returning balances associated with an account. URI format is ‘</w:t>
      </w:r>
      <w:r>
        <w:rPr>
          <w:b/>
        </w:rPr>
        <w:t>/a</w:t>
      </w:r>
      <w:r w:rsidRPr="00A27DC9">
        <w:rPr>
          <w:b/>
        </w:rPr>
        <w:t>ccounts</w:t>
      </w:r>
      <w:r>
        <w:rPr>
          <w:b/>
        </w:rPr>
        <w:t>/{Account Identifiers}/b</w:t>
      </w:r>
      <w:r w:rsidRPr="00A27DC9">
        <w:rPr>
          <w:b/>
        </w:rPr>
        <w:t>alance</w:t>
      </w:r>
      <w:r>
        <w:t>’</w:t>
      </w:r>
      <w:r w:rsidRPr="00A32FD0">
        <w:t>.</w:t>
      </w:r>
    </w:p>
    <w:tbl>
      <w:tblPr>
        <w:tblStyle w:val="PlainTable21"/>
        <w:tblW w:w="9013"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ayout w:type="fixed"/>
        <w:tblLook w:val="04A0" w:firstRow="1" w:lastRow="0" w:firstColumn="1" w:lastColumn="0" w:noHBand="0" w:noVBand="1"/>
      </w:tblPr>
      <w:tblGrid>
        <w:gridCol w:w="1129"/>
        <w:gridCol w:w="1195"/>
        <w:gridCol w:w="3063"/>
        <w:gridCol w:w="709"/>
        <w:gridCol w:w="1134"/>
        <w:gridCol w:w="1783"/>
      </w:tblGrid>
      <w:tr w:rsidR="00A22871" w:rsidRPr="00D267CA" w14:paraId="5D5CB00C" w14:textId="77777777" w:rsidTr="002F25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3" w:type="dxa"/>
            <w:gridSpan w:val="6"/>
            <w:shd w:val="clear" w:color="auto" w:fill="F2F2F2" w:themeFill="background1" w:themeFillShade="F2"/>
          </w:tcPr>
          <w:p w14:paraId="2FDA1B79" w14:textId="77777777" w:rsidR="00A22871" w:rsidRPr="00D267CA" w:rsidRDefault="00A22871" w:rsidP="00A22871">
            <w:pPr>
              <w:jc w:val="center"/>
              <w:rPr>
                <w:sz w:val="20"/>
              </w:rPr>
            </w:pPr>
            <w:r>
              <w:rPr>
                <w:sz w:val="28"/>
              </w:rPr>
              <w:t xml:space="preserve">Balance </w:t>
            </w:r>
            <w:r w:rsidRPr="005115BD">
              <w:rPr>
                <w:sz w:val="28"/>
              </w:rPr>
              <w:t>Object Properties</w:t>
            </w:r>
          </w:p>
        </w:tc>
      </w:tr>
      <w:tr w:rsidR="00A22871" w:rsidRPr="00195442" w14:paraId="0A459E99"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7DA93F3" w14:textId="77777777" w:rsidR="00A22871" w:rsidRPr="00195442" w:rsidRDefault="00A22871" w:rsidP="00A22871">
            <w:pPr>
              <w:rPr>
                <w:sz w:val="20"/>
              </w:rPr>
            </w:pPr>
            <w:r w:rsidRPr="00195442">
              <w:rPr>
                <w:sz w:val="20"/>
              </w:rPr>
              <w:t>Name</w:t>
            </w:r>
          </w:p>
        </w:tc>
        <w:tc>
          <w:tcPr>
            <w:tcW w:w="1195" w:type="dxa"/>
          </w:tcPr>
          <w:p w14:paraId="276AB815"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Type</w:t>
            </w:r>
          </w:p>
        </w:tc>
        <w:tc>
          <w:tcPr>
            <w:tcW w:w="3063" w:type="dxa"/>
          </w:tcPr>
          <w:p w14:paraId="4424B932"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Pr>
                <w:b/>
                <w:sz w:val="20"/>
              </w:rPr>
              <w:t>Description</w:t>
            </w:r>
          </w:p>
        </w:tc>
        <w:tc>
          <w:tcPr>
            <w:tcW w:w="709" w:type="dxa"/>
          </w:tcPr>
          <w:p w14:paraId="4FE19C83"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p>
        </w:tc>
        <w:tc>
          <w:tcPr>
            <w:tcW w:w="1134" w:type="dxa"/>
          </w:tcPr>
          <w:p w14:paraId="1D3E3644"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Reference</w:t>
            </w:r>
          </w:p>
        </w:tc>
        <w:tc>
          <w:tcPr>
            <w:tcW w:w="1783" w:type="dxa"/>
          </w:tcPr>
          <w:p w14:paraId="76B49F06"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Validation</w:t>
            </w:r>
          </w:p>
        </w:tc>
      </w:tr>
      <w:tr w:rsidR="00A22871" w:rsidRPr="00D267CA" w14:paraId="02A5652C" w14:textId="77777777" w:rsidTr="002F254C">
        <w:tc>
          <w:tcPr>
            <w:cnfStyle w:val="001000000000" w:firstRow="0" w:lastRow="0" w:firstColumn="1" w:lastColumn="0" w:oddVBand="0" w:evenVBand="0" w:oddHBand="0" w:evenHBand="0" w:firstRowFirstColumn="0" w:firstRowLastColumn="0" w:lastRowFirstColumn="0" w:lastRowLastColumn="0"/>
            <w:tcW w:w="1129" w:type="dxa"/>
          </w:tcPr>
          <w:p w14:paraId="2BE1F8F9" w14:textId="2BE26FDB" w:rsidR="00A22871" w:rsidRPr="00D267CA" w:rsidRDefault="00862B60" w:rsidP="00A22871">
            <w:pPr>
              <w:rPr>
                <w:b w:val="0"/>
                <w:sz w:val="20"/>
              </w:rPr>
            </w:pPr>
            <w:r>
              <w:rPr>
                <w:b w:val="0"/>
                <w:sz w:val="20"/>
              </w:rPr>
              <w:t>c</w:t>
            </w:r>
            <w:r w:rsidR="00A22871">
              <w:rPr>
                <w:b w:val="0"/>
                <w:sz w:val="20"/>
              </w:rPr>
              <w:t>urrentBalance</w:t>
            </w:r>
          </w:p>
        </w:tc>
        <w:tc>
          <w:tcPr>
            <w:tcW w:w="1195" w:type="dxa"/>
          </w:tcPr>
          <w:p w14:paraId="17193470"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3063" w:type="dxa"/>
          </w:tcPr>
          <w:p w14:paraId="3CFD6735"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The current outstanding balance on the account.</w:t>
            </w:r>
          </w:p>
        </w:tc>
        <w:tc>
          <w:tcPr>
            <w:tcW w:w="709" w:type="dxa"/>
          </w:tcPr>
          <w:p w14:paraId="606D30C5" w14:textId="77777777" w:rsidR="00A22871" w:rsidRPr="00536948"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B175BA">
              <w:rPr>
                <w:rFonts w:ascii="Wingdings" w:hAnsi="Wingdings" w:cs="Wingdings"/>
                <w:sz w:val="20"/>
              </w:rPr>
              <w:t></w:t>
            </w:r>
            <w:r>
              <w:rPr>
                <w:sz w:val="20"/>
              </w:rPr>
              <w:t>NA</w:t>
            </w:r>
          </w:p>
          <w:p w14:paraId="57F4F192" w14:textId="77777777" w:rsidR="00A22871" w:rsidRPr="00536948"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B175BA">
              <w:rPr>
                <w:rFonts w:ascii="Wingdings" w:hAnsi="Wingdings" w:cs="Wingdings"/>
                <w:sz w:val="20"/>
              </w:rPr>
              <w:t></w:t>
            </w:r>
            <w:r>
              <w:rPr>
                <w:rFonts w:cs="Wingdings"/>
                <w:sz w:val="20"/>
              </w:rPr>
              <w:t>O</w:t>
            </w:r>
          </w:p>
        </w:tc>
        <w:tc>
          <w:tcPr>
            <w:tcW w:w="1134" w:type="dxa"/>
          </w:tcPr>
          <w:p w14:paraId="6AE45F7A"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c>
          <w:tcPr>
            <w:tcW w:w="1783" w:type="dxa"/>
          </w:tcPr>
          <w:p w14:paraId="562FCBAC" w14:textId="34B167DF" w:rsidR="00A22871" w:rsidRPr="00D267CA" w:rsidRDefault="004B5D28">
            <w:pPr>
              <w:jc w:val="left"/>
              <w:cnfStyle w:val="000000000000" w:firstRow="0" w:lastRow="0" w:firstColumn="0" w:lastColumn="0" w:oddVBand="0" w:evenVBand="0" w:oddHBand="0" w:evenHBand="0" w:firstRowFirstColumn="0" w:firstRowLastColumn="0" w:lastRowFirstColumn="0" w:lastRowLastColumn="0"/>
              <w:rPr>
                <w:sz w:val="20"/>
              </w:rPr>
              <w:pPrChange w:id="1798" w:author="Gareth Pateman" w:date="2018-04-18T12:10:00Z">
                <w:pPr>
                  <w:cnfStyle w:val="000000000000" w:firstRow="0" w:lastRow="0" w:firstColumn="0" w:lastColumn="0" w:oddVBand="0" w:evenVBand="0" w:oddHBand="0" w:evenHBand="0" w:firstRowFirstColumn="0" w:firstRowLastColumn="0" w:lastRowFirstColumn="0" w:lastRowLastColumn="0"/>
                </w:pPr>
              </w:pPrChange>
            </w:pPr>
            <w:ins w:id="1799" w:author="Gareth Pateman" w:date="2018-04-18T12:10:00Z">
              <w:r>
                <w:rPr>
                  <w:sz w:val="20"/>
                </w:rPr>
                <w:t>If supplied, amount must contain two decimal places separated by ‘.’</w:t>
              </w:r>
            </w:ins>
            <w:del w:id="1800" w:author="Gareth Pateman" w:date="2018-04-18T12:10:00Z">
              <w:r w:rsidR="00A22871" w:rsidDel="004B5D28">
                <w:rPr>
                  <w:sz w:val="20"/>
                </w:rPr>
                <w:delText xml:space="preserve"> Regular Expression – please refer to Swagger definition</w:delText>
              </w:r>
            </w:del>
          </w:p>
        </w:tc>
      </w:tr>
      <w:tr w:rsidR="00A22871" w:rsidRPr="00D267CA" w14:paraId="104ABFE0"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E26FABD" w14:textId="18D9C2F3" w:rsidR="00A22871" w:rsidRDefault="002E5E5F" w:rsidP="00A22871">
            <w:pPr>
              <w:rPr>
                <w:b w:val="0"/>
                <w:sz w:val="20"/>
              </w:rPr>
            </w:pPr>
            <w:r>
              <w:rPr>
                <w:b w:val="0"/>
                <w:sz w:val="20"/>
              </w:rPr>
              <w:t>a</w:t>
            </w:r>
            <w:r w:rsidR="00A22871">
              <w:rPr>
                <w:b w:val="0"/>
                <w:sz w:val="20"/>
              </w:rPr>
              <w:t>vailableBalance</w:t>
            </w:r>
          </w:p>
        </w:tc>
        <w:tc>
          <w:tcPr>
            <w:tcW w:w="1195" w:type="dxa"/>
          </w:tcPr>
          <w:p w14:paraId="586DEF84"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3063" w:type="dxa"/>
          </w:tcPr>
          <w:p w14:paraId="0C8A770B"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Indicates the balance that is able to be debited for an account. This balance is only provided on some API provider systems.</w:t>
            </w:r>
          </w:p>
        </w:tc>
        <w:tc>
          <w:tcPr>
            <w:tcW w:w="709" w:type="dxa"/>
          </w:tcPr>
          <w:p w14:paraId="37059D8A" w14:textId="77777777" w:rsidR="00A22871" w:rsidRPr="00536948"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B175BA">
              <w:rPr>
                <w:rFonts w:ascii="Wingdings" w:hAnsi="Wingdings" w:cs="Wingdings"/>
                <w:sz w:val="20"/>
              </w:rPr>
              <w:t></w:t>
            </w:r>
            <w:r>
              <w:rPr>
                <w:sz w:val="20"/>
              </w:rPr>
              <w:t>NA</w:t>
            </w:r>
          </w:p>
          <w:p w14:paraId="6D7987FA" w14:textId="77777777" w:rsidR="00A22871" w:rsidRPr="00B175BA" w:rsidRDefault="00A22871" w:rsidP="00A22871">
            <w:pPr>
              <w:jc w:val="center"/>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B175BA">
              <w:rPr>
                <w:rFonts w:ascii="Wingdings" w:hAnsi="Wingdings" w:cs="Wingdings"/>
                <w:sz w:val="20"/>
              </w:rPr>
              <w:t></w:t>
            </w:r>
            <w:r>
              <w:rPr>
                <w:rFonts w:cs="Wingdings"/>
                <w:sz w:val="20"/>
              </w:rPr>
              <w:t>O</w:t>
            </w:r>
          </w:p>
        </w:tc>
        <w:tc>
          <w:tcPr>
            <w:tcW w:w="1134" w:type="dxa"/>
          </w:tcPr>
          <w:p w14:paraId="6A6281A5"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c>
          <w:tcPr>
            <w:tcW w:w="1783" w:type="dxa"/>
          </w:tcPr>
          <w:p w14:paraId="601492A5" w14:textId="5C75EC4B" w:rsidR="00A22871" w:rsidRDefault="004B5D28">
            <w:pPr>
              <w:jc w:val="left"/>
              <w:cnfStyle w:val="000000100000" w:firstRow="0" w:lastRow="0" w:firstColumn="0" w:lastColumn="0" w:oddVBand="0" w:evenVBand="0" w:oddHBand="1" w:evenHBand="0" w:firstRowFirstColumn="0" w:firstRowLastColumn="0" w:lastRowFirstColumn="0" w:lastRowLastColumn="0"/>
              <w:rPr>
                <w:sz w:val="20"/>
              </w:rPr>
              <w:pPrChange w:id="1801" w:author="Gareth Pateman" w:date="2018-04-18T12:11:00Z">
                <w:pPr>
                  <w:cnfStyle w:val="000000100000" w:firstRow="0" w:lastRow="0" w:firstColumn="0" w:lastColumn="0" w:oddVBand="0" w:evenVBand="0" w:oddHBand="1" w:evenHBand="0" w:firstRowFirstColumn="0" w:firstRowLastColumn="0" w:lastRowFirstColumn="0" w:lastRowLastColumn="0"/>
                </w:pPr>
              </w:pPrChange>
            </w:pPr>
            <w:ins w:id="1802" w:author="Gareth Pateman" w:date="2018-04-18T12:11:00Z">
              <w:r>
                <w:rPr>
                  <w:sz w:val="20"/>
                </w:rPr>
                <w:t>If supplied, amount must contain two decimal places separated by ‘.’</w:t>
              </w:r>
            </w:ins>
            <w:del w:id="1803" w:author="Gareth Pateman" w:date="2018-04-18T12:11:00Z">
              <w:r w:rsidR="00A22871" w:rsidDel="004B5D28">
                <w:rPr>
                  <w:sz w:val="20"/>
                </w:rPr>
                <w:delText>Regular Expression – please refer to Swagger definition</w:delText>
              </w:r>
            </w:del>
          </w:p>
        </w:tc>
      </w:tr>
      <w:tr w:rsidR="00A22871" w:rsidRPr="00D267CA" w14:paraId="01BD2D4C" w14:textId="77777777" w:rsidTr="002F254C">
        <w:tc>
          <w:tcPr>
            <w:cnfStyle w:val="001000000000" w:firstRow="0" w:lastRow="0" w:firstColumn="1" w:lastColumn="0" w:oddVBand="0" w:evenVBand="0" w:oddHBand="0" w:evenHBand="0" w:firstRowFirstColumn="0" w:firstRowLastColumn="0" w:lastRowFirstColumn="0" w:lastRowLastColumn="0"/>
            <w:tcW w:w="1129" w:type="dxa"/>
          </w:tcPr>
          <w:p w14:paraId="1EAFB87D" w14:textId="4ABF0570" w:rsidR="00A22871" w:rsidRDefault="002E5E5F" w:rsidP="00A22871">
            <w:pPr>
              <w:rPr>
                <w:b w:val="0"/>
                <w:sz w:val="20"/>
              </w:rPr>
            </w:pPr>
            <w:r>
              <w:rPr>
                <w:b w:val="0"/>
                <w:sz w:val="20"/>
              </w:rPr>
              <w:t>r</w:t>
            </w:r>
            <w:r w:rsidR="00A22871">
              <w:rPr>
                <w:b w:val="0"/>
                <w:sz w:val="20"/>
              </w:rPr>
              <w:t>eservedBalance</w:t>
            </w:r>
          </w:p>
        </w:tc>
        <w:tc>
          <w:tcPr>
            <w:tcW w:w="1195" w:type="dxa"/>
          </w:tcPr>
          <w:p w14:paraId="56454B28"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3063" w:type="dxa"/>
          </w:tcPr>
          <w:p w14:paraId="3B611CC4"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Indicates the portion of the balance that is reserved, i.e. intended to be debited. This balance is only provided on some API provider systems.</w:t>
            </w:r>
          </w:p>
        </w:tc>
        <w:tc>
          <w:tcPr>
            <w:tcW w:w="709" w:type="dxa"/>
          </w:tcPr>
          <w:p w14:paraId="17995FE0" w14:textId="77777777" w:rsidR="00A22871" w:rsidRPr="00536948"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B175BA">
              <w:rPr>
                <w:rFonts w:ascii="Wingdings" w:hAnsi="Wingdings" w:cs="Wingdings"/>
                <w:sz w:val="20"/>
              </w:rPr>
              <w:t></w:t>
            </w:r>
            <w:r>
              <w:rPr>
                <w:sz w:val="20"/>
              </w:rPr>
              <w:t>NA</w:t>
            </w:r>
          </w:p>
          <w:p w14:paraId="71FFD197" w14:textId="77777777" w:rsidR="00A22871" w:rsidRPr="00B175BA" w:rsidRDefault="00A22871" w:rsidP="00A22871">
            <w:pPr>
              <w:jc w:val="center"/>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175BA">
              <w:rPr>
                <w:rFonts w:ascii="Wingdings" w:hAnsi="Wingdings" w:cs="Wingdings"/>
                <w:sz w:val="20"/>
              </w:rPr>
              <w:t></w:t>
            </w:r>
            <w:r>
              <w:rPr>
                <w:rFonts w:cs="Wingdings"/>
                <w:sz w:val="20"/>
              </w:rPr>
              <w:t>O</w:t>
            </w:r>
          </w:p>
        </w:tc>
        <w:tc>
          <w:tcPr>
            <w:tcW w:w="1134" w:type="dxa"/>
          </w:tcPr>
          <w:p w14:paraId="7E18770D"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c>
          <w:tcPr>
            <w:tcW w:w="1783" w:type="dxa"/>
          </w:tcPr>
          <w:p w14:paraId="0B9C2ED4" w14:textId="464B53C7" w:rsidR="00A22871" w:rsidRDefault="004B5D28">
            <w:pPr>
              <w:jc w:val="left"/>
              <w:cnfStyle w:val="000000000000" w:firstRow="0" w:lastRow="0" w:firstColumn="0" w:lastColumn="0" w:oddVBand="0" w:evenVBand="0" w:oddHBand="0" w:evenHBand="0" w:firstRowFirstColumn="0" w:firstRowLastColumn="0" w:lastRowFirstColumn="0" w:lastRowLastColumn="0"/>
              <w:rPr>
                <w:sz w:val="20"/>
              </w:rPr>
              <w:pPrChange w:id="1804" w:author="Gareth Pateman" w:date="2018-04-18T12:11:00Z">
                <w:pPr>
                  <w:cnfStyle w:val="000000000000" w:firstRow="0" w:lastRow="0" w:firstColumn="0" w:lastColumn="0" w:oddVBand="0" w:evenVBand="0" w:oddHBand="0" w:evenHBand="0" w:firstRowFirstColumn="0" w:firstRowLastColumn="0" w:lastRowFirstColumn="0" w:lastRowLastColumn="0"/>
                </w:pPr>
              </w:pPrChange>
            </w:pPr>
            <w:ins w:id="1805" w:author="Gareth Pateman" w:date="2018-04-18T12:11:00Z">
              <w:r>
                <w:rPr>
                  <w:sz w:val="20"/>
                </w:rPr>
                <w:t>If supplied, amount must contain two decimal places separated by ‘.’</w:t>
              </w:r>
            </w:ins>
            <w:del w:id="1806" w:author="Gareth Pateman" w:date="2018-04-18T12:11:00Z">
              <w:r w:rsidR="00A22871" w:rsidDel="004B5D28">
                <w:rPr>
                  <w:sz w:val="20"/>
                </w:rPr>
                <w:delText>Regular Expression – please refer to Swagger definition</w:delText>
              </w:r>
            </w:del>
          </w:p>
        </w:tc>
      </w:tr>
      <w:tr w:rsidR="00A22871" w:rsidRPr="00D267CA" w14:paraId="5DE1312D"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17F6B84" w14:textId="453C3D4B" w:rsidR="00A22871" w:rsidRDefault="002E5E5F" w:rsidP="00A22871">
            <w:pPr>
              <w:rPr>
                <w:b w:val="0"/>
                <w:sz w:val="20"/>
              </w:rPr>
            </w:pPr>
            <w:r>
              <w:rPr>
                <w:b w:val="0"/>
                <w:sz w:val="20"/>
              </w:rPr>
              <w:t>u</w:t>
            </w:r>
            <w:r w:rsidR="00A22871">
              <w:rPr>
                <w:b w:val="0"/>
                <w:sz w:val="20"/>
              </w:rPr>
              <w:t>n</w:t>
            </w:r>
            <w:r>
              <w:rPr>
                <w:b w:val="0"/>
                <w:sz w:val="20"/>
              </w:rPr>
              <w:t>C</w:t>
            </w:r>
            <w:r w:rsidR="00A22871">
              <w:rPr>
                <w:b w:val="0"/>
                <w:sz w:val="20"/>
              </w:rPr>
              <w:t>leared Balance</w:t>
            </w:r>
          </w:p>
        </w:tc>
        <w:tc>
          <w:tcPr>
            <w:tcW w:w="1195" w:type="dxa"/>
          </w:tcPr>
          <w:p w14:paraId="204C758F"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3063" w:type="dxa"/>
          </w:tcPr>
          <w:p w14:paraId="3046A7D2"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Indicates the sum of uncleared funds in an account, i.e. those that are awaiting a credit confirmation.</w:t>
            </w:r>
          </w:p>
        </w:tc>
        <w:tc>
          <w:tcPr>
            <w:tcW w:w="709" w:type="dxa"/>
          </w:tcPr>
          <w:p w14:paraId="21A0F7F6" w14:textId="77777777" w:rsidR="00A22871" w:rsidRPr="00536948"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B175BA">
              <w:rPr>
                <w:rFonts w:ascii="Wingdings" w:hAnsi="Wingdings" w:cs="Wingdings"/>
                <w:sz w:val="20"/>
              </w:rPr>
              <w:t></w:t>
            </w:r>
            <w:r>
              <w:rPr>
                <w:sz w:val="20"/>
              </w:rPr>
              <w:t>NA</w:t>
            </w:r>
          </w:p>
          <w:p w14:paraId="37555596" w14:textId="77777777" w:rsidR="00A22871" w:rsidRPr="00B175BA" w:rsidRDefault="00A22871" w:rsidP="00A22871">
            <w:pPr>
              <w:jc w:val="center"/>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B175BA">
              <w:rPr>
                <w:rFonts w:ascii="Wingdings" w:hAnsi="Wingdings" w:cs="Wingdings"/>
                <w:sz w:val="20"/>
              </w:rPr>
              <w:t></w:t>
            </w:r>
            <w:r>
              <w:rPr>
                <w:rFonts w:cs="Wingdings"/>
                <w:sz w:val="20"/>
              </w:rPr>
              <w:t>O</w:t>
            </w:r>
          </w:p>
        </w:tc>
        <w:tc>
          <w:tcPr>
            <w:tcW w:w="1134" w:type="dxa"/>
          </w:tcPr>
          <w:p w14:paraId="5FC11E54"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c>
          <w:tcPr>
            <w:tcW w:w="1783" w:type="dxa"/>
          </w:tcPr>
          <w:p w14:paraId="0EB55742" w14:textId="0BB8F7AE" w:rsidR="00A22871" w:rsidRDefault="004B5D28">
            <w:pPr>
              <w:jc w:val="left"/>
              <w:cnfStyle w:val="000000100000" w:firstRow="0" w:lastRow="0" w:firstColumn="0" w:lastColumn="0" w:oddVBand="0" w:evenVBand="0" w:oddHBand="1" w:evenHBand="0" w:firstRowFirstColumn="0" w:firstRowLastColumn="0" w:lastRowFirstColumn="0" w:lastRowLastColumn="0"/>
              <w:rPr>
                <w:sz w:val="20"/>
              </w:rPr>
              <w:pPrChange w:id="1807" w:author="Gareth Pateman" w:date="2018-04-18T12:11:00Z">
                <w:pPr>
                  <w:cnfStyle w:val="000000100000" w:firstRow="0" w:lastRow="0" w:firstColumn="0" w:lastColumn="0" w:oddVBand="0" w:evenVBand="0" w:oddHBand="1" w:evenHBand="0" w:firstRowFirstColumn="0" w:firstRowLastColumn="0" w:lastRowFirstColumn="0" w:lastRowLastColumn="0"/>
                </w:pPr>
              </w:pPrChange>
            </w:pPr>
            <w:ins w:id="1808" w:author="Gareth Pateman" w:date="2018-04-18T12:11:00Z">
              <w:r>
                <w:rPr>
                  <w:sz w:val="20"/>
                </w:rPr>
                <w:t>If supplied, amount must contain two decimal places separated by ‘.’</w:t>
              </w:r>
            </w:ins>
            <w:del w:id="1809" w:author="Gareth Pateman" w:date="2018-04-18T12:11:00Z">
              <w:r w:rsidR="00A22871" w:rsidDel="004B5D28">
                <w:rPr>
                  <w:sz w:val="20"/>
                </w:rPr>
                <w:delText>Regular Expression – please refer to Swagger definition</w:delText>
              </w:r>
            </w:del>
          </w:p>
        </w:tc>
      </w:tr>
      <w:tr w:rsidR="00A22871" w:rsidRPr="00D267CA" w14:paraId="73661CD0" w14:textId="77777777" w:rsidTr="002F254C">
        <w:tc>
          <w:tcPr>
            <w:cnfStyle w:val="001000000000" w:firstRow="0" w:lastRow="0" w:firstColumn="1" w:lastColumn="0" w:oddVBand="0" w:evenVBand="0" w:oddHBand="0" w:evenHBand="0" w:firstRowFirstColumn="0" w:firstRowLastColumn="0" w:lastRowFirstColumn="0" w:lastRowLastColumn="0"/>
            <w:tcW w:w="1129" w:type="dxa"/>
          </w:tcPr>
          <w:p w14:paraId="23288003" w14:textId="5CEE906A" w:rsidR="00A22871" w:rsidRDefault="002E5E5F" w:rsidP="00A22871">
            <w:pPr>
              <w:rPr>
                <w:b w:val="0"/>
                <w:sz w:val="20"/>
              </w:rPr>
            </w:pPr>
            <w:r>
              <w:rPr>
                <w:b w:val="0"/>
                <w:sz w:val="20"/>
              </w:rPr>
              <w:t>c</w:t>
            </w:r>
            <w:r w:rsidR="00A22871">
              <w:rPr>
                <w:b w:val="0"/>
                <w:sz w:val="20"/>
              </w:rPr>
              <w:t>urrency</w:t>
            </w:r>
          </w:p>
        </w:tc>
        <w:tc>
          <w:tcPr>
            <w:tcW w:w="1195" w:type="dxa"/>
          </w:tcPr>
          <w:p w14:paraId="63C3C5CF"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3063" w:type="dxa"/>
          </w:tcPr>
          <w:p w14:paraId="6888846B"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Currency for all returned balances.</w:t>
            </w:r>
          </w:p>
        </w:tc>
        <w:tc>
          <w:tcPr>
            <w:tcW w:w="709" w:type="dxa"/>
          </w:tcPr>
          <w:p w14:paraId="584CDE20" w14:textId="77777777" w:rsidR="00A22871" w:rsidRPr="00536948"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Pr>
                <w:sz w:val="20"/>
              </w:rPr>
              <w:t>NA</w:t>
            </w:r>
          </w:p>
          <w:p w14:paraId="17F268FD" w14:textId="77777777" w:rsidR="00A22871" w:rsidRPr="00B175BA" w:rsidRDefault="00A22871" w:rsidP="00A22871">
            <w:pPr>
              <w:jc w:val="center"/>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Pr>
                <w:rFonts w:cs="Wingdings"/>
                <w:sz w:val="20"/>
              </w:rPr>
              <w:t>O</w:t>
            </w:r>
          </w:p>
        </w:tc>
        <w:tc>
          <w:tcPr>
            <w:tcW w:w="1134" w:type="dxa"/>
          </w:tcPr>
          <w:p w14:paraId="49B272F3"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c>
          <w:tcPr>
            <w:tcW w:w="1783" w:type="dxa"/>
          </w:tcPr>
          <w:p w14:paraId="5DF0A13A" w14:textId="10D3F92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 xml:space="preserve">Enumeration = </w:t>
            </w:r>
            <w:hyperlink w:anchor="_ISO_Currency_Codes" w:history="1">
              <w:r w:rsidR="00B458B3" w:rsidRPr="00E90944">
                <w:rPr>
                  <w:rStyle w:val="Hyperlink"/>
                  <w:sz w:val="20"/>
                  <w:szCs w:val="20"/>
                </w:rPr>
                <w:t>ISO Currency Codes</w:t>
              </w:r>
            </w:hyperlink>
          </w:p>
        </w:tc>
      </w:tr>
      <w:tr w:rsidR="00A22871" w14:paraId="173687B6"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F6C433C" w14:textId="787F7E27" w:rsidR="00A22871" w:rsidRDefault="002E5E5F" w:rsidP="00A22871">
            <w:pPr>
              <w:rPr>
                <w:b w:val="0"/>
                <w:sz w:val="20"/>
              </w:rPr>
            </w:pPr>
            <w:r>
              <w:rPr>
                <w:b w:val="0"/>
                <w:sz w:val="20"/>
              </w:rPr>
              <w:t>a</w:t>
            </w:r>
            <w:r w:rsidR="00A22871">
              <w:rPr>
                <w:b w:val="0"/>
                <w:sz w:val="20"/>
              </w:rPr>
              <w:t>ccountStatus</w:t>
            </w:r>
          </w:p>
        </w:tc>
        <w:tc>
          <w:tcPr>
            <w:tcW w:w="1195" w:type="dxa"/>
          </w:tcPr>
          <w:p w14:paraId="675C2F62"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3063" w:type="dxa"/>
          </w:tcPr>
          <w:p w14:paraId="5692B398" w14:textId="736C91F9"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Indicates a simplified representation of the account state. This will be shown as ‘available’ or ‘unavailable’. A state of ‘unavailable’ means that the account is in a state that does not allow posting of transactions. Unregistered indicates that although not available a transaction created with the account identifier(s) will result an unregistered voucher creation.</w:t>
            </w:r>
          </w:p>
        </w:tc>
        <w:tc>
          <w:tcPr>
            <w:tcW w:w="709" w:type="dxa"/>
          </w:tcPr>
          <w:p w14:paraId="5500A4C3" w14:textId="77777777" w:rsidR="00A22871" w:rsidRPr="00536948"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B175BA">
              <w:rPr>
                <w:rFonts w:ascii="Wingdings" w:hAnsi="Wingdings" w:cs="Wingdings"/>
                <w:sz w:val="20"/>
              </w:rPr>
              <w:t></w:t>
            </w:r>
            <w:r>
              <w:rPr>
                <w:sz w:val="20"/>
              </w:rPr>
              <w:t>NA</w:t>
            </w:r>
          </w:p>
          <w:p w14:paraId="14BD9ED0" w14:textId="77777777" w:rsidR="00A22871" w:rsidRPr="00B175BA" w:rsidRDefault="00A22871" w:rsidP="00A22871">
            <w:pPr>
              <w:jc w:val="center"/>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B175BA">
              <w:rPr>
                <w:rFonts w:ascii="Wingdings" w:hAnsi="Wingdings" w:cs="Wingdings"/>
                <w:sz w:val="20"/>
              </w:rPr>
              <w:t></w:t>
            </w:r>
            <w:r>
              <w:rPr>
                <w:rFonts w:cs="Wingdings"/>
                <w:sz w:val="20"/>
              </w:rPr>
              <w:t>O</w:t>
            </w:r>
          </w:p>
        </w:tc>
        <w:tc>
          <w:tcPr>
            <w:tcW w:w="1134" w:type="dxa"/>
          </w:tcPr>
          <w:p w14:paraId="49826076"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c>
          <w:tcPr>
            <w:tcW w:w="1783" w:type="dxa"/>
          </w:tcPr>
          <w:p w14:paraId="29BB72F9"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Enumeration = available, unavailable, unregistered</w:t>
            </w:r>
          </w:p>
        </w:tc>
      </w:tr>
    </w:tbl>
    <w:p w14:paraId="22010F03" w14:textId="77777777" w:rsidR="00A22871" w:rsidRDefault="00A22871" w:rsidP="00A22871"/>
    <w:p w14:paraId="1DA99AEB" w14:textId="77777777" w:rsidR="00A22871" w:rsidRDefault="00A22871" w:rsidP="002F254C">
      <w:pPr>
        <w:pStyle w:val="Heading3"/>
      </w:pPr>
      <w:bookmarkStart w:id="1810" w:name="_Holder_Name_API"/>
      <w:bookmarkStart w:id="1811" w:name="_Account_Name_API"/>
      <w:bookmarkStart w:id="1812" w:name="_Toc513209449"/>
      <w:bookmarkEnd w:id="1810"/>
      <w:bookmarkEnd w:id="1811"/>
      <w:r>
        <w:lastRenderedPageBreak/>
        <w:t>Account Name API</w:t>
      </w:r>
      <w:bookmarkEnd w:id="1812"/>
    </w:p>
    <w:p w14:paraId="0EA8DF06" w14:textId="77777777" w:rsidR="00A22871" w:rsidRDefault="00A22871" w:rsidP="002F254C">
      <w:pPr>
        <w:pStyle w:val="NormalParagraph"/>
      </w:pPr>
      <w:r>
        <w:t xml:space="preserve">This API defines specific properties for returning account holder name information associated with an account. URI format is </w:t>
      </w:r>
      <w:r>
        <w:rPr>
          <w:b/>
        </w:rPr>
        <w:t>/a</w:t>
      </w:r>
      <w:r w:rsidRPr="00A27DC9">
        <w:rPr>
          <w:b/>
        </w:rPr>
        <w:t>ccounts</w:t>
      </w:r>
      <w:r>
        <w:rPr>
          <w:b/>
        </w:rPr>
        <w:t>/{Account Identifiers}/accountn</w:t>
      </w:r>
      <w:r w:rsidRPr="00A27DC9">
        <w:rPr>
          <w:b/>
        </w:rPr>
        <w:t>ame</w:t>
      </w:r>
      <w:r>
        <w:t>.</w:t>
      </w:r>
    </w:p>
    <w:tbl>
      <w:tblPr>
        <w:tblStyle w:val="PlainTable21"/>
        <w:tblW w:w="8957"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ook w:val="04A0" w:firstRow="1" w:lastRow="0" w:firstColumn="1" w:lastColumn="0" w:noHBand="0" w:noVBand="1"/>
      </w:tblPr>
      <w:tblGrid>
        <w:gridCol w:w="939"/>
        <w:gridCol w:w="1139"/>
        <w:gridCol w:w="2339"/>
        <w:gridCol w:w="690"/>
        <w:gridCol w:w="1184"/>
        <w:gridCol w:w="2666"/>
      </w:tblGrid>
      <w:tr w:rsidR="00A22871" w:rsidRPr="00D267CA" w14:paraId="04572716" w14:textId="77777777" w:rsidTr="002F25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7" w:type="dxa"/>
            <w:gridSpan w:val="6"/>
            <w:shd w:val="clear" w:color="auto" w:fill="F2F2F2" w:themeFill="background1" w:themeFillShade="F2"/>
          </w:tcPr>
          <w:p w14:paraId="7F809EC0" w14:textId="77777777" w:rsidR="00A22871" w:rsidRPr="00D267CA" w:rsidRDefault="00A22871" w:rsidP="00A22871">
            <w:pPr>
              <w:jc w:val="center"/>
              <w:rPr>
                <w:sz w:val="20"/>
              </w:rPr>
            </w:pPr>
            <w:r>
              <w:rPr>
                <w:sz w:val="28"/>
              </w:rPr>
              <w:t xml:space="preserve">Account Name </w:t>
            </w:r>
            <w:r w:rsidRPr="005115BD">
              <w:rPr>
                <w:sz w:val="28"/>
              </w:rPr>
              <w:t>Object Properties</w:t>
            </w:r>
          </w:p>
        </w:tc>
      </w:tr>
      <w:tr w:rsidR="00A22871" w:rsidRPr="00195442" w14:paraId="10D88C9A" w14:textId="77777777" w:rsidTr="009003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dxa"/>
          </w:tcPr>
          <w:p w14:paraId="1E8329DF" w14:textId="77777777" w:rsidR="00A22871" w:rsidRPr="00195442" w:rsidRDefault="00A22871" w:rsidP="00A22871">
            <w:pPr>
              <w:rPr>
                <w:sz w:val="20"/>
              </w:rPr>
            </w:pPr>
            <w:r w:rsidRPr="00195442">
              <w:rPr>
                <w:sz w:val="20"/>
              </w:rPr>
              <w:t>Name</w:t>
            </w:r>
          </w:p>
        </w:tc>
        <w:tc>
          <w:tcPr>
            <w:tcW w:w="1139" w:type="dxa"/>
          </w:tcPr>
          <w:p w14:paraId="28EA104D"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Type</w:t>
            </w:r>
          </w:p>
        </w:tc>
        <w:tc>
          <w:tcPr>
            <w:tcW w:w="2339" w:type="dxa"/>
          </w:tcPr>
          <w:p w14:paraId="36802DF8"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Pr>
                <w:b/>
                <w:sz w:val="20"/>
              </w:rPr>
              <w:t>Description</w:t>
            </w:r>
          </w:p>
        </w:tc>
        <w:tc>
          <w:tcPr>
            <w:tcW w:w="690" w:type="dxa"/>
          </w:tcPr>
          <w:p w14:paraId="6E704E52"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p>
        </w:tc>
        <w:tc>
          <w:tcPr>
            <w:tcW w:w="1184" w:type="dxa"/>
          </w:tcPr>
          <w:p w14:paraId="657987B6"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Reference</w:t>
            </w:r>
          </w:p>
        </w:tc>
        <w:tc>
          <w:tcPr>
            <w:tcW w:w="2666" w:type="dxa"/>
          </w:tcPr>
          <w:p w14:paraId="02584EED"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Validation</w:t>
            </w:r>
          </w:p>
        </w:tc>
      </w:tr>
      <w:tr w:rsidR="00A22871" w:rsidRPr="00D267CA" w14:paraId="1FF599EC" w14:textId="77777777" w:rsidTr="009003E5">
        <w:tc>
          <w:tcPr>
            <w:cnfStyle w:val="001000000000" w:firstRow="0" w:lastRow="0" w:firstColumn="1" w:lastColumn="0" w:oddVBand="0" w:evenVBand="0" w:oddHBand="0" w:evenHBand="0" w:firstRowFirstColumn="0" w:firstRowLastColumn="0" w:lastRowFirstColumn="0" w:lastRowLastColumn="0"/>
            <w:tcW w:w="939" w:type="dxa"/>
          </w:tcPr>
          <w:p w14:paraId="5E96B3C2" w14:textId="6A722EAF" w:rsidR="00A22871" w:rsidRPr="00494A58" w:rsidRDefault="002E5E5F" w:rsidP="00A22871">
            <w:pPr>
              <w:rPr>
                <w:b w:val="0"/>
                <w:sz w:val="20"/>
              </w:rPr>
            </w:pPr>
            <w:r>
              <w:rPr>
                <w:b w:val="0"/>
                <w:sz w:val="20"/>
              </w:rPr>
              <w:t>name</w:t>
            </w:r>
          </w:p>
        </w:tc>
        <w:tc>
          <w:tcPr>
            <w:tcW w:w="1139" w:type="dxa"/>
          </w:tcPr>
          <w:p w14:paraId="567AF2B7"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Reference</w:t>
            </w:r>
          </w:p>
        </w:tc>
        <w:tc>
          <w:tcPr>
            <w:tcW w:w="2339" w:type="dxa"/>
          </w:tcPr>
          <w:p w14:paraId="45BE3D22"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 xml:space="preserve">A collection of properties detailing the name of the Primary Account Holder. </w:t>
            </w:r>
          </w:p>
        </w:tc>
        <w:tc>
          <w:tcPr>
            <w:tcW w:w="690" w:type="dxa"/>
          </w:tcPr>
          <w:p w14:paraId="2E3C1559" w14:textId="77777777" w:rsidR="00A22871" w:rsidRPr="00536948"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Pr>
                <w:sz w:val="20"/>
              </w:rPr>
              <w:t>NA</w:t>
            </w:r>
          </w:p>
          <w:p w14:paraId="520BC28F" w14:textId="77777777" w:rsidR="00A22871" w:rsidRPr="00E42E58" w:rsidRDefault="00A22871" w:rsidP="00A22871">
            <w:pPr>
              <w:jc w:val="center"/>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sidRPr="00B52FC7">
              <w:rPr>
                <w:rFonts w:cs="Wingdings"/>
                <w:sz w:val="20"/>
              </w:rPr>
              <w:t>O</w:t>
            </w:r>
            <w:r w:rsidRPr="00536948" w:rsidDel="00536948">
              <w:rPr>
                <w:sz w:val="20"/>
              </w:rPr>
              <w:t xml:space="preserve"> </w:t>
            </w:r>
          </w:p>
        </w:tc>
        <w:tc>
          <w:tcPr>
            <w:tcW w:w="1184" w:type="dxa"/>
          </w:tcPr>
          <w:p w14:paraId="2833CFE0" w14:textId="2F0A1147" w:rsidR="00A22871" w:rsidRPr="00D267CA" w:rsidRDefault="00901346" w:rsidP="00A22871">
            <w:pPr>
              <w:cnfStyle w:val="000000000000" w:firstRow="0" w:lastRow="0" w:firstColumn="0" w:lastColumn="0" w:oddVBand="0" w:evenVBand="0" w:oddHBand="0" w:evenHBand="0" w:firstRowFirstColumn="0" w:firstRowLastColumn="0" w:lastRowFirstColumn="0" w:lastRowLastColumn="0"/>
              <w:rPr>
                <w:sz w:val="20"/>
              </w:rPr>
            </w:pPr>
            <w:hyperlink w:anchor="_Name_Object" w:history="1">
              <w:r w:rsidR="00B458B3" w:rsidRPr="00EA0780">
                <w:rPr>
                  <w:rStyle w:val="Hyperlink"/>
                  <w:sz w:val="20"/>
                  <w:szCs w:val="20"/>
                </w:rPr>
                <w:t>Name</w:t>
              </w:r>
            </w:hyperlink>
          </w:p>
        </w:tc>
        <w:tc>
          <w:tcPr>
            <w:tcW w:w="2666" w:type="dxa"/>
          </w:tcPr>
          <w:p w14:paraId="66BA9BBD"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r>
      <w:tr w:rsidR="009003E5" w14:paraId="5FB9211C" w14:textId="77777777" w:rsidTr="009003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dxa"/>
          </w:tcPr>
          <w:p w14:paraId="45AC5515" w14:textId="6A5760E6" w:rsidR="009003E5" w:rsidRDefault="002E5E5F" w:rsidP="009003E5">
            <w:pPr>
              <w:rPr>
                <w:b w:val="0"/>
                <w:sz w:val="20"/>
              </w:rPr>
            </w:pPr>
            <w:r>
              <w:rPr>
                <w:b w:val="0"/>
                <w:sz w:val="20"/>
              </w:rPr>
              <w:t>lei</w:t>
            </w:r>
          </w:p>
        </w:tc>
        <w:tc>
          <w:tcPr>
            <w:tcW w:w="1139" w:type="dxa"/>
          </w:tcPr>
          <w:p w14:paraId="7F48EB07" w14:textId="77777777" w:rsidR="009003E5" w:rsidRDefault="009003E5" w:rsidP="009003E5">
            <w:pPr>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2339" w:type="dxa"/>
          </w:tcPr>
          <w:p w14:paraId="2B6D7B08" w14:textId="77777777" w:rsidR="009003E5" w:rsidRDefault="009003E5" w:rsidP="009003E5">
            <w:pPr>
              <w:cnfStyle w:val="000000100000" w:firstRow="0" w:lastRow="0" w:firstColumn="0" w:lastColumn="0" w:oddVBand="0" w:evenVBand="0" w:oddHBand="1" w:evenHBand="0" w:firstRowFirstColumn="0" w:firstRowLastColumn="0" w:lastRowFirstColumn="0" w:lastRowLastColumn="0"/>
              <w:rPr>
                <w:sz w:val="20"/>
              </w:rPr>
            </w:pPr>
            <w:r>
              <w:rPr>
                <w:sz w:val="20"/>
              </w:rPr>
              <w:t>Indicates the Legal Entity Identifier of the organisation holding the account.</w:t>
            </w:r>
          </w:p>
        </w:tc>
        <w:tc>
          <w:tcPr>
            <w:tcW w:w="690" w:type="dxa"/>
          </w:tcPr>
          <w:p w14:paraId="2215B5C1" w14:textId="77777777" w:rsidR="009003E5" w:rsidRPr="00536948" w:rsidRDefault="009003E5" w:rsidP="009003E5">
            <w:pPr>
              <w:jc w:val="center"/>
              <w:cnfStyle w:val="000000100000" w:firstRow="0" w:lastRow="0" w:firstColumn="0" w:lastColumn="0" w:oddVBand="0" w:evenVBand="0" w:oddHBand="1" w:evenHBand="0" w:firstRowFirstColumn="0" w:firstRowLastColumn="0" w:lastRowFirstColumn="0" w:lastRowLastColumn="0"/>
              <w:rPr>
                <w:sz w:val="20"/>
              </w:rPr>
            </w:pPr>
            <w:r w:rsidRPr="00B175BA">
              <w:rPr>
                <w:rFonts w:ascii="Wingdings" w:hAnsi="Wingdings" w:cs="Wingdings"/>
                <w:sz w:val="20"/>
              </w:rPr>
              <w:t></w:t>
            </w:r>
            <w:r>
              <w:rPr>
                <w:sz w:val="20"/>
              </w:rPr>
              <w:t>NA</w:t>
            </w:r>
          </w:p>
          <w:p w14:paraId="35EA6A68" w14:textId="77777777" w:rsidR="009003E5" w:rsidRPr="00B175BA" w:rsidRDefault="009003E5" w:rsidP="009003E5">
            <w:pPr>
              <w:jc w:val="center"/>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B175BA">
              <w:rPr>
                <w:rFonts w:ascii="Wingdings" w:hAnsi="Wingdings" w:cs="Wingdings"/>
                <w:sz w:val="20"/>
              </w:rPr>
              <w:t></w:t>
            </w:r>
            <w:r>
              <w:rPr>
                <w:rFonts w:cs="Wingdings"/>
                <w:sz w:val="20"/>
              </w:rPr>
              <w:t>O</w:t>
            </w:r>
          </w:p>
        </w:tc>
        <w:tc>
          <w:tcPr>
            <w:tcW w:w="1184" w:type="dxa"/>
          </w:tcPr>
          <w:p w14:paraId="7D00E195" w14:textId="77777777" w:rsidR="009003E5" w:rsidRPr="00D267CA" w:rsidRDefault="009003E5" w:rsidP="009003E5">
            <w:pPr>
              <w:cnfStyle w:val="000000100000" w:firstRow="0" w:lastRow="0" w:firstColumn="0" w:lastColumn="0" w:oddVBand="0" w:evenVBand="0" w:oddHBand="1" w:evenHBand="0" w:firstRowFirstColumn="0" w:firstRowLastColumn="0" w:lastRowFirstColumn="0" w:lastRowLastColumn="0"/>
              <w:rPr>
                <w:sz w:val="20"/>
              </w:rPr>
            </w:pPr>
          </w:p>
        </w:tc>
        <w:tc>
          <w:tcPr>
            <w:tcW w:w="2666" w:type="dxa"/>
          </w:tcPr>
          <w:p w14:paraId="027C4ACF" w14:textId="77777777" w:rsidR="009003E5" w:rsidRDefault="009003E5" w:rsidP="009003E5">
            <w:pPr>
              <w:cnfStyle w:val="000000100000" w:firstRow="0" w:lastRow="0" w:firstColumn="0" w:lastColumn="0" w:oddVBand="0" w:evenVBand="0" w:oddHBand="1" w:evenHBand="0" w:firstRowFirstColumn="0" w:firstRowLastColumn="0" w:lastRowFirstColumn="0" w:lastRowLastColumn="0"/>
              <w:rPr>
                <w:ins w:id="1813" w:author="Gareth Pateman" w:date="2018-04-18T16:02:00Z"/>
                <w:sz w:val="20"/>
              </w:rPr>
            </w:pPr>
            <w:ins w:id="1814" w:author="Gareth Pateman" w:date="2018-04-18T16:02:00Z">
              <w:r>
                <w:rPr>
                  <w:sz w:val="20"/>
                </w:rPr>
                <w:t xml:space="preserve">Refer to LEI format as defined here: </w:t>
              </w:r>
            </w:ins>
          </w:p>
          <w:p w14:paraId="754EA0F7" w14:textId="77777777" w:rsidR="009003E5" w:rsidRDefault="009003E5" w:rsidP="009003E5">
            <w:pPr>
              <w:cnfStyle w:val="000000100000" w:firstRow="0" w:lastRow="0" w:firstColumn="0" w:lastColumn="0" w:oddVBand="0" w:evenVBand="0" w:oddHBand="1" w:evenHBand="0" w:firstRowFirstColumn="0" w:firstRowLastColumn="0" w:lastRowFirstColumn="0" w:lastRowLastColumn="0"/>
              <w:rPr>
                <w:ins w:id="1815" w:author="Gareth Pateman" w:date="2018-04-18T16:02:00Z"/>
                <w:sz w:val="16"/>
              </w:rPr>
            </w:pPr>
            <w:ins w:id="1816" w:author="Gareth Pateman" w:date="2018-04-18T16:02:00Z">
              <w:r>
                <w:rPr>
                  <w:sz w:val="16"/>
                </w:rPr>
                <w:fldChar w:fldCharType="begin"/>
              </w:r>
              <w:r>
                <w:rPr>
                  <w:sz w:val="16"/>
                </w:rPr>
                <w:instrText xml:space="preserve"> HYPERLINK "</w:instrText>
              </w:r>
              <w:r w:rsidRPr="00C155B9">
                <w:rPr>
                  <w:sz w:val="16"/>
                </w:rPr>
                <w:instrText>https://www.leiroc.org/lei.htm</w:instrText>
              </w:r>
              <w:r>
                <w:rPr>
                  <w:sz w:val="16"/>
                </w:rPr>
                <w:instrText xml:space="preserve">" </w:instrText>
              </w:r>
              <w:r>
                <w:rPr>
                  <w:sz w:val="16"/>
                </w:rPr>
                <w:fldChar w:fldCharType="separate"/>
              </w:r>
              <w:r w:rsidRPr="00C155B9">
                <w:rPr>
                  <w:rStyle w:val="Hyperlink"/>
                  <w:sz w:val="16"/>
                </w:rPr>
                <w:t>https://www.leiroc.org/lei.htm</w:t>
              </w:r>
              <w:r>
                <w:rPr>
                  <w:sz w:val="16"/>
                </w:rPr>
                <w:fldChar w:fldCharType="end"/>
              </w:r>
            </w:ins>
          </w:p>
          <w:p w14:paraId="25DB0E1C" w14:textId="37A95C15" w:rsidR="009003E5" w:rsidRDefault="009003E5" w:rsidP="009003E5">
            <w:pPr>
              <w:cnfStyle w:val="000000100000" w:firstRow="0" w:lastRow="0" w:firstColumn="0" w:lastColumn="0" w:oddVBand="0" w:evenVBand="0" w:oddHBand="1" w:evenHBand="0" w:firstRowFirstColumn="0" w:firstRowLastColumn="0" w:lastRowFirstColumn="0" w:lastRowLastColumn="0"/>
              <w:rPr>
                <w:sz w:val="20"/>
              </w:rPr>
            </w:pPr>
            <w:del w:id="1817" w:author="Gareth Pateman" w:date="2018-04-18T16:02:00Z">
              <w:r w:rsidDel="009003E5">
                <w:rPr>
                  <w:sz w:val="20"/>
                </w:rPr>
                <w:delText>Length = 20, Regular Expression (See Swagger Definition)</w:delText>
              </w:r>
            </w:del>
          </w:p>
        </w:tc>
      </w:tr>
    </w:tbl>
    <w:p w14:paraId="703C818A" w14:textId="77777777" w:rsidR="00A22871" w:rsidRDefault="00A22871" w:rsidP="00A22871"/>
    <w:p w14:paraId="5C427B39" w14:textId="77777777" w:rsidR="00A22871" w:rsidRDefault="00A22871" w:rsidP="002F254C">
      <w:pPr>
        <w:pStyle w:val="Heading2"/>
      </w:pPr>
      <w:bookmarkStart w:id="1818" w:name="_Statement_Entries_API"/>
      <w:bookmarkStart w:id="1819" w:name="_Toc513209450"/>
      <w:bookmarkEnd w:id="1818"/>
      <w:r>
        <w:t>Statement Entries API</w:t>
      </w:r>
      <w:bookmarkEnd w:id="1819"/>
    </w:p>
    <w:p w14:paraId="7D7E2FB7" w14:textId="77777777" w:rsidR="00A22871" w:rsidRDefault="00A22871" w:rsidP="002F254C">
      <w:pPr>
        <w:pStyle w:val="NormalParagraph"/>
      </w:pPr>
      <w:r>
        <w:t>The Statement Entries API enables generic representations of transactions to be returned. Typically, the returned representations are used for the purposes of presenting a statement to the account holder. In order to return a statements, an account or a transaction must be specified. The URI format is as follows:</w:t>
      </w:r>
    </w:p>
    <w:p w14:paraId="6CF982E7" w14:textId="77777777" w:rsidR="00A22871" w:rsidRDefault="00A22871" w:rsidP="002F254C">
      <w:pPr>
        <w:pStyle w:val="NormalParagraph"/>
      </w:pPr>
      <w:r>
        <w:rPr>
          <w:b/>
          <w:i/>
        </w:rPr>
        <w:t>/a</w:t>
      </w:r>
      <w:r w:rsidRPr="00EC4D7E">
        <w:rPr>
          <w:b/>
          <w:i/>
        </w:rPr>
        <w:t>ccounts/</w:t>
      </w:r>
      <w:r w:rsidRPr="00EC4D7E">
        <w:rPr>
          <w:b/>
        </w:rPr>
        <w:t>{Account Identifiers}</w:t>
      </w:r>
      <w:r w:rsidRPr="00EC4D7E">
        <w:rPr>
          <w:b/>
          <w:i/>
        </w:rPr>
        <w:t>/</w:t>
      </w:r>
      <w:r>
        <w:rPr>
          <w:b/>
          <w:i/>
        </w:rPr>
        <w:t>s</w:t>
      </w:r>
      <w:r w:rsidRPr="00EC4D7E">
        <w:rPr>
          <w:b/>
          <w:i/>
        </w:rPr>
        <w:t>tatement</w:t>
      </w:r>
      <w:r>
        <w:rPr>
          <w:b/>
          <w:i/>
        </w:rPr>
        <w:t>e</w:t>
      </w:r>
      <w:r w:rsidRPr="00EC4D7E">
        <w:rPr>
          <w:b/>
          <w:i/>
        </w:rPr>
        <w:t>ntries</w:t>
      </w:r>
    </w:p>
    <w:p w14:paraId="3B1FC8D6" w14:textId="77777777" w:rsidR="00A22871" w:rsidRDefault="00A22871" w:rsidP="002F254C">
      <w:pPr>
        <w:pStyle w:val="NormalParagraph"/>
      </w:pPr>
      <w:r>
        <w:t>In order to filter the number of records returned, the following query string parameters can be used:</w:t>
      </w:r>
    </w:p>
    <w:tbl>
      <w:tblPr>
        <w:tblStyle w:val="TableGrid"/>
        <w:tblW w:w="0" w:type="auto"/>
        <w:tblLook w:val="04A0" w:firstRow="1" w:lastRow="0" w:firstColumn="1" w:lastColumn="0" w:noHBand="0" w:noVBand="1"/>
      </w:tblPr>
      <w:tblGrid>
        <w:gridCol w:w="1929"/>
        <w:gridCol w:w="1850"/>
        <w:gridCol w:w="1626"/>
        <w:gridCol w:w="3521"/>
      </w:tblGrid>
      <w:tr w:rsidR="00A22871" w:rsidRPr="00B40B18" w14:paraId="15C35429" w14:textId="77777777" w:rsidTr="00A22871">
        <w:tc>
          <w:tcPr>
            <w:tcW w:w="1929" w:type="dxa"/>
            <w:shd w:val="clear" w:color="auto" w:fill="EEECE1" w:themeFill="background2"/>
          </w:tcPr>
          <w:p w14:paraId="4D688964" w14:textId="77777777" w:rsidR="00A22871" w:rsidRPr="00B40B18" w:rsidRDefault="00A22871" w:rsidP="00A22871">
            <w:pPr>
              <w:rPr>
                <w:b/>
              </w:rPr>
            </w:pPr>
            <w:r>
              <w:rPr>
                <w:b/>
              </w:rPr>
              <w:t>Parameter</w:t>
            </w:r>
          </w:p>
        </w:tc>
        <w:tc>
          <w:tcPr>
            <w:tcW w:w="1850" w:type="dxa"/>
            <w:shd w:val="clear" w:color="auto" w:fill="EEECE1" w:themeFill="background2"/>
          </w:tcPr>
          <w:p w14:paraId="3E6B9E64" w14:textId="77777777" w:rsidR="00A22871" w:rsidRPr="00B40B18" w:rsidRDefault="00A22871" w:rsidP="00A22871">
            <w:pPr>
              <w:rPr>
                <w:b/>
              </w:rPr>
            </w:pPr>
            <w:r>
              <w:rPr>
                <w:b/>
              </w:rPr>
              <w:t>Type</w:t>
            </w:r>
          </w:p>
        </w:tc>
        <w:tc>
          <w:tcPr>
            <w:tcW w:w="1626" w:type="dxa"/>
            <w:shd w:val="clear" w:color="auto" w:fill="EEECE1" w:themeFill="background2"/>
          </w:tcPr>
          <w:p w14:paraId="41A82CBB" w14:textId="77777777" w:rsidR="00A22871" w:rsidRDefault="00A22871" w:rsidP="00A22871">
            <w:pPr>
              <w:rPr>
                <w:b/>
              </w:rPr>
            </w:pPr>
            <w:r>
              <w:rPr>
                <w:b/>
              </w:rPr>
              <w:t>Format</w:t>
            </w:r>
          </w:p>
        </w:tc>
        <w:tc>
          <w:tcPr>
            <w:tcW w:w="3521" w:type="dxa"/>
            <w:shd w:val="clear" w:color="auto" w:fill="EEECE1" w:themeFill="background2"/>
          </w:tcPr>
          <w:p w14:paraId="6BC8E9EF" w14:textId="77777777" w:rsidR="00A22871" w:rsidRPr="00B40B18" w:rsidRDefault="00A22871" w:rsidP="00A22871">
            <w:pPr>
              <w:rPr>
                <w:b/>
              </w:rPr>
            </w:pPr>
            <w:r>
              <w:rPr>
                <w:b/>
              </w:rPr>
              <w:t>Description</w:t>
            </w:r>
          </w:p>
        </w:tc>
      </w:tr>
      <w:tr w:rsidR="00A22871" w14:paraId="4189DF5B" w14:textId="77777777" w:rsidTr="00A22871">
        <w:tc>
          <w:tcPr>
            <w:tcW w:w="1929" w:type="dxa"/>
          </w:tcPr>
          <w:p w14:paraId="018076C0" w14:textId="77777777" w:rsidR="00A22871" w:rsidRPr="002F254C" w:rsidRDefault="00A22871" w:rsidP="00A22871">
            <w:pPr>
              <w:rPr>
                <w:sz w:val="20"/>
              </w:rPr>
            </w:pPr>
            <w:r w:rsidRPr="002F254C">
              <w:rPr>
                <w:sz w:val="20"/>
              </w:rPr>
              <w:t>Limit</w:t>
            </w:r>
          </w:p>
        </w:tc>
        <w:tc>
          <w:tcPr>
            <w:tcW w:w="1850" w:type="dxa"/>
          </w:tcPr>
          <w:p w14:paraId="38584CA9" w14:textId="77777777" w:rsidR="00A22871" w:rsidRPr="002F254C" w:rsidRDefault="00A22871" w:rsidP="00A22871">
            <w:pPr>
              <w:rPr>
                <w:sz w:val="20"/>
              </w:rPr>
            </w:pPr>
            <w:r w:rsidRPr="002F254C">
              <w:rPr>
                <w:sz w:val="20"/>
              </w:rPr>
              <w:t>Integer</w:t>
            </w:r>
          </w:p>
        </w:tc>
        <w:tc>
          <w:tcPr>
            <w:tcW w:w="1626" w:type="dxa"/>
          </w:tcPr>
          <w:p w14:paraId="2E81CFFB" w14:textId="77777777" w:rsidR="00A22871" w:rsidRPr="002F254C" w:rsidRDefault="00A22871" w:rsidP="00A22871">
            <w:pPr>
              <w:rPr>
                <w:sz w:val="20"/>
              </w:rPr>
            </w:pPr>
            <w:r w:rsidRPr="002F254C">
              <w:rPr>
                <w:sz w:val="20"/>
              </w:rPr>
              <w:t>N/A</w:t>
            </w:r>
          </w:p>
        </w:tc>
        <w:tc>
          <w:tcPr>
            <w:tcW w:w="3521" w:type="dxa"/>
          </w:tcPr>
          <w:p w14:paraId="4514944B" w14:textId="77777777" w:rsidR="00A22871" w:rsidRPr="002F254C" w:rsidRDefault="00A22871" w:rsidP="00A22871">
            <w:pPr>
              <w:rPr>
                <w:sz w:val="20"/>
              </w:rPr>
            </w:pPr>
            <w:r w:rsidRPr="002F254C">
              <w:rPr>
                <w:sz w:val="20"/>
              </w:rPr>
              <w:t xml:space="preserve">Supports pagination. If this is not supplied, then the server will apply a limit of 50 records returned for each request. </w:t>
            </w:r>
          </w:p>
        </w:tc>
      </w:tr>
      <w:tr w:rsidR="00A22871" w14:paraId="6498ED0A" w14:textId="77777777" w:rsidTr="00A22871">
        <w:tc>
          <w:tcPr>
            <w:tcW w:w="1929" w:type="dxa"/>
          </w:tcPr>
          <w:p w14:paraId="614A854A" w14:textId="77777777" w:rsidR="00A22871" w:rsidRPr="002F254C" w:rsidRDefault="00A22871" w:rsidP="00A22871">
            <w:pPr>
              <w:rPr>
                <w:sz w:val="20"/>
              </w:rPr>
            </w:pPr>
            <w:r w:rsidRPr="002F254C">
              <w:rPr>
                <w:sz w:val="20"/>
              </w:rPr>
              <w:t>Offset</w:t>
            </w:r>
          </w:p>
        </w:tc>
        <w:tc>
          <w:tcPr>
            <w:tcW w:w="1850" w:type="dxa"/>
          </w:tcPr>
          <w:p w14:paraId="02E862EB" w14:textId="77777777" w:rsidR="00A22871" w:rsidRPr="002F254C" w:rsidRDefault="00A22871" w:rsidP="00A22871">
            <w:pPr>
              <w:rPr>
                <w:sz w:val="20"/>
              </w:rPr>
            </w:pPr>
            <w:r w:rsidRPr="002F254C">
              <w:rPr>
                <w:sz w:val="20"/>
              </w:rPr>
              <w:t>Integer</w:t>
            </w:r>
          </w:p>
        </w:tc>
        <w:tc>
          <w:tcPr>
            <w:tcW w:w="1626" w:type="dxa"/>
          </w:tcPr>
          <w:p w14:paraId="28278E97" w14:textId="77777777" w:rsidR="00A22871" w:rsidRPr="002F254C" w:rsidRDefault="00A22871" w:rsidP="00A22871">
            <w:pPr>
              <w:rPr>
                <w:sz w:val="20"/>
              </w:rPr>
            </w:pPr>
            <w:r w:rsidRPr="002F254C">
              <w:rPr>
                <w:sz w:val="20"/>
              </w:rPr>
              <w:t>N/A</w:t>
            </w:r>
          </w:p>
        </w:tc>
        <w:tc>
          <w:tcPr>
            <w:tcW w:w="3521" w:type="dxa"/>
          </w:tcPr>
          <w:p w14:paraId="1095F9B2" w14:textId="77777777" w:rsidR="00A22871" w:rsidRPr="002F254C" w:rsidRDefault="00A22871" w:rsidP="00A22871">
            <w:pPr>
              <w:rPr>
                <w:sz w:val="20"/>
              </w:rPr>
            </w:pPr>
            <w:r w:rsidRPr="002F254C">
              <w:rPr>
                <w:sz w:val="20"/>
              </w:rPr>
              <w:t>Supports pagination. This value will indicate the cursor position from where to retrieve the set of records. For example, a limit of 50 and offset of 10 will return records 10 to 60.</w:t>
            </w:r>
          </w:p>
        </w:tc>
      </w:tr>
      <w:tr w:rsidR="00A22871" w14:paraId="7545167C" w14:textId="77777777" w:rsidTr="00A22871">
        <w:tc>
          <w:tcPr>
            <w:tcW w:w="1929" w:type="dxa"/>
          </w:tcPr>
          <w:p w14:paraId="59CA8E7E" w14:textId="77777777" w:rsidR="00A22871" w:rsidRPr="003B252B" w:rsidRDefault="00A22871" w:rsidP="00A22871">
            <w:pPr>
              <w:rPr>
                <w:sz w:val="20"/>
                <w:szCs w:val="20"/>
              </w:rPr>
            </w:pPr>
            <w:r w:rsidRPr="009835CB">
              <w:rPr>
                <w:sz w:val="20"/>
              </w:rPr>
              <w:t>fromDateTime</w:t>
            </w:r>
          </w:p>
        </w:tc>
        <w:tc>
          <w:tcPr>
            <w:tcW w:w="1850" w:type="dxa"/>
          </w:tcPr>
          <w:p w14:paraId="4AC96D43" w14:textId="77777777" w:rsidR="00A22871" w:rsidRPr="003B252B" w:rsidRDefault="00A22871" w:rsidP="00A22871">
            <w:pPr>
              <w:rPr>
                <w:sz w:val="20"/>
                <w:szCs w:val="20"/>
              </w:rPr>
            </w:pPr>
            <w:r w:rsidRPr="009835CB">
              <w:rPr>
                <w:sz w:val="20"/>
              </w:rPr>
              <w:t>String</w:t>
            </w:r>
          </w:p>
        </w:tc>
        <w:tc>
          <w:tcPr>
            <w:tcW w:w="1626" w:type="dxa"/>
          </w:tcPr>
          <w:p w14:paraId="2C7175FD" w14:textId="77777777" w:rsidR="00A22871" w:rsidRPr="003B252B" w:rsidRDefault="00A22871" w:rsidP="00A22871">
            <w:pPr>
              <w:rPr>
                <w:sz w:val="20"/>
                <w:szCs w:val="20"/>
              </w:rPr>
            </w:pPr>
            <w:r w:rsidRPr="009835CB">
              <w:rPr>
                <w:sz w:val="20"/>
              </w:rPr>
              <w:t>DateTime</w:t>
            </w:r>
          </w:p>
        </w:tc>
        <w:tc>
          <w:tcPr>
            <w:tcW w:w="3521" w:type="dxa"/>
          </w:tcPr>
          <w:p w14:paraId="17C82BCD" w14:textId="77777777" w:rsidR="00A22871" w:rsidRPr="003B252B" w:rsidRDefault="00A22871" w:rsidP="00A22871">
            <w:pPr>
              <w:rPr>
                <w:sz w:val="20"/>
                <w:szCs w:val="20"/>
              </w:rPr>
            </w:pPr>
            <w:r w:rsidRPr="009835CB">
              <w:rPr>
                <w:sz w:val="20"/>
              </w:rPr>
              <w:t>Indicates the minimum date for which records should be returned.</w:t>
            </w:r>
          </w:p>
        </w:tc>
      </w:tr>
      <w:tr w:rsidR="00A22871" w14:paraId="4246359A" w14:textId="77777777" w:rsidTr="00A22871">
        <w:tc>
          <w:tcPr>
            <w:tcW w:w="1929" w:type="dxa"/>
          </w:tcPr>
          <w:p w14:paraId="767C8A08" w14:textId="77777777" w:rsidR="00A22871" w:rsidRPr="009835CB" w:rsidRDefault="00A22871" w:rsidP="00A22871">
            <w:pPr>
              <w:rPr>
                <w:sz w:val="20"/>
                <w:szCs w:val="20"/>
                <w:rPrChange w:id="1820" w:author="Gareth Pateman" w:date="2018-04-10T16:41:00Z">
                  <w:rPr/>
                </w:rPrChange>
              </w:rPr>
            </w:pPr>
            <w:r w:rsidRPr="009835CB">
              <w:rPr>
                <w:sz w:val="20"/>
                <w:rPrChange w:id="1821" w:author="Gareth Pateman" w:date="2018-04-10T16:41:00Z">
                  <w:rPr/>
                </w:rPrChange>
              </w:rPr>
              <w:t>toDateTime</w:t>
            </w:r>
          </w:p>
        </w:tc>
        <w:tc>
          <w:tcPr>
            <w:tcW w:w="1850" w:type="dxa"/>
          </w:tcPr>
          <w:p w14:paraId="22C83FD5" w14:textId="77777777" w:rsidR="00A22871" w:rsidRPr="009835CB" w:rsidRDefault="00A22871" w:rsidP="00A22871">
            <w:pPr>
              <w:rPr>
                <w:sz w:val="20"/>
                <w:szCs w:val="20"/>
                <w:rPrChange w:id="1822" w:author="Gareth Pateman" w:date="2018-04-10T16:41:00Z">
                  <w:rPr/>
                </w:rPrChange>
              </w:rPr>
            </w:pPr>
            <w:r w:rsidRPr="009835CB">
              <w:rPr>
                <w:sz w:val="20"/>
                <w:rPrChange w:id="1823" w:author="Gareth Pateman" w:date="2018-04-10T16:41:00Z">
                  <w:rPr/>
                </w:rPrChange>
              </w:rPr>
              <w:t>String</w:t>
            </w:r>
          </w:p>
        </w:tc>
        <w:tc>
          <w:tcPr>
            <w:tcW w:w="1626" w:type="dxa"/>
          </w:tcPr>
          <w:p w14:paraId="774589A5" w14:textId="77777777" w:rsidR="00A22871" w:rsidRPr="009835CB" w:rsidRDefault="00A22871" w:rsidP="00A22871">
            <w:pPr>
              <w:rPr>
                <w:sz w:val="20"/>
                <w:szCs w:val="20"/>
                <w:rPrChange w:id="1824" w:author="Gareth Pateman" w:date="2018-04-10T16:41:00Z">
                  <w:rPr/>
                </w:rPrChange>
              </w:rPr>
            </w:pPr>
            <w:r w:rsidRPr="009835CB">
              <w:rPr>
                <w:sz w:val="20"/>
                <w:rPrChange w:id="1825" w:author="Gareth Pateman" w:date="2018-04-10T16:41:00Z">
                  <w:rPr/>
                </w:rPrChange>
              </w:rPr>
              <w:t>DateTime</w:t>
            </w:r>
          </w:p>
        </w:tc>
        <w:tc>
          <w:tcPr>
            <w:tcW w:w="3521" w:type="dxa"/>
          </w:tcPr>
          <w:p w14:paraId="41BE72C8" w14:textId="77777777" w:rsidR="00A22871" w:rsidRPr="009835CB" w:rsidRDefault="00A22871" w:rsidP="00A22871">
            <w:pPr>
              <w:rPr>
                <w:sz w:val="20"/>
                <w:szCs w:val="20"/>
                <w:rPrChange w:id="1826" w:author="Gareth Pateman" w:date="2018-04-10T16:41:00Z">
                  <w:rPr/>
                </w:rPrChange>
              </w:rPr>
            </w:pPr>
            <w:r w:rsidRPr="009835CB">
              <w:rPr>
                <w:sz w:val="20"/>
                <w:rPrChange w:id="1827" w:author="Gareth Pateman" w:date="2018-04-10T16:41:00Z">
                  <w:rPr/>
                </w:rPrChange>
              </w:rPr>
              <w:t>Indicates the maximum date for which records should be returned.</w:t>
            </w:r>
          </w:p>
        </w:tc>
      </w:tr>
      <w:tr w:rsidR="009835CB" w14:paraId="7408B45E" w14:textId="77777777" w:rsidTr="00A22871">
        <w:trPr>
          <w:ins w:id="1828" w:author="Gareth Pateman" w:date="2018-04-10T16:40:00Z"/>
        </w:trPr>
        <w:tc>
          <w:tcPr>
            <w:tcW w:w="1929" w:type="dxa"/>
          </w:tcPr>
          <w:p w14:paraId="279CAF4C" w14:textId="04DEB91F" w:rsidR="009835CB" w:rsidRPr="009835CB" w:rsidRDefault="002E5E5F" w:rsidP="009835CB">
            <w:pPr>
              <w:rPr>
                <w:ins w:id="1829" w:author="Gareth Pateman" w:date="2018-04-10T16:40:00Z"/>
                <w:sz w:val="20"/>
                <w:szCs w:val="20"/>
                <w:rPrChange w:id="1830" w:author="Gareth Pateman" w:date="2018-04-10T16:41:00Z">
                  <w:rPr>
                    <w:ins w:id="1831" w:author="Gareth Pateman" w:date="2018-04-10T16:40:00Z"/>
                  </w:rPr>
                </w:rPrChange>
              </w:rPr>
            </w:pPr>
            <w:r>
              <w:rPr>
                <w:sz w:val="20"/>
              </w:rPr>
              <w:t>tr</w:t>
            </w:r>
            <w:ins w:id="1832" w:author="Gareth Pateman" w:date="2018-04-10T16:41:00Z">
              <w:r w:rsidR="009835CB" w:rsidRPr="009835CB">
                <w:rPr>
                  <w:sz w:val="20"/>
                </w:rPr>
                <w:t>ansactionStatus</w:t>
              </w:r>
            </w:ins>
          </w:p>
        </w:tc>
        <w:tc>
          <w:tcPr>
            <w:tcW w:w="1850" w:type="dxa"/>
          </w:tcPr>
          <w:p w14:paraId="40FDBE2B" w14:textId="742DECAB" w:rsidR="009835CB" w:rsidRPr="009835CB" w:rsidRDefault="009835CB" w:rsidP="009835CB">
            <w:pPr>
              <w:rPr>
                <w:ins w:id="1833" w:author="Gareth Pateman" w:date="2018-04-10T16:40:00Z"/>
                <w:sz w:val="20"/>
                <w:szCs w:val="20"/>
                <w:rPrChange w:id="1834" w:author="Gareth Pateman" w:date="2018-04-10T16:41:00Z">
                  <w:rPr>
                    <w:ins w:id="1835" w:author="Gareth Pateman" w:date="2018-04-10T16:40:00Z"/>
                  </w:rPr>
                </w:rPrChange>
              </w:rPr>
            </w:pPr>
            <w:ins w:id="1836" w:author="Gareth Pateman" w:date="2018-04-10T16:41:00Z">
              <w:r w:rsidRPr="009835CB">
                <w:rPr>
                  <w:sz w:val="20"/>
                </w:rPr>
                <w:t>String</w:t>
              </w:r>
            </w:ins>
          </w:p>
        </w:tc>
        <w:tc>
          <w:tcPr>
            <w:tcW w:w="1626" w:type="dxa"/>
          </w:tcPr>
          <w:p w14:paraId="61753D01" w14:textId="20DD507D" w:rsidR="009835CB" w:rsidRPr="009835CB" w:rsidRDefault="009835CB" w:rsidP="009835CB">
            <w:pPr>
              <w:rPr>
                <w:ins w:id="1837" w:author="Gareth Pateman" w:date="2018-04-10T16:40:00Z"/>
                <w:sz w:val="20"/>
                <w:szCs w:val="20"/>
                <w:rPrChange w:id="1838" w:author="Gareth Pateman" w:date="2018-04-10T16:41:00Z">
                  <w:rPr>
                    <w:ins w:id="1839" w:author="Gareth Pateman" w:date="2018-04-10T16:40:00Z"/>
                  </w:rPr>
                </w:rPrChange>
              </w:rPr>
            </w:pPr>
            <w:ins w:id="1840" w:author="Gareth Pateman" w:date="2018-04-10T16:41:00Z">
              <w:r w:rsidRPr="009835CB">
                <w:rPr>
                  <w:sz w:val="20"/>
                </w:rPr>
                <w:t>N/A</w:t>
              </w:r>
            </w:ins>
          </w:p>
        </w:tc>
        <w:tc>
          <w:tcPr>
            <w:tcW w:w="3521" w:type="dxa"/>
          </w:tcPr>
          <w:p w14:paraId="69B230D8" w14:textId="65658255" w:rsidR="009835CB" w:rsidRPr="009835CB" w:rsidRDefault="009835CB" w:rsidP="009835CB">
            <w:pPr>
              <w:rPr>
                <w:ins w:id="1841" w:author="Gareth Pateman" w:date="2018-04-10T16:40:00Z"/>
                <w:sz w:val="20"/>
                <w:szCs w:val="20"/>
                <w:rPrChange w:id="1842" w:author="Gareth Pateman" w:date="2018-04-10T16:41:00Z">
                  <w:rPr>
                    <w:ins w:id="1843" w:author="Gareth Pateman" w:date="2018-04-10T16:40:00Z"/>
                  </w:rPr>
                </w:rPrChange>
              </w:rPr>
            </w:pPr>
            <w:ins w:id="1844" w:author="Gareth Pateman" w:date="2018-04-10T16:41:00Z">
              <w:r w:rsidRPr="009835CB">
                <w:rPr>
                  <w:sz w:val="20"/>
                </w:rPr>
                <w:t>Indicates the status of the transactions to be returned.</w:t>
              </w:r>
            </w:ins>
          </w:p>
        </w:tc>
      </w:tr>
      <w:tr w:rsidR="009835CB" w14:paraId="6037B0B6" w14:textId="77777777" w:rsidTr="00A22871">
        <w:trPr>
          <w:ins w:id="1845" w:author="Gareth Pateman" w:date="2018-04-10T16:40:00Z"/>
        </w:trPr>
        <w:tc>
          <w:tcPr>
            <w:tcW w:w="1929" w:type="dxa"/>
          </w:tcPr>
          <w:p w14:paraId="25482E48" w14:textId="15B0CB86" w:rsidR="009835CB" w:rsidRPr="009835CB" w:rsidRDefault="002E5E5F" w:rsidP="009835CB">
            <w:pPr>
              <w:rPr>
                <w:ins w:id="1846" w:author="Gareth Pateman" w:date="2018-04-10T16:40:00Z"/>
                <w:sz w:val="20"/>
                <w:szCs w:val="20"/>
                <w:rPrChange w:id="1847" w:author="Gareth Pateman" w:date="2018-04-10T16:41:00Z">
                  <w:rPr>
                    <w:ins w:id="1848" w:author="Gareth Pateman" w:date="2018-04-10T16:40:00Z"/>
                  </w:rPr>
                </w:rPrChange>
              </w:rPr>
            </w:pPr>
            <w:r>
              <w:rPr>
                <w:sz w:val="20"/>
                <w:szCs w:val="20"/>
              </w:rPr>
              <w:t>d</w:t>
            </w:r>
            <w:ins w:id="1849" w:author="Gareth Pateman" w:date="2018-04-10T16:41:00Z">
              <w:r w:rsidR="009835CB">
                <w:rPr>
                  <w:sz w:val="20"/>
                  <w:szCs w:val="20"/>
                </w:rPr>
                <w:t>isplay</w:t>
              </w:r>
              <w:r w:rsidR="009835CB" w:rsidRPr="009835CB">
                <w:rPr>
                  <w:sz w:val="20"/>
                </w:rPr>
                <w:t>Type</w:t>
              </w:r>
            </w:ins>
          </w:p>
        </w:tc>
        <w:tc>
          <w:tcPr>
            <w:tcW w:w="1850" w:type="dxa"/>
          </w:tcPr>
          <w:p w14:paraId="5D245832" w14:textId="4C36CB13" w:rsidR="009835CB" w:rsidRPr="009835CB" w:rsidRDefault="009835CB" w:rsidP="009835CB">
            <w:pPr>
              <w:rPr>
                <w:ins w:id="1850" w:author="Gareth Pateman" w:date="2018-04-10T16:40:00Z"/>
                <w:sz w:val="20"/>
                <w:szCs w:val="20"/>
                <w:rPrChange w:id="1851" w:author="Gareth Pateman" w:date="2018-04-10T16:41:00Z">
                  <w:rPr>
                    <w:ins w:id="1852" w:author="Gareth Pateman" w:date="2018-04-10T16:40:00Z"/>
                  </w:rPr>
                </w:rPrChange>
              </w:rPr>
            </w:pPr>
            <w:ins w:id="1853" w:author="Gareth Pateman" w:date="2018-04-10T16:41:00Z">
              <w:r w:rsidRPr="009835CB">
                <w:rPr>
                  <w:sz w:val="20"/>
                </w:rPr>
                <w:t>String</w:t>
              </w:r>
            </w:ins>
          </w:p>
        </w:tc>
        <w:tc>
          <w:tcPr>
            <w:tcW w:w="1626" w:type="dxa"/>
          </w:tcPr>
          <w:p w14:paraId="56586069" w14:textId="6D19775C" w:rsidR="009835CB" w:rsidRPr="009835CB" w:rsidRDefault="009835CB" w:rsidP="009835CB">
            <w:pPr>
              <w:rPr>
                <w:ins w:id="1854" w:author="Gareth Pateman" w:date="2018-04-10T16:40:00Z"/>
                <w:sz w:val="20"/>
                <w:szCs w:val="20"/>
                <w:rPrChange w:id="1855" w:author="Gareth Pateman" w:date="2018-04-10T16:41:00Z">
                  <w:rPr>
                    <w:ins w:id="1856" w:author="Gareth Pateman" w:date="2018-04-10T16:40:00Z"/>
                  </w:rPr>
                </w:rPrChange>
              </w:rPr>
            </w:pPr>
            <w:ins w:id="1857" w:author="Gareth Pateman" w:date="2018-04-10T16:41:00Z">
              <w:r w:rsidRPr="009835CB">
                <w:rPr>
                  <w:sz w:val="20"/>
                </w:rPr>
                <w:t>N/A</w:t>
              </w:r>
            </w:ins>
          </w:p>
        </w:tc>
        <w:tc>
          <w:tcPr>
            <w:tcW w:w="3521" w:type="dxa"/>
          </w:tcPr>
          <w:p w14:paraId="17778BB7" w14:textId="28BBD9AA" w:rsidR="009835CB" w:rsidRPr="009835CB" w:rsidRDefault="009835CB" w:rsidP="009835CB">
            <w:pPr>
              <w:rPr>
                <w:ins w:id="1858" w:author="Gareth Pateman" w:date="2018-04-10T16:40:00Z"/>
                <w:sz w:val="20"/>
                <w:szCs w:val="20"/>
                <w:rPrChange w:id="1859" w:author="Gareth Pateman" w:date="2018-04-10T16:41:00Z">
                  <w:rPr>
                    <w:ins w:id="1860" w:author="Gareth Pateman" w:date="2018-04-10T16:40:00Z"/>
                  </w:rPr>
                </w:rPrChange>
              </w:rPr>
            </w:pPr>
            <w:ins w:id="1861" w:author="Gareth Pateman" w:date="2018-04-10T16:41:00Z">
              <w:r w:rsidRPr="009835CB">
                <w:rPr>
                  <w:sz w:val="20"/>
                </w:rPr>
                <w:t xml:space="preserve">Indicates the </w:t>
              </w:r>
              <w:r>
                <w:rPr>
                  <w:sz w:val="20"/>
                  <w:szCs w:val="20"/>
                </w:rPr>
                <w:t xml:space="preserve">Display Type </w:t>
              </w:r>
              <w:r w:rsidRPr="009835CB">
                <w:rPr>
                  <w:sz w:val="20"/>
                </w:rPr>
                <w:t>of the transactions to be returned.</w:t>
              </w:r>
            </w:ins>
          </w:p>
        </w:tc>
      </w:tr>
    </w:tbl>
    <w:p w14:paraId="1A8331B6" w14:textId="77777777" w:rsidR="00A22871" w:rsidRDefault="00A22871" w:rsidP="00A22871"/>
    <w:p w14:paraId="55E6A74B" w14:textId="2C5BFC79" w:rsidR="00D60F71" w:rsidRDefault="00A22871" w:rsidP="002F254C">
      <w:pPr>
        <w:pStyle w:val="NOTE"/>
      </w:pPr>
      <w:r>
        <w:t>Note</w:t>
      </w:r>
      <w:r w:rsidR="00D60F71">
        <w:t xml:space="preserve"> 1</w:t>
      </w:r>
      <w:r w:rsidR="005F377C">
        <w:t>:</w:t>
      </w:r>
      <w:r w:rsidR="005F377C">
        <w:tab/>
        <w:t>T</w:t>
      </w:r>
      <w:r>
        <w:t>hat all statement entries will be returned in descending date created order.</w:t>
      </w:r>
    </w:p>
    <w:p w14:paraId="3616C1A6" w14:textId="29A5BB47" w:rsidR="00A22871" w:rsidRDefault="00D60F71" w:rsidP="002F254C">
      <w:pPr>
        <w:pStyle w:val="NOTE"/>
      </w:pPr>
      <w:r>
        <w:lastRenderedPageBreak/>
        <w:t>N</w:t>
      </w:r>
      <w:r w:rsidR="00A22871">
        <w:t>ote</w:t>
      </w:r>
      <w:r>
        <w:t xml:space="preserve"> 2:</w:t>
      </w:r>
      <w:r>
        <w:tab/>
        <w:t>T</w:t>
      </w:r>
      <w:r w:rsidR="00A22871">
        <w:t>hat metadata is returned with each response that is paginated indicating the total number of records available.</w:t>
      </w:r>
    </w:p>
    <w:p w14:paraId="5395656F" w14:textId="38EC388E" w:rsidR="00A22871" w:rsidRDefault="00A22871" w:rsidP="002F254C">
      <w:pPr>
        <w:pStyle w:val="NOTE"/>
      </w:pPr>
      <w:r>
        <w:t>Note</w:t>
      </w:r>
      <w:r w:rsidR="00D60F71">
        <w:t xml:space="preserve"> 3:</w:t>
      </w:r>
      <w:r w:rsidR="00D60F71">
        <w:tab/>
        <w:t>T</w:t>
      </w:r>
      <w:r>
        <w:t>hat it is also possible to retrieve an individual statement entry as per the following:</w:t>
      </w:r>
      <w:r w:rsidR="00D60F71">
        <w:t xml:space="preserve"> </w:t>
      </w:r>
      <w:r w:rsidRPr="00485808">
        <w:rPr>
          <w:b/>
        </w:rPr>
        <w:t>/</w:t>
      </w:r>
      <w:r>
        <w:rPr>
          <w:b/>
          <w:i/>
        </w:rPr>
        <w:t>s</w:t>
      </w:r>
      <w:r w:rsidRPr="00A674B9">
        <w:rPr>
          <w:b/>
          <w:i/>
        </w:rPr>
        <w:t>tatement</w:t>
      </w:r>
      <w:r>
        <w:rPr>
          <w:b/>
          <w:i/>
        </w:rPr>
        <w:t>e</w:t>
      </w:r>
      <w:r w:rsidRPr="00A674B9">
        <w:rPr>
          <w:b/>
          <w:i/>
        </w:rPr>
        <w:t>ntries</w:t>
      </w:r>
      <w:r>
        <w:rPr>
          <w:b/>
          <w:i/>
        </w:rPr>
        <w:t>/{Transaction Reference}</w:t>
      </w:r>
    </w:p>
    <w:p w14:paraId="25612F30" w14:textId="77777777" w:rsidR="00A22871" w:rsidRDefault="00A22871" w:rsidP="002F254C">
      <w:pPr>
        <w:pStyle w:val="NormalParagraph"/>
      </w:pPr>
      <w:r>
        <w:t>Only GET (read) operations are supported for statement entries.</w:t>
      </w:r>
    </w:p>
    <w:tbl>
      <w:tblPr>
        <w:tblStyle w:val="PlainTable21"/>
        <w:tblW w:w="9072"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ayout w:type="fixed"/>
        <w:tblLook w:val="04A0" w:firstRow="1" w:lastRow="0" w:firstColumn="1" w:lastColumn="0" w:noHBand="0" w:noVBand="1"/>
      </w:tblPr>
      <w:tblGrid>
        <w:gridCol w:w="1255"/>
        <w:gridCol w:w="1219"/>
        <w:gridCol w:w="2913"/>
        <w:gridCol w:w="768"/>
        <w:gridCol w:w="1057"/>
        <w:gridCol w:w="1860"/>
      </w:tblGrid>
      <w:tr w:rsidR="00A22871" w:rsidRPr="00D267CA" w14:paraId="133C2FE7" w14:textId="77777777" w:rsidTr="002E5E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2" w:type="dxa"/>
            <w:gridSpan w:val="6"/>
            <w:shd w:val="clear" w:color="auto" w:fill="F2F2F2" w:themeFill="background1" w:themeFillShade="F2"/>
          </w:tcPr>
          <w:p w14:paraId="1C5C1271" w14:textId="77777777" w:rsidR="00A22871" w:rsidRPr="00D267CA" w:rsidRDefault="00A22871" w:rsidP="00A22871">
            <w:pPr>
              <w:jc w:val="center"/>
              <w:rPr>
                <w:sz w:val="20"/>
              </w:rPr>
            </w:pPr>
            <w:r>
              <w:rPr>
                <w:sz w:val="28"/>
              </w:rPr>
              <w:t xml:space="preserve">Statement Entries </w:t>
            </w:r>
            <w:r w:rsidRPr="005115BD">
              <w:rPr>
                <w:sz w:val="28"/>
              </w:rPr>
              <w:t>Object Properties</w:t>
            </w:r>
          </w:p>
        </w:tc>
      </w:tr>
      <w:tr w:rsidR="00084E3A" w:rsidRPr="00D267CA" w14:paraId="13DEE306" w14:textId="77777777" w:rsidTr="002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14:paraId="070662E6" w14:textId="77777777" w:rsidR="00A22871" w:rsidRPr="00195442" w:rsidRDefault="00A22871" w:rsidP="00A22871">
            <w:pPr>
              <w:rPr>
                <w:sz w:val="20"/>
              </w:rPr>
            </w:pPr>
            <w:r w:rsidRPr="00195442">
              <w:rPr>
                <w:sz w:val="20"/>
              </w:rPr>
              <w:t>Name</w:t>
            </w:r>
          </w:p>
        </w:tc>
        <w:tc>
          <w:tcPr>
            <w:tcW w:w="1219" w:type="dxa"/>
          </w:tcPr>
          <w:p w14:paraId="1B0CCAF4"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Type</w:t>
            </w:r>
          </w:p>
        </w:tc>
        <w:tc>
          <w:tcPr>
            <w:tcW w:w="2913" w:type="dxa"/>
          </w:tcPr>
          <w:p w14:paraId="54D2AB5C"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Pr>
                <w:b/>
                <w:sz w:val="20"/>
              </w:rPr>
              <w:t>Description</w:t>
            </w:r>
          </w:p>
        </w:tc>
        <w:tc>
          <w:tcPr>
            <w:tcW w:w="768" w:type="dxa"/>
          </w:tcPr>
          <w:p w14:paraId="3104D585"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p>
        </w:tc>
        <w:tc>
          <w:tcPr>
            <w:tcW w:w="1057" w:type="dxa"/>
          </w:tcPr>
          <w:p w14:paraId="218014C7"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Reference</w:t>
            </w:r>
          </w:p>
        </w:tc>
        <w:tc>
          <w:tcPr>
            <w:tcW w:w="1860" w:type="dxa"/>
          </w:tcPr>
          <w:p w14:paraId="49A9D861"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Validation</w:t>
            </w:r>
          </w:p>
        </w:tc>
      </w:tr>
      <w:tr w:rsidR="00084E3A" w:rsidRPr="00D267CA" w14:paraId="2FB84150" w14:textId="77777777" w:rsidTr="002E5E5F">
        <w:tc>
          <w:tcPr>
            <w:cnfStyle w:val="001000000000" w:firstRow="0" w:lastRow="0" w:firstColumn="1" w:lastColumn="0" w:oddVBand="0" w:evenVBand="0" w:oddHBand="0" w:evenHBand="0" w:firstRowFirstColumn="0" w:firstRowLastColumn="0" w:lastRowFirstColumn="0" w:lastRowLastColumn="0"/>
            <w:tcW w:w="1255" w:type="dxa"/>
          </w:tcPr>
          <w:p w14:paraId="68B8123A" w14:textId="590E9C09" w:rsidR="00A22871" w:rsidRPr="00D267CA" w:rsidRDefault="002E5E5F" w:rsidP="002F254C">
            <w:pPr>
              <w:jc w:val="left"/>
              <w:rPr>
                <w:b w:val="0"/>
                <w:sz w:val="20"/>
              </w:rPr>
            </w:pPr>
            <w:r>
              <w:rPr>
                <w:b w:val="0"/>
                <w:sz w:val="20"/>
              </w:rPr>
              <w:t>a</w:t>
            </w:r>
            <w:r w:rsidR="00A22871">
              <w:rPr>
                <w:b w:val="0"/>
                <w:sz w:val="20"/>
              </w:rPr>
              <w:t>mount</w:t>
            </w:r>
          </w:p>
        </w:tc>
        <w:tc>
          <w:tcPr>
            <w:tcW w:w="1219" w:type="dxa"/>
          </w:tcPr>
          <w:p w14:paraId="78A02BFC"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2913" w:type="dxa"/>
          </w:tcPr>
          <w:p w14:paraId="33C4587C"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Requested</w:t>
            </w:r>
            <w:r w:rsidRPr="00D267CA">
              <w:rPr>
                <w:sz w:val="20"/>
              </w:rPr>
              <w:t xml:space="preserve"> transaction amount</w:t>
            </w:r>
            <w:r>
              <w:rPr>
                <w:sz w:val="20"/>
              </w:rPr>
              <w:t>.</w:t>
            </w:r>
          </w:p>
        </w:tc>
        <w:tc>
          <w:tcPr>
            <w:tcW w:w="768" w:type="dxa"/>
          </w:tcPr>
          <w:p w14:paraId="0E83634B" w14:textId="77777777" w:rsidR="00A22871" w:rsidRPr="00536948"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Pr>
                <w:sz w:val="20"/>
              </w:rPr>
              <w:t>NA</w:t>
            </w:r>
          </w:p>
          <w:p w14:paraId="6184EA58" w14:textId="77777777" w:rsidR="00A22871" w:rsidRPr="00536948"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B52FC7">
              <w:rPr>
                <w:rFonts w:ascii="Wingdings" w:hAnsi="Wingdings" w:cs="Wingdings"/>
                <w:sz w:val="20"/>
              </w:rPr>
              <w:t></w:t>
            </w:r>
            <w:r>
              <w:rPr>
                <w:rFonts w:cs="Wingdings"/>
                <w:sz w:val="20"/>
              </w:rPr>
              <w:t>M</w:t>
            </w:r>
          </w:p>
        </w:tc>
        <w:tc>
          <w:tcPr>
            <w:tcW w:w="1057" w:type="dxa"/>
          </w:tcPr>
          <w:p w14:paraId="431F115A"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c>
          <w:tcPr>
            <w:tcW w:w="1860" w:type="dxa"/>
          </w:tcPr>
          <w:p w14:paraId="19E98C4E" w14:textId="52027F23"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del w:id="1862" w:author="Gareth Pateman" w:date="2018-04-18T12:12:00Z">
              <w:r w:rsidDel="004B5D28">
                <w:rPr>
                  <w:sz w:val="20"/>
                </w:rPr>
                <w:delText>Regular Expression – please refer to Swagger definition</w:delText>
              </w:r>
            </w:del>
          </w:p>
        </w:tc>
      </w:tr>
      <w:tr w:rsidR="00084E3A" w:rsidRPr="00D267CA" w14:paraId="2D545A32" w14:textId="77777777" w:rsidTr="002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14:paraId="4AAE5DA6" w14:textId="235B717D" w:rsidR="00A22871" w:rsidRPr="00E42E58" w:rsidRDefault="002E5E5F" w:rsidP="002F254C">
            <w:pPr>
              <w:jc w:val="left"/>
              <w:rPr>
                <w:b w:val="0"/>
                <w:sz w:val="20"/>
              </w:rPr>
            </w:pPr>
            <w:r>
              <w:rPr>
                <w:b w:val="0"/>
                <w:sz w:val="20"/>
              </w:rPr>
              <w:t>c</w:t>
            </w:r>
            <w:r w:rsidR="00A22871">
              <w:rPr>
                <w:b w:val="0"/>
                <w:sz w:val="20"/>
              </w:rPr>
              <w:t>urrency</w:t>
            </w:r>
          </w:p>
        </w:tc>
        <w:tc>
          <w:tcPr>
            <w:tcW w:w="1219" w:type="dxa"/>
          </w:tcPr>
          <w:p w14:paraId="1E4B7D01"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2913" w:type="dxa"/>
          </w:tcPr>
          <w:p w14:paraId="51073EB8" w14:textId="77777777" w:rsidR="00A22871" w:rsidRPr="00E95DA0"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Currency of the requested</w:t>
            </w:r>
            <w:r w:rsidRPr="00D267CA">
              <w:rPr>
                <w:sz w:val="20"/>
              </w:rPr>
              <w:t xml:space="preserve"> transaction amount</w:t>
            </w:r>
            <w:r>
              <w:rPr>
                <w:sz w:val="20"/>
              </w:rPr>
              <w:t>.</w:t>
            </w:r>
          </w:p>
        </w:tc>
        <w:tc>
          <w:tcPr>
            <w:tcW w:w="768" w:type="dxa"/>
          </w:tcPr>
          <w:p w14:paraId="1DFDEAE5" w14:textId="77777777" w:rsidR="00A22871" w:rsidRPr="00536948"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E42E58">
              <w:rPr>
                <w:rFonts w:ascii="Wingdings" w:hAnsi="Wingdings" w:cs="Wingdings"/>
                <w:sz w:val="20"/>
              </w:rPr>
              <w:t></w:t>
            </w:r>
            <w:r>
              <w:rPr>
                <w:sz w:val="20"/>
              </w:rPr>
              <w:t>NA</w:t>
            </w:r>
          </w:p>
          <w:p w14:paraId="312902B2" w14:textId="77777777" w:rsidR="00A22871" w:rsidRPr="00536948"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B52FC7">
              <w:rPr>
                <w:rFonts w:ascii="Wingdings" w:hAnsi="Wingdings" w:cs="Wingdings"/>
                <w:sz w:val="20"/>
              </w:rPr>
              <w:t></w:t>
            </w:r>
            <w:r w:rsidRPr="00B52FC7">
              <w:rPr>
                <w:rFonts w:cs="Wingdings"/>
                <w:sz w:val="20"/>
              </w:rPr>
              <w:t>M</w:t>
            </w:r>
          </w:p>
        </w:tc>
        <w:tc>
          <w:tcPr>
            <w:tcW w:w="1057" w:type="dxa"/>
          </w:tcPr>
          <w:p w14:paraId="0D5946A7"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c>
          <w:tcPr>
            <w:tcW w:w="1860" w:type="dxa"/>
          </w:tcPr>
          <w:p w14:paraId="34F81BEE" w14:textId="59426964"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 xml:space="preserve">Enumeration = </w:t>
            </w:r>
            <w:hyperlink w:anchor="_ISO_Currency_Codes" w:history="1">
              <w:r w:rsidR="00B458B3" w:rsidRPr="00E90944">
                <w:rPr>
                  <w:rStyle w:val="Hyperlink"/>
                  <w:sz w:val="20"/>
                  <w:szCs w:val="20"/>
                </w:rPr>
                <w:t>ISO Currency Codes</w:t>
              </w:r>
            </w:hyperlink>
          </w:p>
        </w:tc>
      </w:tr>
      <w:tr w:rsidR="00084E3A" w:rsidRPr="00D267CA" w14:paraId="20869533" w14:textId="77777777" w:rsidTr="002E5E5F">
        <w:tc>
          <w:tcPr>
            <w:cnfStyle w:val="001000000000" w:firstRow="0" w:lastRow="0" w:firstColumn="1" w:lastColumn="0" w:oddVBand="0" w:evenVBand="0" w:oddHBand="0" w:evenHBand="0" w:firstRowFirstColumn="0" w:firstRowLastColumn="0" w:lastRowFirstColumn="0" w:lastRowLastColumn="0"/>
            <w:tcW w:w="1255" w:type="dxa"/>
          </w:tcPr>
          <w:p w14:paraId="1814F6C0" w14:textId="7B0843BF" w:rsidR="00A22871" w:rsidRDefault="002E5E5F" w:rsidP="002F254C">
            <w:pPr>
              <w:jc w:val="left"/>
              <w:rPr>
                <w:b w:val="0"/>
                <w:sz w:val="20"/>
              </w:rPr>
            </w:pPr>
            <w:r>
              <w:rPr>
                <w:b w:val="0"/>
                <w:sz w:val="20"/>
              </w:rPr>
              <w:t>d</w:t>
            </w:r>
            <w:r w:rsidR="00A22871">
              <w:rPr>
                <w:b w:val="0"/>
                <w:sz w:val="20"/>
              </w:rPr>
              <w:t>isplayType</w:t>
            </w:r>
          </w:p>
        </w:tc>
        <w:tc>
          <w:tcPr>
            <w:tcW w:w="1219" w:type="dxa"/>
          </w:tcPr>
          <w:p w14:paraId="774ADB45"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2913" w:type="dxa"/>
          </w:tcPr>
          <w:p w14:paraId="0DCAD6C3"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The transaction type that is to be used for presentation to the account holder as determined by the API provider. This is not necessarily the actual transaction type.</w:t>
            </w:r>
          </w:p>
        </w:tc>
        <w:tc>
          <w:tcPr>
            <w:tcW w:w="768" w:type="dxa"/>
          </w:tcPr>
          <w:p w14:paraId="399DB182" w14:textId="77777777" w:rsidR="00A22871" w:rsidRPr="00536948"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Pr>
                <w:sz w:val="20"/>
              </w:rPr>
              <w:t>NA</w:t>
            </w:r>
          </w:p>
          <w:p w14:paraId="71AFAAAE" w14:textId="77777777" w:rsidR="00A22871" w:rsidRPr="00E42E58" w:rsidRDefault="00A22871" w:rsidP="002F254C">
            <w:pPr>
              <w:jc w:val="left"/>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Pr>
                <w:rFonts w:cs="Wingdings"/>
                <w:sz w:val="20"/>
              </w:rPr>
              <w:t>O</w:t>
            </w:r>
          </w:p>
        </w:tc>
        <w:tc>
          <w:tcPr>
            <w:tcW w:w="1057" w:type="dxa"/>
          </w:tcPr>
          <w:p w14:paraId="7B33C8F9"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c>
          <w:tcPr>
            <w:tcW w:w="1860" w:type="dxa"/>
          </w:tcPr>
          <w:p w14:paraId="0CB1EABA"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r>
      <w:tr w:rsidR="00084E3A" w:rsidRPr="00D267CA" w14:paraId="66566C91" w14:textId="77777777" w:rsidTr="002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14:paraId="66167EC5" w14:textId="07DBE481" w:rsidR="00A22871" w:rsidRPr="00D267CA" w:rsidRDefault="002E5E5F" w:rsidP="00A22871">
            <w:pPr>
              <w:rPr>
                <w:b w:val="0"/>
                <w:sz w:val="20"/>
              </w:rPr>
            </w:pPr>
            <w:r>
              <w:rPr>
                <w:b w:val="0"/>
                <w:sz w:val="20"/>
              </w:rPr>
              <w:t>t</w:t>
            </w:r>
            <w:r w:rsidR="00A22871">
              <w:rPr>
                <w:b w:val="0"/>
                <w:sz w:val="20"/>
              </w:rPr>
              <w:t>ransactionStatus</w:t>
            </w:r>
          </w:p>
        </w:tc>
        <w:tc>
          <w:tcPr>
            <w:tcW w:w="1219" w:type="dxa"/>
          </w:tcPr>
          <w:p w14:paraId="080A4315"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2913" w:type="dxa"/>
          </w:tcPr>
          <w:p w14:paraId="0CBC253E" w14:textId="77777777" w:rsidR="00A22871" w:rsidRPr="00E95DA0"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Indicates the status of the transaction as represented by the API provider.</w:t>
            </w:r>
          </w:p>
        </w:tc>
        <w:tc>
          <w:tcPr>
            <w:tcW w:w="768" w:type="dxa"/>
          </w:tcPr>
          <w:p w14:paraId="28ED803C" w14:textId="77777777" w:rsidR="00A22871" w:rsidRPr="00536948"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E42E58">
              <w:rPr>
                <w:rFonts w:ascii="Wingdings" w:hAnsi="Wingdings" w:cs="Wingdings"/>
                <w:sz w:val="20"/>
              </w:rPr>
              <w:t></w:t>
            </w:r>
            <w:r>
              <w:rPr>
                <w:sz w:val="20"/>
              </w:rPr>
              <w:t>NA</w:t>
            </w:r>
          </w:p>
          <w:p w14:paraId="3A5D46ED" w14:textId="77777777" w:rsidR="00A22871" w:rsidRPr="00E42E58" w:rsidRDefault="00A22871" w:rsidP="00A22871">
            <w:pPr>
              <w:jc w:val="center"/>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sidRPr="00B52FC7">
              <w:rPr>
                <w:rFonts w:cs="Wingdings"/>
                <w:sz w:val="20"/>
              </w:rPr>
              <w:t>M</w:t>
            </w:r>
          </w:p>
        </w:tc>
        <w:tc>
          <w:tcPr>
            <w:tcW w:w="1057" w:type="dxa"/>
          </w:tcPr>
          <w:p w14:paraId="2776D6BA"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c>
          <w:tcPr>
            <w:tcW w:w="1860" w:type="dxa"/>
          </w:tcPr>
          <w:p w14:paraId="1518753D"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r>
      <w:tr w:rsidR="00084E3A" w:rsidRPr="00D267CA" w14:paraId="0353D12A" w14:textId="77777777" w:rsidTr="002E5E5F">
        <w:tc>
          <w:tcPr>
            <w:cnfStyle w:val="001000000000" w:firstRow="0" w:lastRow="0" w:firstColumn="1" w:lastColumn="0" w:oddVBand="0" w:evenVBand="0" w:oddHBand="0" w:evenHBand="0" w:firstRowFirstColumn="0" w:firstRowLastColumn="0" w:lastRowFirstColumn="0" w:lastRowLastColumn="0"/>
            <w:tcW w:w="1255" w:type="dxa"/>
          </w:tcPr>
          <w:p w14:paraId="1C8FD47D" w14:textId="271E4387" w:rsidR="00A22871" w:rsidRDefault="002E5E5F" w:rsidP="00A22871">
            <w:pPr>
              <w:rPr>
                <w:b w:val="0"/>
                <w:sz w:val="20"/>
              </w:rPr>
            </w:pPr>
            <w:r>
              <w:rPr>
                <w:b w:val="0"/>
                <w:sz w:val="20"/>
              </w:rPr>
              <w:t>d</w:t>
            </w:r>
            <w:r w:rsidR="00A22871">
              <w:rPr>
                <w:b w:val="0"/>
                <w:sz w:val="20"/>
              </w:rPr>
              <w:t>escription</w:t>
            </w:r>
            <w:r w:rsidR="00A22871" w:rsidRPr="00D267CA">
              <w:rPr>
                <w:b w:val="0"/>
                <w:sz w:val="20"/>
              </w:rPr>
              <w:t>Text</w:t>
            </w:r>
          </w:p>
        </w:tc>
        <w:tc>
          <w:tcPr>
            <w:tcW w:w="1219" w:type="dxa"/>
          </w:tcPr>
          <w:p w14:paraId="54D782C5"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sidRPr="00D267CA">
              <w:rPr>
                <w:sz w:val="20"/>
              </w:rPr>
              <w:t>String</w:t>
            </w:r>
          </w:p>
        </w:tc>
        <w:tc>
          <w:tcPr>
            <w:tcW w:w="2913" w:type="dxa"/>
          </w:tcPr>
          <w:p w14:paraId="6AC0A4B8"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sidRPr="00D267CA">
              <w:rPr>
                <w:sz w:val="20"/>
              </w:rPr>
              <w:t>Free format text description of the transaction provided by the client. This can be provided as a reference for the receiver on the SMS and on the account statement.</w:t>
            </w:r>
          </w:p>
        </w:tc>
        <w:tc>
          <w:tcPr>
            <w:tcW w:w="768" w:type="dxa"/>
          </w:tcPr>
          <w:p w14:paraId="7B7C08EC" w14:textId="77777777" w:rsidR="00A22871" w:rsidRPr="00536948"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Pr>
                <w:sz w:val="20"/>
              </w:rPr>
              <w:t>NA</w:t>
            </w:r>
          </w:p>
          <w:p w14:paraId="606F3D05" w14:textId="77777777" w:rsidR="00A22871" w:rsidRPr="00E42E58" w:rsidRDefault="00A22871" w:rsidP="00A22871">
            <w:pPr>
              <w:jc w:val="center"/>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sidRPr="00B52FC7">
              <w:rPr>
                <w:rFonts w:cs="Wingdings"/>
                <w:sz w:val="20"/>
              </w:rPr>
              <w:t>O</w:t>
            </w:r>
          </w:p>
        </w:tc>
        <w:tc>
          <w:tcPr>
            <w:tcW w:w="1057" w:type="dxa"/>
          </w:tcPr>
          <w:p w14:paraId="2684C940"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c>
          <w:tcPr>
            <w:tcW w:w="1860" w:type="dxa"/>
          </w:tcPr>
          <w:p w14:paraId="4F296D52"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r>
      <w:tr w:rsidR="00084E3A" w:rsidRPr="00D267CA" w14:paraId="25E56E90" w14:textId="77777777" w:rsidTr="002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14:paraId="418BDABA" w14:textId="566466FC" w:rsidR="00A22871" w:rsidRDefault="002E5E5F" w:rsidP="00A22871">
            <w:pPr>
              <w:rPr>
                <w:b w:val="0"/>
                <w:sz w:val="20"/>
              </w:rPr>
            </w:pPr>
            <w:r>
              <w:rPr>
                <w:b w:val="0"/>
                <w:sz w:val="20"/>
              </w:rPr>
              <w:t>r</w:t>
            </w:r>
            <w:r w:rsidR="00A22871" w:rsidRPr="00D267CA">
              <w:rPr>
                <w:b w:val="0"/>
                <w:sz w:val="20"/>
              </w:rPr>
              <w:t>equestDate</w:t>
            </w:r>
          </w:p>
        </w:tc>
        <w:tc>
          <w:tcPr>
            <w:tcW w:w="1219" w:type="dxa"/>
          </w:tcPr>
          <w:p w14:paraId="2D52DA54"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sidRPr="00D267CA">
              <w:rPr>
                <w:sz w:val="20"/>
              </w:rPr>
              <w:t>DateTime</w:t>
            </w:r>
          </w:p>
        </w:tc>
        <w:tc>
          <w:tcPr>
            <w:tcW w:w="2913" w:type="dxa"/>
          </w:tcPr>
          <w:p w14:paraId="5E8EA14E"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sidRPr="00D267CA">
              <w:rPr>
                <w:sz w:val="20"/>
              </w:rPr>
              <w:t>The creation date and time of the transaction as supplied by the client.</w:t>
            </w:r>
          </w:p>
        </w:tc>
        <w:tc>
          <w:tcPr>
            <w:tcW w:w="768" w:type="dxa"/>
          </w:tcPr>
          <w:p w14:paraId="20CF108B" w14:textId="77777777" w:rsidR="00A22871" w:rsidRPr="00536948"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E42E58">
              <w:rPr>
                <w:rFonts w:ascii="Wingdings" w:hAnsi="Wingdings" w:cs="Wingdings"/>
                <w:sz w:val="20"/>
              </w:rPr>
              <w:t></w:t>
            </w:r>
            <w:r>
              <w:rPr>
                <w:sz w:val="20"/>
              </w:rPr>
              <w:t>NA</w:t>
            </w:r>
          </w:p>
          <w:p w14:paraId="42BA6ADB" w14:textId="77777777" w:rsidR="00A22871" w:rsidRPr="00E42E58" w:rsidRDefault="00A22871" w:rsidP="00A22871">
            <w:pPr>
              <w:jc w:val="center"/>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sidRPr="00B52FC7">
              <w:rPr>
                <w:rFonts w:cs="Wingdings"/>
                <w:sz w:val="20"/>
              </w:rPr>
              <w:t>O</w:t>
            </w:r>
            <w:r w:rsidRPr="00536948" w:rsidDel="00785489">
              <w:rPr>
                <w:sz w:val="20"/>
              </w:rPr>
              <w:t xml:space="preserve"> </w:t>
            </w:r>
          </w:p>
        </w:tc>
        <w:tc>
          <w:tcPr>
            <w:tcW w:w="1057" w:type="dxa"/>
          </w:tcPr>
          <w:p w14:paraId="04A21C8B"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c>
          <w:tcPr>
            <w:tcW w:w="1860" w:type="dxa"/>
          </w:tcPr>
          <w:p w14:paraId="5A2DB0D3"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r>
      <w:tr w:rsidR="00084E3A" w:rsidRPr="00D267CA" w14:paraId="2F7B072E" w14:textId="77777777" w:rsidTr="002E5E5F">
        <w:tc>
          <w:tcPr>
            <w:cnfStyle w:val="001000000000" w:firstRow="0" w:lastRow="0" w:firstColumn="1" w:lastColumn="0" w:oddVBand="0" w:evenVBand="0" w:oddHBand="0" w:evenHBand="0" w:firstRowFirstColumn="0" w:firstRowLastColumn="0" w:lastRowFirstColumn="0" w:lastRowLastColumn="0"/>
            <w:tcW w:w="1255" w:type="dxa"/>
          </w:tcPr>
          <w:p w14:paraId="6DCF50F8" w14:textId="376421ED" w:rsidR="00A22871" w:rsidRPr="00D267CA" w:rsidRDefault="00A22871" w:rsidP="00A22871">
            <w:pPr>
              <w:rPr>
                <w:b w:val="0"/>
                <w:sz w:val="20"/>
              </w:rPr>
            </w:pPr>
            <w:del w:id="1863" w:author="Gareth Pateman" w:date="2018-04-18T16:15:00Z">
              <w:r w:rsidDel="007E4B18">
                <w:rPr>
                  <w:b w:val="0"/>
                  <w:sz w:val="20"/>
                </w:rPr>
                <w:delText>Date Created</w:delText>
              </w:r>
            </w:del>
            <w:r w:rsidR="002E5E5F">
              <w:rPr>
                <w:b w:val="0"/>
                <w:sz w:val="20"/>
              </w:rPr>
              <w:t>c</w:t>
            </w:r>
            <w:ins w:id="1864" w:author="Gareth Pateman" w:date="2018-04-18T16:15:00Z">
              <w:r w:rsidR="007E4B18">
                <w:rPr>
                  <w:b w:val="0"/>
                  <w:sz w:val="20"/>
                </w:rPr>
                <w:t>reationDate</w:t>
              </w:r>
            </w:ins>
          </w:p>
        </w:tc>
        <w:tc>
          <w:tcPr>
            <w:tcW w:w="1219" w:type="dxa"/>
          </w:tcPr>
          <w:p w14:paraId="45621EF2"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sidRPr="00D267CA">
              <w:rPr>
                <w:sz w:val="20"/>
              </w:rPr>
              <w:t>DateTime</w:t>
            </w:r>
          </w:p>
        </w:tc>
        <w:tc>
          <w:tcPr>
            <w:tcW w:w="2913" w:type="dxa"/>
          </w:tcPr>
          <w:p w14:paraId="604A16A2"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Date and time when the transaction was created by the API Provider</w:t>
            </w:r>
          </w:p>
        </w:tc>
        <w:tc>
          <w:tcPr>
            <w:tcW w:w="768" w:type="dxa"/>
          </w:tcPr>
          <w:p w14:paraId="15533433" w14:textId="77777777" w:rsidR="00A22871" w:rsidRPr="00536948"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057300">
              <w:rPr>
                <w:rFonts w:ascii="Wingdings" w:hAnsi="Wingdings" w:cs="Wingdings"/>
                <w:sz w:val="20"/>
              </w:rPr>
              <w:t></w:t>
            </w:r>
            <w:r>
              <w:rPr>
                <w:sz w:val="20"/>
              </w:rPr>
              <w:t>NA</w:t>
            </w:r>
          </w:p>
          <w:p w14:paraId="340638DB" w14:textId="77777777" w:rsidR="00A22871" w:rsidRPr="00E42E58" w:rsidRDefault="00A22871" w:rsidP="00A22871">
            <w:pPr>
              <w:jc w:val="center"/>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057300">
              <w:rPr>
                <w:rFonts w:ascii="Wingdings" w:hAnsi="Wingdings" w:cs="Wingdings"/>
                <w:sz w:val="20"/>
              </w:rPr>
              <w:t></w:t>
            </w:r>
            <w:r w:rsidRPr="00057300">
              <w:rPr>
                <w:rFonts w:cs="Wingdings"/>
                <w:sz w:val="20"/>
              </w:rPr>
              <w:t>O</w:t>
            </w:r>
          </w:p>
        </w:tc>
        <w:tc>
          <w:tcPr>
            <w:tcW w:w="1057" w:type="dxa"/>
          </w:tcPr>
          <w:p w14:paraId="6DC00977"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c>
          <w:tcPr>
            <w:tcW w:w="1860" w:type="dxa"/>
          </w:tcPr>
          <w:p w14:paraId="7B38073F"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r>
      <w:tr w:rsidR="00084E3A" w:rsidRPr="00D267CA" w14:paraId="4B20A7EE" w14:textId="77777777" w:rsidTr="002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14:paraId="1DCF3CF7" w14:textId="553C18D4" w:rsidR="00A22871" w:rsidRDefault="00A22871" w:rsidP="00A22871">
            <w:pPr>
              <w:rPr>
                <w:b w:val="0"/>
                <w:sz w:val="20"/>
              </w:rPr>
            </w:pPr>
            <w:del w:id="1865" w:author="Gareth Pateman" w:date="2018-03-08T15:58:00Z">
              <w:r w:rsidDel="00084E3A">
                <w:rPr>
                  <w:b w:val="0"/>
                  <w:sz w:val="20"/>
                </w:rPr>
                <w:delText>Date Modified</w:delText>
              </w:r>
            </w:del>
            <w:r w:rsidR="002E5E5F">
              <w:rPr>
                <w:b w:val="0"/>
                <w:sz w:val="20"/>
              </w:rPr>
              <w:t>m</w:t>
            </w:r>
            <w:ins w:id="1866" w:author="Gareth Pateman" w:date="2018-03-08T15:58:00Z">
              <w:r w:rsidR="00084E3A">
                <w:rPr>
                  <w:b w:val="0"/>
                  <w:sz w:val="20"/>
                </w:rPr>
                <w:t>odificationDate</w:t>
              </w:r>
            </w:ins>
          </w:p>
        </w:tc>
        <w:tc>
          <w:tcPr>
            <w:tcW w:w="1219" w:type="dxa"/>
          </w:tcPr>
          <w:p w14:paraId="32628D9F"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sidRPr="00D267CA">
              <w:rPr>
                <w:sz w:val="20"/>
              </w:rPr>
              <w:t>DateTime</w:t>
            </w:r>
          </w:p>
        </w:tc>
        <w:tc>
          <w:tcPr>
            <w:tcW w:w="2913" w:type="dxa"/>
          </w:tcPr>
          <w:p w14:paraId="09DFE7F4"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Date and time when the transaction modified by the API Provider</w:t>
            </w:r>
          </w:p>
        </w:tc>
        <w:tc>
          <w:tcPr>
            <w:tcW w:w="768" w:type="dxa"/>
          </w:tcPr>
          <w:p w14:paraId="6DD23149" w14:textId="77777777" w:rsidR="00A22871" w:rsidRPr="00536948"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057300">
              <w:rPr>
                <w:rFonts w:ascii="Wingdings" w:hAnsi="Wingdings" w:cs="Wingdings"/>
                <w:sz w:val="20"/>
              </w:rPr>
              <w:t></w:t>
            </w:r>
            <w:r>
              <w:rPr>
                <w:sz w:val="20"/>
              </w:rPr>
              <w:t>NA</w:t>
            </w:r>
          </w:p>
          <w:p w14:paraId="33B9BFD2" w14:textId="77777777" w:rsidR="00A22871" w:rsidRPr="00057300" w:rsidRDefault="00A22871" w:rsidP="00A22871">
            <w:pPr>
              <w:jc w:val="center"/>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057300">
              <w:rPr>
                <w:rFonts w:ascii="Wingdings" w:hAnsi="Wingdings" w:cs="Wingdings"/>
                <w:sz w:val="20"/>
              </w:rPr>
              <w:t></w:t>
            </w:r>
            <w:r w:rsidRPr="00057300">
              <w:rPr>
                <w:rFonts w:cs="Wingdings"/>
                <w:sz w:val="20"/>
              </w:rPr>
              <w:t>O</w:t>
            </w:r>
          </w:p>
        </w:tc>
        <w:tc>
          <w:tcPr>
            <w:tcW w:w="1057" w:type="dxa"/>
          </w:tcPr>
          <w:p w14:paraId="7800B054"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c>
          <w:tcPr>
            <w:tcW w:w="1860" w:type="dxa"/>
          </w:tcPr>
          <w:p w14:paraId="4D798CF0"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r>
      <w:tr w:rsidR="00084E3A" w:rsidRPr="00D267CA" w14:paraId="47577393" w14:textId="77777777" w:rsidTr="002E5E5F">
        <w:tc>
          <w:tcPr>
            <w:cnfStyle w:val="001000000000" w:firstRow="0" w:lastRow="0" w:firstColumn="1" w:lastColumn="0" w:oddVBand="0" w:evenVBand="0" w:oddHBand="0" w:evenHBand="0" w:firstRowFirstColumn="0" w:firstRowLastColumn="0" w:lastRowFirstColumn="0" w:lastRowLastColumn="0"/>
            <w:tcW w:w="1255" w:type="dxa"/>
          </w:tcPr>
          <w:p w14:paraId="3ED74002" w14:textId="58371C5B" w:rsidR="00A22871" w:rsidRDefault="002E5E5F" w:rsidP="00A22871">
            <w:pPr>
              <w:rPr>
                <w:b w:val="0"/>
                <w:sz w:val="20"/>
              </w:rPr>
            </w:pPr>
            <w:r>
              <w:rPr>
                <w:b w:val="0"/>
                <w:sz w:val="20"/>
              </w:rPr>
              <w:t>t</w:t>
            </w:r>
            <w:r w:rsidR="00A22871" w:rsidRPr="00D267CA">
              <w:rPr>
                <w:b w:val="0"/>
                <w:sz w:val="20"/>
              </w:rPr>
              <w:t>ransactionReference</w:t>
            </w:r>
          </w:p>
        </w:tc>
        <w:tc>
          <w:tcPr>
            <w:tcW w:w="1219" w:type="dxa"/>
          </w:tcPr>
          <w:p w14:paraId="62BF71CE"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sidRPr="00D267CA">
              <w:rPr>
                <w:sz w:val="20"/>
              </w:rPr>
              <w:t>String</w:t>
            </w:r>
          </w:p>
        </w:tc>
        <w:tc>
          <w:tcPr>
            <w:tcW w:w="2913" w:type="dxa"/>
          </w:tcPr>
          <w:p w14:paraId="657DC6F2"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sidRPr="00D267CA">
              <w:rPr>
                <w:sz w:val="20"/>
              </w:rPr>
              <w:t>Unique reference for the transaction. This is returned in the response by API provider.</w:t>
            </w:r>
            <w:r>
              <w:rPr>
                <w:sz w:val="20"/>
              </w:rPr>
              <w:t xml:space="preserve"> </w:t>
            </w:r>
          </w:p>
        </w:tc>
        <w:tc>
          <w:tcPr>
            <w:tcW w:w="768" w:type="dxa"/>
          </w:tcPr>
          <w:p w14:paraId="25462D53" w14:textId="77777777" w:rsidR="00A22871" w:rsidRPr="00536948"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Pr>
                <w:sz w:val="20"/>
              </w:rPr>
              <w:t>NA</w:t>
            </w:r>
          </w:p>
          <w:p w14:paraId="104582DA" w14:textId="77777777" w:rsidR="00A22871" w:rsidRPr="00057300" w:rsidRDefault="00A22871" w:rsidP="00A22871">
            <w:pPr>
              <w:jc w:val="center"/>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Pr>
                <w:rFonts w:cs="Wingdings"/>
                <w:sz w:val="20"/>
              </w:rPr>
              <w:t>M</w:t>
            </w:r>
          </w:p>
        </w:tc>
        <w:tc>
          <w:tcPr>
            <w:tcW w:w="1057" w:type="dxa"/>
          </w:tcPr>
          <w:p w14:paraId="55B9936D"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c>
          <w:tcPr>
            <w:tcW w:w="1860" w:type="dxa"/>
          </w:tcPr>
          <w:p w14:paraId="4B599935"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r>
      <w:tr w:rsidR="00084E3A" w:rsidRPr="00D267CA" w14:paraId="242C9D8F" w14:textId="77777777" w:rsidTr="002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14:paraId="00F9A8C5" w14:textId="20854313" w:rsidR="00A22871" w:rsidRPr="00D267CA" w:rsidRDefault="002E5E5F" w:rsidP="00A22871">
            <w:pPr>
              <w:rPr>
                <w:b w:val="0"/>
                <w:sz w:val="20"/>
              </w:rPr>
            </w:pPr>
            <w:r>
              <w:rPr>
                <w:b w:val="0"/>
                <w:sz w:val="20"/>
              </w:rPr>
              <w:t>t</w:t>
            </w:r>
            <w:r w:rsidR="00A22871">
              <w:rPr>
                <w:b w:val="0"/>
                <w:sz w:val="20"/>
              </w:rPr>
              <w:t xml:space="preserve">ransactionReceipt </w:t>
            </w:r>
          </w:p>
        </w:tc>
        <w:tc>
          <w:tcPr>
            <w:tcW w:w="1219" w:type="dxa"/>
          </w:tcPr>
          <w:p w14:paraId="04CC434B"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2913" w:type="dxa"/>
          </w:tcPr>
          <w:p w14:paraId="2B3E50CA"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Transaction receipt number as notified to the parties. This may differ from the Transaction Reference.</w:t>
            </w:r>
          </w:p>
        </w:tc>
        <w:tc>
          <w:tcPr>
            <w:tcW w:w="768" w:type="dxa"/>
          </w:tcPr>
          <w:p w14:paraId="10AE31BB" w14:textId="77777777" w:rsidR="00A22871" w:rsidRPr="00536948"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057300">
              <w:rPr>
                <w:rFonts w:ascii="Wingdings" w:hAnsi="Wingdings" w:cs="Wingdings"/>
                <w:sz w:val="20"/>
              </w:rPr>
              <w:t></w:t>
            </w:r>
            <w:r>
              <w:rPr>
                <w:sz w:val="20"/>
              </w:rPr>
              <w:t>NA</w:t>
            </w:r>
          </w:p>
          <w:p w14:paraId="05B68D0B" w14:textId="77777777" w:rsidR="00A22871" w:rsidRPr="00E42E58" w:rsidRDefault="00A22871" w:rsidP="00A22871">
            <w:pPr>
              <w:jc w:val="center"/>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057300">
              <w:rPr>
                <w:rFonts w:ascii="Wingdings" w:hAnsi="Wingdings" w:cs="Wingdings"/>
                <w:sz w:val="20"/>
              </w:rPr>
              <w:t></w:t>
            </w:r>
            <w:r>
              <w:rPr>
                <w:rFonts w:cs="Wingdings"/>
                <w:sz w:val="20"/>
              </w:rPr>
              <w:t>O</w:t>
            </w:r>
          </w:p>
        </w:tc>
        <w:tc>
          <w:tcPr>
            <w:tcW w:w="1057" w:type="dxa"/>
          </w:tcPr>
          <w:p w14:paraId="474DA05F"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c>
          <w:tcPr>
            <w:tcW w:w="1860" w:type="dxa"/>
          </w:tcPr>
          <w:p w14:paraId="080E35A5"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r>
      <w:tr w:rsidR="00084E3A" w:rsidRPr="00D267CA" w14:paraId="0FDBC536" w14:textId="77777777" w:rsidTr="002E5E5F">
        <w:tc>
          <w:tcPr>
            <w:cnfStyle w:val="001000000000" w:firstRow="0" w:lastRow="0" w:firstColumn="1" w:lastColumn="0" w:oddVBand="0" w:evenVBand="0" w:oddHBand="0" w:evenHBand="0" w:firstRowFirstColumn="0" w:firstRowLastColumn="0" w:lastRowFirstColumn="0" w:lastRowLastColumn="0"/>
            <w:tcW w:w="1255" w:type="dxa"/>
          </w:tcPr>
          <w:p w14:paraId="5EA54DA4" w14:textId="15D6620B" w:rsidR="00A22871" w:rsidRDefault="002E5E5F" w:rsidP="00A22871">
            <w:pPr>
              <w:rPr>
                <w:b w:val="0"/>
                <w:sz w:val="20"/>
              </w:rPr>
            </w:pPr>
            <w:r>
              <w:rPr>
                <w:b w:val="0"/>
                <w:sz w:val="20"/>
              </w:rPr>
              <w:t>d</w:t>
            </w:r>
            <w:r w:rsidR="00A22871">
              <w:rPr>
                <w:b w:val="0"/>
                <w:sz w:val="20"/>
              </w:rPr>
              <w:t>ebitParty</w:t>
            </w:r>
          </w:p>
        </w:tc>
        <w:tc>
          <w:tcPr>
            <w:tcW w:w="1219" w:type="dxa"/>
          </w:tcPr>
          <w:p w14:paraId="06A06C7D"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Reference Array</w:t>
            </w:r>
          </w:p>
        </w:tc>
        <w:tc>
          <w:tcPr>
            <w:tcW w:w="2913" w:type="dxa"/>
          </w:tcPr>
          <w:p w14:paraId="536EBE11"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 xml:space="preserve">A collection of key/value pairs that identify the debit. Keys </w:t>
            </w:r>
            <w:r>
              <w:rPr>
                <w:sz w:val="20"/>
              </w:rPr>
              <w:lastRenderedPageBreak/>
              <w:t>include MSISDN and Wallet Identifier.</w:t>
            </w:r>
          </w:p>
        </w:tc>
        <w:tc>
          <w:tcPr>
            <w:tcW w:w="768" w:type="dxa"/>
          </w:tcPr>
          <w:p w14:paraId="5A7E7707" w14:textId="77777777" w:rsidR="00A22871" w:rsidRPr="00536948"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lastRenderedPageBreak/>
              <w:t></w:t>
            </w:r>
            <w:r>
              <w:rPr>
                <w:sz w:val="20"/>
              </w:rPr>
              <w:t>NA</w:t>
            </w:r>
          </w:p>
          <w:p w14:paraId="40A9341D" w14:textId="77777777" w:rsidR="00A22871" w:rsidRPr="00E42E58" w:rsidRDefault="00A22871" w:rsidP="00A22871">
            <w:pPr>
              <w:jc w:val="center"/>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Pr>
                <w:rFonts w:cs="Wingdings"/>
                <w:sz w:val="20"/>
              </w:rPr>
              <w:t>M</w:t>
            </w:r>
            <w:r w:rsidRPr="00536948" w:rsidDel="00536948">
              <w:rPr>
                <w:sz w:val="20"/>
              </w:rPr>
              <w:t xml:space="preserve"> </w:t>
            </w:r>
          </w:p>
        </w:tc>
        <w:tc>
          <w:tcPr>
            <w:tcW w:w="1057" w:type="dxa"/>
          </w:tcPr>
          <w:p w14:paraId="36411DF1" w14:textId="63D1F7F2" w:rsidR="00A22871" w:rsidRPr="00D267CA" w:rsidRDefault="00901346" w:rsidP="00A22871">
            <w:pPr>
              <w:cnfStyle w:val="000000000000" w:firstRow="0" w:lastRow="0" w:firstColumn="0" w:lastColumn="0" w:oddVBand="0" w:evenVBand="0" w:oddHBand="0" w:evenHBand="0" w:firstRowFirstColumn="0" w:firstRowLastColumn="0" w:lastRowFirstColumn="0" w:lastRowLastColumn="0"/>
              <w:rPr>
                <w:sz w:val="20"/>
              </w:rPr>
            </w:pPr>
            <w:hyperlink w:anchor="_Account_Identifiers_Object" w:history="1">
              <w:r w:rsidR="00B458B3" w:rsidRPr="00FF7E95">
                <w:rPr>
                  <w:rStyle w:val="Hyperlink"/>
                  <w:sz w:val="20"/>
                  <w:szCs w:val="20"/>
                </w:rPr>
                <w:t>Account Identifiers</w:t>
              </w:r>
            </w:hyperlink>
          </w:p>
        </w:tc>
        <w:tc>
          <w:tcPr>
            <w:tcW w:w="1860" w:type="dxa"/>
          </w:tcPr>
          <w:p w14:paraId="7B26857B"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r>
      <w:tr w:rsidR="00084E3A" w:rsidRPr="00D267CA" w14:paraId="6CC0957D" w14:textId="77777777" w:rsidTr="002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14:paraId="7D29501A" w14:textId="4476C88E" w:rsidR="00A22871" w:rsidRDefault="002E5E5F" w:rsidP="00A22871">
            <w:pPr>
              <w:rPr>
                <w:b w:val="0"/>
                <w:sz w:val="20"/>
              </w:rPr>
            </w:pPr>
            <w:r>
              <w:rPr>
                <w:b w:val="0"/>
                <w:sz w:val="20"/>
              </w:rPr>
              <w:t>c</w:t>
            </w:r>
            <w:r w:rsidR="00A22871">
              <w:rPr>
                <w:b w:val="0"/>
                <w:sz w:val="20"/>
              </w:rPr>
              <w:t>reditParty</w:t>
            </w:r>
          </w:p>
        </w:tc>
        <w:tc>
          <w:tcPr>
            <w:tcW w:w="1219" w:type="dxa"/>
          </w:tcPr>
          <w:p w14:paraId="34F2EB15"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Reference Array</w:t>
            </w:r>
          </w:p>
        </w:tc>
        <w:tc>
          <w:tcPr>
            <w:tcW w:w="2913" w:type="dxa"/>
          </w:tcPr>
          <w:p w14:paraId="6631655C"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A series of key/value pairs that identify the credit party. Keys include MSISDN and Wallet Identifier.</w:t>
            </w:r>
          </w:p>
        </w:tc>
        <w:tc>
          <w:tcPr>
            <w:tcW w:w="768" w:type="dxa"/>
          </w:tcPr>
          <w:p w14:paraId="100A675F" w14:textId="77777777" w:rsidR="00A22871" w:rsidRPr="00536948"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E42E58">
              <w:rPr>
                <w:rFonts w:ascii="Wingdings" w:hAnsi="Wingdings" w:cs="Wingdings"/>
                <w:sz w:val="20"/>
              </w:rPr>
              <w:t></w:t>
            </w:r>
            <w:r>
              <w:rPr>
                <w:sz w:val="20"/>
              </w:rPr>
              <w:t>NA</w:t>
            </w:r>
          </w:p>
          <w:p w14:paraId="7A2C5F08" w14:textId="77777777" w:rsidR="00A22871" w:rsidRPr="00E42E58" w:rsidRDefault="00A22871" w:rsidP="00A22871">
            <w:pPr>
              <w:jc w:val="center"/>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Pr>
                <w:rFonts w:cs="Wingdings"/>
                <w:sz w:val="20"/>
              </w:rPr>
              <w:t>M</w:t>
            </w:r>
            <w:r w:rsidRPr="00536948" w:rsidDel="00536948">
              <w:rPr>
                <w:sz w:val="20"/>
              </w:rPr>
              <w:t xml:space="preserve"> </w:t>
            </w:r>
          </w:p>
        </w:tc>
        <w:tc>
          <w:tcPr>
            <w:tcW w:w="1057" w:type="dxa"/>
          </w:tcPr>
          <w:p w14:paraId="1346A69A" w14:textId="0921D7DC" w:rsidR="00A22871" w:rsidRDefault="00901346" w:rsidP="00A22871">
            <w:pPr>
              <w:cnfStyle w:val="000000100000" w:firstRow="0" w:lastRow="0" w:firstColumn="0" w:lastColumn="0" w:oddVBand="0" w:evenVBand="0" w:oddHBand="1" w:evenHBand="0" w:firstRowFirstColumn="0" w:firstRowLastColumn="0" w:lastRowFirstColumn="0" w:lastRowLastColumn="0"/>
              <w:rPr>
                <w:sz w:val="20"/>
              </w:rPr>
            </w:pPr>
            <w:hyperlink w:anchor="_Account_Identifiers_Object" w:history="1">
              <w:r w:rsidR="00B458B3" w:rsidRPr="00FF7E95">
                <w:rPr>
                  <w:rStyle w:val="Hyperlink"/>
                  <w:sz w:val="20"/>
                  <w:szCs w:val="20"/>
                </w:rPr>
                <w:t>Account Identifiers</w:t>
              </w:r>
            </w:hyperlink>
          </w:p>
        </w:tc>
        <w:tc>
          <w:tcPr>
            <w:tcW w:w="1860" w:type="dxa"/>
          </w:tcPr>
          <w:p w14:paraId="18721C9E"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r>
    </w:tbl>
    <w:p w14:paraId="7BE9E329" w14:textId="77777777" w:rsidR="00A22871" w:rsidRDefault="00A22871" w:rsidP="00A22871"/>
    <w:p w14:paraId="56BC9AE6" w14:textId="77777777" w:rsidR="00A22871" w:rsidRDefault="00A22871" w:rsidP="002F254C">
      <w:pPr>
        <w:pStyle w:val="Heading2"/>
      </w:pPr>
      <w:bookmarkStart w:id="1867" w:name="_Bills_API"/>
      <w:bookmarkStart w:id="1868" w:name="_Toc513209451"/>
      <w:bookmarkEnd w:id="1867"/>
      <w:r>
        <w:t>Bills API</w:t>
      </w:r>
      <w:bookmarkEnd w:id="1868"/>
    </w:p>
    <w:p w14:paraId="1C8F3EE7" w14:textId="58BCCC7C" w:rsidR="00A22871" w:rsidRDefault="00A22871" w:rsidP="002F254C">
      <w:pPr>
        <w:pStyle w:val="NormalParagraph"/>
      </w:pPr>
      <w:r>
        <w:t xml:space="preserve">The Bills API is used to return all outstanding bills associated with an account. The main purpose of the object is to support Bill Presentment, i.e. presenting all applicable bills for a payer to view and select for payment. In order to pay a bill, the </w:t>
      </w:r>
      <w:hyperlink w:anchor="_Bills_Payments_API" w:history="1">
        <w:r w:rsidR="00B458B3" w:rsidRPr="000431B1">
          <w:rPr>
            <w:rStyle w:val="Hyperlink"/>
          </w:rPr>
          <w:t>Bill Payments API</w:t>
        </w:r>
      </w:hyperlink>
      <w:r w:rsidR="00B458B3">
        <w:t xml:space="preserve"> </w:t>
      </w:r>
      <w:r>
        <w:t>is used. The URI format is as follows – ‘</w:t>
      </w:r>
      <w:r>
        <w:rPr>
          <w:b/>
          <w:i/>
        </w:rPr>
        <w:t>/a</w:t>
      </w:r>
      <w:r w:rsidRPr="00A32FD0">
        <w:rPr>
          <w:b/>
          <w:i/>
        </w:rPr>
        <w:t>ccounts</w:t>
      </w:r>
      <w:r>
        <w:rPr>
          <w:b/>
          <w:i/>
        </w:rPr>
        <w:t>/</w:t>
      </w:r>
      <w:r>
        <w:rPr>
          <w:b/>
        </w:rPr>
        <w:t>{Account Identifiers}</w:t>
      </w:r>
      <w:r>
        <w:rPr>
          <w:b/>
          <w:i/>
        </w:rPr>
        <w:t>/b</w:t>
      </w:r>
      <w:r w:rsidRPr="00A32FD0">
        <w:rPr>
          <w:b/>
          <w:i/>
        </w:rPr>
        <w:t>ills</w:t>
      </w:r>
      <w:r>
        <w:t xml:space="preserve">’. </w:t>
      </w:r>
      <w:r w:rsidRPr="006D299B">
        <w:rPr>
          <w:rFonts w:cs="Arial"/>
          <w:bCs/>
          <w:iCs/>
          <w:color w:val="000000"/>
        </w:rPr>
        <w:t>In the scenario where MSISDN is the only identifier needed to uniquely identify an account, an a</w:t>
      </w:r>
      <w:r>
        <w:rPr>
          <w:rFonts w:cs="Arial"/>
          <w:bCs/>
          <w:iCs/>
          <w:color w:val="000000"/>
        </w:rPr>
        <w:t>lternate short URI is available – ‘</w:t>
      </w:r>
      <w:r w:rsidRPr="006D299B">
        <w:rPr>
          <w:rFonts w:cs="Arial"/>
          <w:b/>
          <w:bCs/>
          <w:i/>
          <w:iCs/>
          <w:color w:val="000000"/>
        </w:rPr>
        <w:t>/accounts/msisdn/{value}</w:t>
      </w:r>
      <w:r>
        <w:rPr>
          <w:rFonts w:cs="Arial"/>
          <w:b/>
          <w:bCs/>
          <w:i/>
          <w:iCs/>
          <w:color w:val="000000"/>
        </w:rPr>
        <w:t>’</w:t>
      </w:r>
    </w:p>
    <w:p w14:paraId="3E6CD320" w14:textId="77777777" w:rsidR="00A22871" w:rsidRDefault="00A22871" w:rsidP="002F254C">
      <w:pPr>
        <w:pStyle w:val="NormalParagraph"/>
      </w:pPr>
      <w:r>
        <w:t xml:space="preserve"> Only GET (read) operations are permitted for the Bills object.</w:t>
      </w:r>
    </w:p>
    <w:tbl>
      <w:tblPr>
        <w:tblStyle w:val="PlainTable21"/>
        <w:tblW w:w="9029"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ayout w:type="fixed"/>
        <w:tblLook w:val="04A0" w:firstRow="1" w:lastRow="0" w:firstColumn="1" w:lastColumn="0" w:noHBand="0" w:noVBand="1"/>
      </w:tblPr>
      <w:tblGrid>
        <w:gridCol w:w="1267"/>
        <w:gridCol w:w="1225"/>
        <w:gridCol w:w="1923"/>
        <w:gridCol w:w="746"/>
        <w:gridCol w:w="1355"/>
        <w:gridCol w:w="2513"/>
      </w:tblGrid>
      <w:tr w:rsidR="00A22871" w:rsidRPr="00D267CA" w14:paraId="53FCA868" w14:textId="77777777" w:rsidTr="002F25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9" w:type="dxa"/>
            <w:gridSpan w:val="6"/>
            <w:shd w:val="clear" w:color="auto" w:fill="F2F2F2" w:themeFill="background1" w:themeFillShade="F2"/>
          </w:tcPr>
          <w:p w14:paraId="6FEC36BB" w14:textId="77777777" w:rsidR="00A22871" w:rsidRPr="00D267CA" w:rsidRDefault="00A22871" w:rsidP="00A22871">
            <w:pPr>
              <w:jc w:val="center"/>
              <w:rPr>
                <w:sz w:val="20"/>
              </w:rPr>
            </w:pPr>
            <w:r>
              <w:rPr>
                <w:sz w:val="28"/>
              </w:rPr>
              <w:t>Bill</w:t>
            </w:r>
            <w:r w:rsidRPr="005115BD">
              <w:rPr>
                <w:sz w:val="28"/>
              </w:rPr>
              <w:t xml:space="preserve"> Object Properties</w:t>
            </w:r>
          </w:p>
        </w:tc>
      </w:tr>
      <w:tr w:rsidR="00A22871" w:rsidRPr="00D267CA" w14:paraId="1E0CBA65"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7" w:type="dxa"/>
          </w:tcPr>
          <w:p w14:paraId="1ED57D04" w14:textId="77777777" w:rsidR="00A22871" w:rsidRPr="00195442" w:rsidRDefault="00A22871" w:rsidP="00A22871">
            <w:pPr>
              <w:rPr>
                <w:sz w:val="20"/>
              </w:rPr>
            </w:pPr>
            <w:r w:rsidRPr="00195442">
              <w:rPr>
                <w:sz w:val="20"/>
              </w:rPr>
              <w:t>Name</w:t>
            </w:r>
          </w:p>
        </w:tc>
        <w:tc>
          <w:tcPr>
            <w:tcW w:w="1225" w:type="dxa"/>
          </w:tcPr>
          <w:p w14:paraId="7F29D71E"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Type</w:t>
            </w:r>
          </w:p>
        </w:tc>
        <w:tc>
          <w:tcPr>
            <w:tcW w:w="1923" w:type="dxa"/>
          </w:tcPr>
          <w:p w14:paraId="032EA3D8"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Pr>
                <w:b/>
                <w:sz w:val="20"/>
              </w:rPr>
              <w:t>Description</w:t>
            </w:r>
          </w:p>
        </w:tc>
        <w:tc>
          <w:tcPr>
            <w:tcW w:w="746" w:type="dxa"/>
          </w:tcPr>
          <w:p w14:paraId="2F505862"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p>
        </w:tc>
        <w:tc>
          <w:tcPr>
            <w:tcW w:w="1355" w:type="dxa"/>
          </w:tcPr>
          <w:p w14:paraId="385B62F3"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Reference</w:t>
            </w:r>
          </w:p>
        </w:tc>
        <w:tc>
          <w:tcPr>
            <w:tcW w:w="2513" w:type="dxa"/>
          </w:tcPr>
          <w:p w14:paraId="24EFC95D"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Validation</w:t>
            </w:r>
          </w:p>
        </w:tc>
      </w:tr>
      <w:tr w:rsidR="00A22871" w:rsidRPr="00D267CA" w14:paraId="261559A3" w14:textId="77777777" w:rsidTr="002F254C">
        <w:tc>
          <w:tcPr>
            <w:cnfStyle w:val="001000000000" w:firstRow="0" w:lastRow="0" w:firstColumn="1" w:lastColumn="0" w:oddVBand="0" w:evenVBand="0" w:oddHBand="0" w:evenHBand="0" w:firstRowFirstColumn="0" w:firstRowLastColumn="0" w:lastRowFirstColumn="0" w:lastRowLastColumn="0"/>
            <w:tcW w:w="1267" w:type="dxa"/>
          </w:tcPr>
          <w:p w14:paraId="695784B6" w14:textId="1C96BF58" w:rsidR="00A22871" w:rsidRPr="00D267CA" w:rsidRDefault="002E5E5F" w:rsidP="002F254C">
            <w:pPr>
              <w:jc w:val="left"/>
              <w:rPr>
                <w:b w:val="0"/>
                <w:sz w:val="20"/>
              </w:rPr>
            </w:pPr>
            <w:r>
              <w:rPr>
                <w:b w:val="0"/>
                <w:sz w:val="20"/>
              </w:rPr>
              <w:t>c</w:t>
            </w:r>
            <w:r w:rsidR="00A22871" w:rsidRPr="00D267CA">
              <w:rPr>
                <w:b w:val="0"/>
                <w:sz w:val="20"/>
              </w:rPr>
              <w:t>urrency</w:t>
            </w:r>
          </w:p>
        </w:tc>
        <w:tc>
          <w:tcPr>
            <w:tcW w:w="1225" w:type="dxa"/>
          </w:tcPr>
          <w:p w14:paraId="5D8B3A05"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D267CA">
              <w:rPr>
                <w:sz w:val="20"/>
              </w:rPr>
              <w:t>String</w:t>
            </w:r>
          </w:p>
        </w:tc>
        <w:tc>
          <w:tcPr>
            <w:tcW w:w="1923" w:type="dxa"/>
          </w:tcPr>
          <w:p w14:paraId="413DADFA"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D267CA">
              <w:rPr>
                <w:sz w:val="20"/>
              </w:rPr>
              <w:t xml:space="preserve">Currency of the </w:t>
            </w:r>
            <w:r>
              <w:rPr>
                <w:sz w:val="20"/>
              </w:rPr>
              <w:t>bill to be paid.</w:t>
            </w:r>
          </w:p>
        </w:tc>
        <w:tc>
          <w:tcPr>
            <w:tcW w:w="746" w:type="dxa"/>
          </w:tcPr>
          <w:p w14:paraId="764839B1" w14:textId="77777777" w:rsidR="00A22871" w:rsidRPr="00536948"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B175BA">
              <w:rPr>
                <w:rFonts w:ascii="Wingdings" w:hAnsi="Wingdings" w:cs="Wingdings"/>
                <w:sz w:val="20"/>
              </w:rPr>
              <w:t></w:t>
            </w:r>
            <w:r>
              <w:rPr>
                <w:sz w:val="20"/>
              </w:rPr>
              <w:t>NA</w:t>
            </w:r>
          </w:p>
          <w:p w14:paraId="4BDA2E64" w14:textId="77777777" w:rsidR="00A22871" w:rsidRPr="00536948"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B175BA">
              <w:rPr>
                <w:rFonts w:ascii="Wingdings" w:hAnsi="Wingdings" w:cs="Wingdings"/>
                <w:sz w:val="20"/>
              </w:rPr>
              <w:t></w:t>
            </w:r>
            <w:r>
              <w:rPr>
                <w:rFonts w:cs="Wingdings"/>
                <w:sz w:val="20"/>
              </w:rPr>
              <w:t>O</w:t>
            </w:r>
          </w:p>
        </w:tc>
        <w:tc>
          <w:tcPr>
            <w:tcW w:w="1355" w:type="dxa"/>
          </w:tcPr>
          <w:p w14:paraId="0C328C2C"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c>
          <w:tcPr>
            <w:tcW w:w="2513" w:type="dxa"/>
          </w:tcPr>
          <w:p w14:paraId="0A381F4C" w14:textId="5DFD8830"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 xml:space="preserve">Enumeration = </w:t>
            </w:r>
            <w:hyperlink w:anchor="_ISO_Currency_Codes" w:history="1">
              <w:r w:rsidR="00B458B3" w:rsidRPr="00E90944">
                <w:rPr>
                  <w:rStyle w:val="Hyperlink"/>
                  <w:sz w:val="20"/>
                  <w:szCs w:val="20"/>
                </w:rPr>
                <w:t>ISO Currency Codes</w:t>
              </w:r>
            </w:hyperlink>
          </w:p>
        </w:tc>
      </w:tr>
      <w:tr w:rsidR="00A22871" w:rsidRPr="00D267CA" w14:paraId="523FE9AD"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7" w:type="dxa"/>
          </w:tcPr>
          <w:p w14:paraId="1C1C9071" w14:textId="7AAD4656" w:rsidR="00A22871" w:rsidRPr="00D267CA" w:rsidRDefault="002E5E5F" w:rsidP="002F254C">
            <w:pPr>
              <w:jc w:val="left"/>
              <w:rPr>
                <w:b w:val="0"/>
                <w:sz w:val="20"/>
              </w:rPr>
            </w:pPr>
            <w:r>
              <w:rPr>
                <w:b w:val="0"/>
                <w:sz w:val="20"/>
              </w:rPr>
              <w:t>a</w:t>
            </w:r>
            <w:r w:rsidR="00A22871" w:rsidRPr="00D267CA">
              <w:rPr>
                <w:b w:val="0"/>
                <w:sz w:val="20"/>
              </w:rPr>
              <w:t>mount</w:t>
            </w:r>
            <w:r w:rsidR="00A22871">
              <w:rPr>
                <w:b w:val="0"/>
                <w:sz w:val="20"/>
              </w:rPr>
              <w:t>Due</w:t>
            </w:r>
          </w:p>
        </w:tc>
        <w:tc>
          <w:tcPr>
            <w:tcW w:w="1225" w:type="dxa"/>
          </w:tcPr>
          <w:p w14:paraId="0EDE0ACE"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1923" w:type="dxa"/>
          </w:tcPr>
          <w:p w14:paraId="77514CCF"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Amount outstanding on the bill to be paid.</w:t>
            </w:r>
          </w:p>
        </w:tc>
        <w:tc>
          <w:tcPr>
            <w:tcW w:w="746" w:type="dxa"/>
          </w:tcPr>
          <w:p w14:paraId="04FCA873" w14:textId="77777777" w:rsidR="00A22871" w:rsidRPr="00536948"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E42E58">
              <w:rPr>
                <w:rFonts w:ascii="Wingdings" w:hAnsi="Wingdings" w:cs="Wingdings"/>
                <w:sz w:val="20"/>
              </w:rPr>
              <w:t></w:t>
            </w:r>
            <w:r>
              <w:rPr>
                <w:sz w:val="20"/>
              </w:rPr>
              <w:t>NA</w:t>
            </w:r>
          </w:p>
          <w:p w14:paraId="6BD6F201" w14:textId="77777777" w:rsidR="00A22871" w:rsidRPr="00536948"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B52FC7">
              <w:rPr>
                <w:rFonts w:ascii="Wingdings" w:hAnsi="Wingdings" w:cs="Wingdings"/>
                <w:sz w:val="20"/>
              </w:rPr>
              <w:t></w:t>
            </w:r>
            <w:r>
              <w:rPr>
                <w:rFonts w:cs="Wingdings"/>
                <w:sz w:val="20"/>
              </w:rPr>
              <w:t>O</w:t>
            </w:r>
          </w:p>
        </w:tc>
        <w:tc>
          <w:tcPr>
            <w:tcW w:w="1355" w:type="dxa"/>
          </w:tcPr>
          <w:p w14:paraId="300F1357"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c>
          <w:tcPr>
            <w:tcW w:w="2513" w:type="dxa"/>
          </w:tcPr>
          <w:p w14:paraId="4D65B790" w14:textId="20813FC8" w:rsidR="00A22871" w:rsidRPr="00D267CA" w:rsidRDefault="004B5D28" w:rsidP="002F254C">
            <w:pPr>
              <w:jc w:val="left"/>
              <w:cnfStyle w:val="000000100000" w:firstRow="0" w:lastRow="0" w:firstColumn="0" w:lastColumn="0" w:oddVBand="0" w:evenVBand="0" w:oddHBand="1" w:evenHBand="0" w:firstRowFirstColumn="0" w:firstRowLastColumn="0" w:lastRowFirstColumn="0" w:lastRowLastColumn="0"/>
              <w:rPr>
                <w:sz w:val="20"/>
              </w:rPr>
            </w:pPr>
            <w:ins w:id="1869" w:author="Gareth Pateman" w:date="2018-04-18T12:12:00Z">
              <w:r>
                <w:rPr>
                  <w:sz w:val="20"/>
                </w:rPr>
                <w:t>If supplied, amount must contain two decimal places separated by ‘.’</w:t>
              </w:r>
            </w:ins>
            <w:del w:id="1870" w:author="Gareth Pateman" w:date="2018-04-18T12:12:00Z">
              <w:r w:rsidR="00A22871" w:rsidDel="004B5D28">
                <w:rPr>
                  <w:sz w:val="20"/>
                </w:rPr>
                <w:delText>Regular Expression – please refer to Swagger definition</w:delText>
              </w:r>
            </w:del>
          </w:p>
        </w:tc>
      </w:tr>
      <w:tr w:rsidR="00A22871" w:rsidRPr="00D267CA" w14:paraId="0DA736F2" w14:textId="77777777" w:rsidTr="002F254C">
        <w:tc>
          <w:tcPr>
            <w:cnfStyle w:val="001000000000" w:firstRow="0" w:lastRow="0" w:firstColumn="1" w:lastColumn="0" w:oddVBand="0" w:evenVBand="0" w:oddHBand="0" w:evenHBand="0" w:firstRowFirstColumn="0" w:firstRowLastColumn="0" w:lastRowFirstColumn="0" w:lastRowLastColumn="0"/>
            <w:tcW w:w="1267" w:type="dxa"/>
          </w:tcPr>
          <w:p w14:paraId="78F46DEE" w14:textId="2BABE3FB" w:rsidR="00A22871" w:rsidRPr="00D267CA" w:rsidRDefault="002E5E5F" w:rsidP="002F254C">
            <w:pPr>
              <w:jc w:val="left"/>
              <w:rPr>
                <w:b w:val="0"/>
                <w:sz w:val="20"/>
              </w:rPr>
            </w:pPr>
            <w:r>
              <w:rPr>
                <w:b w:val="0"/>
                <w:sz w:val="20"/>
              </w:rPr>
              <w:t>d</w:t>
            </w:r>
            <w:r w:rsidR="00A22871">
              <w:rPr>
                <w:b w:val="0"/>
                <w:sz w:val="20"/>
              </w:rPr>
              <w:t>ueDate</w:t>
            </w:r>
          </w:p>
        </w:tc>
        <w:tc>
          <w:tcPr>
            <w:tcW w:w="1225" w:type="dxa"/>
          </w:tcPr>
          <w:p w14:paraId="542A4CBB"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Date</w:t>
            </w:r>
          </w:p>
        </w:tc>
        <w:tc>
          <w:tcPr>
            <w:tcW w:w="1923" w:type="dxa"/>
          </w:tcPr>
          <w:p w14:paraId="75CE72C7"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Date on which the Bill is due to be paid.</w:t>
            </w:r>
          </w:p>
        </w:tc>
        <w:tc>
          <w:tcPr>
            <w:tcW w:w="746" w:type="dxa"/>
          </w:tcPr>
          <w:p w14:paraId="0C163C20" w14:textId="77777777" w:rsidR="00A22871" w:rsidRPr="00536948"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Pr>
                <w:sz w:val="20"/>
              </w:rPr>
              <w:t>NA</w:t>
            </w:r>
          </w:p>
          <w:p w14:paraId="4C0D469B" w14:textId="77777777" w:rsidR="00A22871" w:rsidRPr="00E42E58" w:rsidRDefault="00A22871" w:rsidP="002F254C">
            <w:pPr>
              <w:jc w:val="left"/>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Pr>
                <w:rFonts w:cs="Wingdings"/>
                <w:sz w:val="20"/>
              </w:rPr>
              <w:t>O</w:t>
            </w:r>
          </w:p>
        </w:tc>
        <w:tc>
          <w:tcPr>
            <w:tcW w:w="1355" w:type="dxa"/>
          </w:tcPr>
          <w:p w14:paraId="345A7DE1"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c>
          <w:tcPr>
            <w:tcW w:w="2513" w:type="dxa"/>
          </w:tcPr>
          <w:p w14:paraId="0E9BE4DA"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r>
      <w:tr w:rsidR="00A22871" w:rsidRPr="00D267CA" w14:paraId="756DED12"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7" w:type="dxa"/>
          </w:tcPr>
          <w:p w14:paraId="62F39AC8" w14:textId="58613647" w:rsidR="00A22871" w:rsidRDefault="002E5E5F" w:rsidP="002F254C">
            <w:pPr>
              <w:jc w:val="left"/>
              <w:rPr>
                <w:b w:val="0"/>
                <w:sz w:val="20"/>
              </w:rPr>
            </w:pPr>
            <w:r>
              <w:rPr>
                <w:b w:val="0"/>
                <w:sz w:val="20"/>
              </w:rPr>
              <w:t>b</w:t>
            </w:r>
            <w:r w:rsidR="00A22871">
              <w:rPr>
                <w:b w:val="0"/>
                <w:sz w:val="20"/>
              </w:rPr>
              <w:t>illReference</w:t>
            </w:r>
          </w:p>
        </w:tc>
        <w:tc>
          <w:tcPr>
            <w:tcW w:w="1225" w:type="dxa"/>
          </w:tcPr>
          <w:p w14:paraId="3685E5B0"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1923" w:type="dxa"/>
          </w:tcPr>
          <w:p w14:paraId="49C97484"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Reference number for the Bill that this payer can use when he/she wishes to pay.</w:t>
            </w:r>
          </w:p>
        </w:tc>
        <w:tc>
          <w:tcPr>
            <w:tcW w:w="746" w:type="dxa"/>
          </w:tcPr>
          <w:p w14:paraId="5087D527" w14:textId="77777777" w:rsidR="00A22871" w:rsidRPr="00536948"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E42E58">
              <w:rPr>
                <w:rFonts w:ascii="Wingdings" w:hAnsi="Wingdings" w:cs="Wingdings"/>
                <w:sz w:val="20"/>
              </w:rPr>
              <w:t></w:t>
            </w:r>
            <w:r>
              <w:rPr>
                <w:sz w:val="20"/>
              </w:rPr>
              <w:t>NA</w:t>
            </w:r>
          </w:p>
          <w:p w14:paraId="060913E9" w14:textId="77777777" w:rsidR="00A22871" w:rsidRPr="00E42E58" w:rsidRDefault="00A22871" w:rsidP="002F254C">
            <w:pPr>
              <w:jc w:val="left"/>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Pr>
                <w:rFonts w:cs="Wingdings"/>
                <w:sz w:val="20"/>
              </w:rPr>
              <w:t>O</w:t>
            </w:r>
          </w:p>
        </w:tc>
        <w:tc>
          <w:tcPr>
            <w:tcW w:w="1355" w:type="dxa"/>
          </w:tcPr>
          <w:p w14:paraId="254D83D9"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c>
          <w:tcPr>
            <w:tcW w:w="2513" w:type="dxa"/>
          </w:tcPr>
          <w:p w14:paraId="29C7EA22"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r>
      <w:tr w:rsidR="00A22871" w:rsidRPr="00D267CA" w14:paraId="3CADAB1F" w14:textId="77777777" w:rsidTr="002F254C">
        <w:tc>
          <w:tcPr>
            <w:cnfStyle w:val="001000000000" w:firstRow="0" w:lastRow="0" w:firstColumn="1" w:lastColumn="0" w:oddVBand="0" w:evenVBand="0" w:oddHBand="0" w:evenHBand="0" w:firstRowFirstColumn="0" w:firstRowLastColumn="0" w:lastRowFirstColumn="0" w:lastRowLastColumn="0"/>
            <w:tcW w:w="1267" w:type="dxa"/>
          </w:tcPr>
          <w:p w14:paraId="152CB9C3" w14:textId="666F8D6C" w:rsidR="00A22871" w:rsidRPr="00F24974" w:rsidRDefault="002E5E5F" w:rsidP="002F254C">
            <w:pPr>
              <w:jc w:val="left"/>
              <w:rPr>
                <w:b w:val="0"/>
                <w:sz w:val="20"/>
              </w:rPr>
            </w:pPr>
            <w:r>
              <w:rPr>
                <w:b w:val="0"/>
                <w:sz w:val="20"/>
              </w:rPr>
              <w:t>m</w:t>
            </w:r>
            <w:r w:rsidR="00A22871">
              <w:rPr>
                <w:b w:val="0"/>
                <w:sz w:val="20"/>
              </w:rPr>
              <w:t>inimumAmountDue</w:t>
            </w:r>
          </w:p>
        </w:tc>
        <w:tc>
          <w:tcPr>
            <w:tcW w:w="1225" w:type="dxa"/>
          </w:tcPr>
          <w:p w14:paraId="6FDF28CE"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1923" w:type="dxa"/>
          </w:tcPr>
          <w:p w14:paraId="5F2D652A"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The minimum amount that is outstanding on the bill to be paid.</w:t>
            </w:r>
          </w:p>
        </w:tc>
        <w:tc>
          <w:tcPr>
            <w:tcW w:w="746" w:type="dxa"/>
          </w:tcPr>
          <w:p w14:paraId="6B8EDFAF" w14:textId="77777777" w:rsidR="00A22871" w:rsidRPr="00536948"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Pr>
                <w:sz w:val="20"/>
              </w:rPr>
              <w:t>NA</w:t>
            </w:r>
          </w:p>
          <w:p w14:paraId="63283E33" w14:textId="77777777" w:rsidR="00A22871" w:rsidRPr="00E42E58" w:rsidRDefault="00A22871" w:rsidP="002F254C">
            <w:pPr>
              <w:jc w:val="left"/>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Pr>
                <w:rFonts w:cs="Wingdings"/>
                <w:sz w:val="20"/>
              </w:rPr>
              <w:t>O</w:t>
            </w:r>
          </w:p>
        </w:tc>
        <w:tc>
          <w:tcPr>
            <w:tcW w:w="1355" w:type="dxa"/>
          </w:tcPr>
          <w:p w14:paraId="19E70DA9"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c>
          <w:tcPr>
            <w:tcW w:w="2513" w:type="dxa"/>
          </w:tcPr>
          <w:p w14:paraId="5003CBC9" w14:textId="433164D7" w:rsidR="00A22871" w:rsidRPr="00D267CA" w:rsidRDefault="004B5D28" w:rsidP="002F254C">
            <w:pPr>
              <w:jc w:val="left"/>
              <w:cnfStyle w:val="000000000000" w:firstRow="0" w:lastRow="0" w:firstColumn="0" w:lastColumn="0" w:oddVBand="0" w:evenVBand="0" w:oddHBand="0" w:evenHBand="0" w:firstRowFirstColumn="0" w:firstRowLastColumn="0" w:lastRowFirstColumn="0" w:lastRowLastColumn="0"/>
              <w:rPr>
                <w:sz w:val="20"/>
              </w:rPr>
            </w:pPr>
            <w:ins w:id="1871" w:author="Gareth Pateman" w:date="2018-04-18T12:12:00Z">
              <w:r>
                <w:rPr>
                  <w:sz w:val="20"/>
                </w:rPr>
                <w:t>If supplied, amount must contain two decimal places separated by ‘.’</w:t>
              </w:r>
            </w:ins>
            <w:del w:id="1872" w:author="Gareth Pateman" w:date="2018-04-18T12:12:00Z">
              <w:r w:rsidR="00A22871" w:rsidDel="004B5D28">
                <w:rPr>
                  <w:sz w:val="20"/>
                </w:rPr>
                <w:delText>Regular Expression – please refer to Swagger definition</w:delText>
              </w:r>
            </w:del>
          </w:p>
        </w:tc>
      </w:tr>
      <w:tr w:rsidR="00A22871" w:rsidRPr="00D267CA" w14:paraId="5B3F866D"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7" w:type="dxa"/>
          </w:tcPr>
          <w:p w14:paraId="6D8A9A94" w14:textId="35B410A6" w:rsidR="00A22871" w:rsidRDefault="002E5E5F" w:rsidP="002F254C">
            <w:pPr>
              <w:jc w:val="left"/>
              <w:rPr>
                <w:b w:val="0"/>
                <w:sz w:val="20"/>
              </w:rPr>
            </w:pPr>
            <w:r>
              <w:rPr>
                <w:b w:val="0"/>
                <w:sz w:val="20"/>
              </w:rPr>
              <w:t>b</w:t>
            </w:r>
            <w:r w:rsidR="00A22871">
              <w:rPr>
                <w:b w:val="0"/>
                <w:sz w:val="20"/>
              </w:rPr>
              <w:t>illDescription</w:t>
            </w:r>
          </w:p>
        </w:tc>
        <w:tc>
          <w:tcPr>
            <w:tcW w:w="1225" w:type="dxa"/>
          </w:tcPr>
          <w:p w14:paraId="79590331" w14:textId="77777777" w:rsidR="00A22871" w:rsidDel="002862A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1923" w:type="dxa"/>
          </w:tcPr>
          <w:p w14:paraId="66DC7080"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Description of the bill that is to be paid.</w:t>
            </w:r>
          </w:p>
        </w:tc>
        <w:tc>
          <w:tcPr>
            <w:tcW w:w="746" w:type="dxa"/>
          </w:tcPr>
          <w:p w14:paraId="31D4C886" w14:textId="77777777" w:rsidR="00A22871" w:rsidRPr="00536948"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E42E58">
              <w:rPr>
                <w:rFonts w:ascii="Wingdings" w:hAnsi="Wingdings" w:cs="Wingdings"/>
                <w:sz w:val="20"/>
              </w:rPr>
              <w:t></w:t>
            </w:r>
            <w:r>
              <w:rPr>
                <w:sz w:val="20"/>
              </w:rPr>
              <w:t>NA</w:t>
            </w:r>
          </w:p>
          <w:p w14:paraId="4B1D9758" w14:textId="77777777" w:rsidR="00A22871" w:rsidRPr="00E42E58" w:rsidRDefault="00A22871" w:rsidP="002F254C">
            <w:pPr>
              <w:jc w:val="left"/>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Pr>
                <w:rFonts w:cs="Wingdings"/>
                <w:sz w:val="20"/>
              </w:rPr>
              <w:t>O</w:t>
            </w:r>
          </w:p>
        </w:tc>
        <w:tc>
          <w:tcPr>
            <w:tcW w:w="1355" w:type="dxa"/>
          </w:tcPr>
          <w:p w14:paraId="4943DC91"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c>
          <w:tcPr>
            <w:tcW w:w="2513" w:type="dxa"/>
          </w:tcPr>
          <w:p w14:paraId="4B717919" w14:textId="7517D569" w:rsidR="00EF1F15" w:rsidRDefault="00EF1F15" w:rsidP="002F254C">
            <w:pPr>
              <w:jc w:val="left"/>
              <w:cnfStyle w:val="000000100000" w:firstRow="0" w:lastRow="0" w:firstColumn="0" w:lastColumn="0" w:oddVBand="0" w:evenVBand="0" w:oddHBand="1" w:evenHBand="0" w:firstRowFirstColumn="0" w:firstRowLastColumn="0" w:lastRowFirstColumn="0" w:lastRowLastColumn="0"/>
              <w:rPr>
                <w:sz w:val="20"/>
              </w:rPr>
            </w:pPr>
          </w:p>
        </w:tc>
      </w:tr>
      <w:tr w:rsidR="00EF1F15" w:rsidRPr="00D267CA" w14:paraId="6EC25FEC" w14:textId="77777777" w:rsidTr="002F254C">
        <w:trPr>
          <w:ins w:id="1873" w:author="Gareth Pateman [2]" w:date="2017-08-07T10:42:00Z"/>
        </w:trPr>
        <w:tc>
          <w:tcPr>
            <w:cnfStyle w:val="001000000000" w:firstRow="0" w:lastRow="0" w:firstColumn="1" w:lastColumn="0" w:oddVBand="0" w:evenVBand="0" w:oddHBand="0" w:evenHBand="0" w:firstRowFirstColumn="0" w:firstRowLastColumn="0" w:lastRowFirstColumn="0" w:lastRowLastColumn="0"/>
            <w:tcW w:w="1267" w:type="dxa"/>
          </w:tcPr>
          <w:p w14:paraId="74AA0E60" w14:textId="51B6EB16" w:rsidR="00EF1F15" w:rsidRDefault="002E5E5F" w:rsidP="002F254C">
            <w:pPr>
              <w:jc w:val="left"/>
              <w:rPr>
                <w:ins w:id="1874" w:author="Gareth Pateman [2]" w:date="2017-08-07T10:42:00Z"/>
                <w:b w:val="0"/>
                <w:sz w:val="20"/>
              </w:rPr>
            </w:pPr>
            <w:r>
              <w:rPr>
                <w:b w:val="0"/>
                <w:sz w:val="20"/>
              </w:rPr>
              <w:t>b</w:t>
            </w:r>
            <w:ins w:id="1875" w:author="Gareth Pateman [2]" w:date="2017-08-07T10:43:00Z">
              <w:r w:rsidR="00EF1F15">
                <w:rPr>
                  <w:b w:val="0"/>
                  <w:sz w:val="20"/>
                </w:rPr>
                <w:t>illStatus</w:t>
              </w:r>
            </w:ins>
          </w:p>
        </w:tc>
        <w:tc>
          <w:tcPr>
            <w:tcW w:w="1225" w:type="dxa"/>
          </w:tcPr>
          <w:p w14:paraId="3AF66DD7" w14:textId="3A960C0A" w:rsidR="00EF1F15" w:rsidRDefault="00EF1F15" w:rsidP="002F254C">
            <w:pPr>
              <w:jc w:val="left"/>
              <w:cnfStyle w:val="000000000000" w:firstRow="0" w:lastRow="0" w:firstColumn="0" w:lastColumn="0" w:oddVBand="0" w:evenVBand="0" w:oddHBand="0" w:evenHBand="0" w:firstRowFirstColumn="0" w:firstRowLastColumn="0" w:lastRowFirstColumn="0" w:lastRowLastColumn="0"/>
              <w:rPr>
                <w:ins w:id="1876" w:author="Gareth Pateman [2]" w:date="2017-08-07T10:42:00Z"/>
                <w:sz w:val="20"/>
              </w:rPr>
            </w:pPr>
            <w:ins w:id="1877" w:author="Gareth Pateman [2]" w:date="2017-08-07T10:43:00Z">
              <w:r>
                <w:rPr>
                  <w:sz w:val="20"/>
                </w:rPr>
                <w:t>String</w:t>
              </w:r>
            </w:ins>
          </w:p>
        </w:tc>
        <w:tc>
          <w:tcPr>
            <w:tcW w:w="1923" w:type="dxa"/>
          </w:tcPr>
          <w:p w14:paraId="1AE0996A" w14:textId="7BE80C42" w:rsidR="00EF1F15" w:rsidRDefault="00EF1F15" w:rsidP="002F254C">
            <w:pPr>
              <w:jc w:val="left"/>
              <w:cnfStyle w:val="000000000000" w:firstRow="0" w:lastRow="0" w:firstColumn="0" w:lastColumn="0" w:oddVBand="0" w:evenVBand="0" w:oddHBand="0" w:evenHBand="0" w:firstRowFirstColumn="0" w:firstRowLastColumn="0" w:lastRowFirstColumn="0" w:lastRowLastColumn="0"/>
              <w:rPr>
                <w:ins w:id="1878" w:author="Gareth Pateman [2]" w:date="2017-08-07T10:42:00Z"/>
                <w:sz w:val="20"/>
              </w:rPr>
            </w:pPr>
            <w:ins w:id="1879" w:author="Gareth Pateman [2]" w:date="2017-08-07T10:43:00Z">
              <w:r>
                <w:rPr>
                  <w:sz w:val="20"/>
                </w:rPr>
                <w:t>Identifies the status of the Bill.</w:t>
              </w:r>
            </w:ins>
          </w:p>
        </w:tc>
        <w:tc>
          <w:tcPr>
            <w:tcW w:w="746" w:type="dxa"/>
          </w:tcPr>
          <w:p w14:paraId="7F0652A6" w14:textId="77777777" w:rsidR="00EF1F15" w:rsidRPr="00536948" w:rsidRDefault="00EF1F15" w:rsidP="00EF1F15">
            <w:pPr>
              <w:jc w:val="left"/>
              <w:cnfStyle w:val="000000000000" w:firstRow="0" w:lastRow="0" w:firstColumn="0" w:lastColumn="0" w:oddVBand="0" w:evenVBand="0" w:oddHBand="0" w:evenHBand="0" w:firstRowFirstColumn="0" w:firstRowLastColumn="0" w:lastRowFirstColumn="0" w:lastRowLastColumn="0"/>
              <w:rPr>
                <w:ins w:id="1880" w:author="Gareth Pateman [2]" w:date="2017-08-07T10:44:00Z"/>
                <w:sz w:val="20"/>
              </w:rPr>
            </w:pPr>
            <w:ins w:id="1881" w:author="Gareth Pateman [2]" w:date="2017-08-07T10:44:00Z">
              <w:r w:rsidRPr="00E42E58">
                <w:rPr>
                  <w:rFonts w:ascii="Wingdings" w:hAnsi="Wingdings" w:cs="Wingdings"/>
                  <w:sz w:val="20"/>
                </w:rPr>
                <w:t></w:t>
              </w:r>
              <w:r>
                <w:rPr>
                  <w:sz w:val="20"/>
                </w:rPr>
                <w:t>NA</w:t>
              </w:r>
            </w:ins>
          </w:p>
          <w:p w14:paraId="356A35D9" w14:textId="309DA88F" w:rsidR="00EF1F15" w:rsidRPr="00E42E58" w:rsidRDefault="00EF1F15" w:rsidP="00EF1F15">
            <w:pPr>
              <w:jc w:val="left"/>
              <w:cnfStyle w:val="000000000000" w:firstRow="0" w:lastRow="0" w:firstColumn="0" w:lastColumn="0" w:oddVBand="0" w:evenVBand="0" w:oddHBand="0" w:evenHBand="0" w:firstRowFirstColumn="0" w:firstRowLastColumn="0" w:lastRowFirstColumn="0" w:lastRowLastColumn="0"/>
              <w:rPr>
                <w:ins w:id="1882" w:author="Gareth Pateman [2]" w:date="2017-08-07T10:42:00Z"/>
                <w:rFonts w:ascii="Wingdings" w:hAnsi="Wingdings" w:cs="Wingdings"/>
                <w:sz w:val="20"/>
              </w:rPr>
            </w:pPr>
            <w:ins w:id="1883" w:author="Gareth Pateman [2]" w:date="2017-08-07T10:44:00Z">
              <w:r w:rsidRPr="00B52FC7">
                <w:rPr>
                  <w:rFonts w:ascii="Wingdings" w:hAnsi="Wingdings" w:cs="Wingdings"/>
                  <w:sz w:val="20"/>
                </w:rPr>
                <w:t></w:t>
              </w:r>
              <w:r>
                <w:rPr>
                  <w:rFonts w:cs="Wingdings"/>
                  <w:sz w:val="20"/>
                </w:rPr>
                <w:t>O</w:t>
              </w:r>
            </w:ins>
          </w:p>
        </w:tc>
        <w:tc>
          <w:tcPr>
            <w:tcW w:w="1355" w:type="dxa"/>
          </w:tcPr>
          <w:p w14:paraId="46A0A477" w14:textId="1580CB7D" w:rsidR="00EF1F15" w:rsidRDefault="00EF1F15" w:rsidP="002F254C">
            <w:pPr>
              <w:jc w:val="left"/>
              <w:cnfStyle w:val="000000000000" w:firstRow="0" w:lastRow="0" w:firstColumn="0" w:lastColumn="0" w:oddVBand="0" w:evenVBand="0" w:oddHBand="0" w:evenHBand="0" w:firstRowFirstColumn="0" w:firstRowLastColumn="0" w:lastRowFirstColumn="0" w:lastRowLastColumn="0"/>
              <w:rPr>
                <w:ins w:id="1884" w:author="Gareth Pateman [2]" w:date="2017-08-07T10:42:00Z"/>
              </w:rPr>
            </w:pPr>
          </w:p>
        </w:tc>
        <w:tc>
          <w:tcPr>
            <w:tcW w:w="2513" w:type="dxa"/>
          </w:tcPr>
          <w:p w14:paraId="1BD252E2" w14:textId="0A9231B3" w:rsidR="00EF1F15" w:rsidRDefault="00EF1F15">
            <w:pPr>
              <w:jc w:val="left"/>
              <w:cnfStyle w:val="000000000000" w:firstRow="0" w:lastRow="0" w:firstColumn="0" w:lastColumn="0" w:oddVBand="0" w:evenVBand="0" w:oddHBand="0" w:evenHBand="0" w:firstRowFirstColumn="0" w:firstRowLastColumn="0" w:lastRowFirstColumn="0" w:lastRowLastColumn="0"/>
              <w:rPr>
                <w:ins w:id="1885" w:author="Gareth Pateman [2]" w:date="2017-08-07T10:42:00Z"/>
                <w:sz w:val="20"/>
              </w:rPr>
            </w:pPr>
            <w:ins w:id="1886" w:author="Gareth Pateman [2]" w:date="2017-08-07T10:44:00Z">
              <w:r>
                <w:rPr>
                  <w:sz w:val="20"/>
                </w:rPr>
                <w:t>‘</w:t>
              </w:r>
            </w:ins>
            <w:ins w:id="1887" w:author="Gareth Pateman [2]" w:date="2017-08-07T13:23:00Z">
              <w:r w:rsidR="001D18CA">
                <w:rPr>
                  <w:sz w:val="20"/>
                </w:rPr>
                <w:t>p</w:t>
              </w:r>
            </w:ins>
            <w:ins w:id="1888" w:author="Gareth Pateman [2]" w:date="2017-08-07T13:22:00Z">
              <w:r w:rsidR="001D18CA">
                <w:rPr>
                  <w:sz w:val="20"/>
                </w:rPr>
                <w:t>aid</w:t>
              </w:r>
            </w:ins>
            <w:ins w:id="1889" w:author="Gareth Pateman [2]" w:date="2017-08-07T10:44:00Z">
              <w:r>
                <w:rPr>
                  <w:sz w:val="20"/>
                </w:rPr>
                <w:t>’</w:t>
              </w:r>
            </w:ins>
            <w:ins w:id="1890" w:author="Gareth Pateman [2]" w:date="2017-08-07T13:23:00Z">
              <w:r w:rsidR="001D18CA">
                <w:rPr>
                  <w:sz w:val="20"/>
                </w:rPr>
                <w:t>, ‘u</w:t>
              </w:r>
            </w:ins>
            <w:ins w:id="1891" w:author="Gareth Pateman [2]" w:date="2017-08-07T10:44:00Z">
              <w:r>
                <w:rPr>
                  <w:sz w:val="20"/>
                </w:rPr>
                <w:t>npaid</w:t>
              </w:r>
            </w:ins>
            <w:ins w:id="1892" w:author="Gareth Pateman [2]" w:date="2017-08-07T13:23:00Z">
              <w:r w:rsidR="001D18CA">
                <w:rPr>
                  <w:sz w:val="20"/>
                </w:rPr>
                <w:t>’, ‘p</w:t>
              </w:r>
            </w:ins>
            <w:ins w:id="1893" w:author="Gareth Pateman [2]" w:date="2017-08-07T10:44:00Z">
              <w:r>
                <w:rPr>
                  <w:sz w:val="20"/>
                </w:rPr>
                <w:t>artial</w:t>
              </w:r>
            </w:ins>
            <w:ins w:id="1894" w:author="Gareth Pateman [2]" w:date="2017-08-07T13:23:00Z">
              <w:r w:rsidR="001D18CA">
                <w:rPr>
                  <w:sz w:val="20"/>
                </w:rPr>
                <w:t>p</w:t>
              </w:r>
            </w:ins>
            <w:ins w:id="1895" w:author="Gareth Pateman [2]" w:date="2017-08-07T10:44:00Z">
              <w:r>
                <w:rPr>
                  <w:sz w:val="20"/>
                </w:rPr>
                <w:t>a</w:t>
              </w:r>
            </w:ins>
            <w:ins w:id="1896" w:author="Gareth Pateman [2]" w:date="2017-08-07T13:23:00Z">
              <w:r w:rsidR="001D18CA">
                <w:rPr>
                  <w:sz w:val="20"/>
                </w:rPr>
                <w:t>id’</w:t>
              </w:r>
            </w:ins>
          </w:p>
        </w:tc>
      </w:tr>
      <w:tr w:rsidR="00A22871" w:rsidRPr="00D267CA" w14:paraId="341135FF"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7" w:type="dxa"/>
          </w:tcPr>
          <w:p w14:paraId="2F14F557" w14:textId="61BF0D5B" w:rsidR="00A22871" w:rsidRDefault="002E5E5F" w:rsidP="002F254C">
            <w:pPr>
              <w:jc w:val="left"/>
              <w:rPr>
                <w:b w:val="0"/>
                <w:sz w:val="20"/>
              </w:rPr>
            </w:pPr>
            <w:r>
              <w:rPr>
                <w:b w:val="0"/>
                <w:sz w:val="20"/>
              </w:rPr>
              <w:t>m</w:t>
            </w:r>
            <w:r w:rsidR="00A22871">
              <w:rPr>
                <w:b w:val="0"/>
                <w:sz w:val="20"/>
              </w:rPr>
              <w:t>etadata</w:t>
            </w:r>
          </w:p>
        </w:tc>
        <w:tc>
          <w:tcPr>
            <w:tcW w:w="1225" w:type="dxa"/>
          </w:tcPr>
          <w:p w14:paraId="5214DA1B"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Reference Array</w:t>
            </w:r>
          </w:p>
        </w:tc>
        <w:tc>
          <w:tcPr>
            <w:tcW w:w="1923" w:type="dxa"/>
          </w:tcPr>
          <w:p w14:paraId="05000CF0"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A collection of key/value pairs. These can be used to return additional information regarding the bill.</w:t>
            </w:r>
          </w:p>
        </w:tc>
        <w:tc>
          <w:tcPr>
            <w:tcW w:w="746" w:type="dxa"/>
          </w:tcPr>
          <w:p w14:paraId="6DFCFF78" w14:textId="77777777" w:rsidR="00A22871" w:rsidRPr="00536948"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E42E58">
              <w:rPr>
                <w:rFonts w:ascii="Wingdings" w:hAnsi="Wingdings" w:cs="Wingdings"/>
                <w:sz w:val="20"/>
              </w:rPr>
              <w:t></w:t>
            </w:r>
            <w:r>
              <w:rPr>
                <w:sz w:val="20"/>
              </w:rPr>
              <w:t>NA</w:t>
            </w:r>
          </w:p>
          <w:p w14:paraId="1DE185D9" w14:textId="77777777" w:rsidR="00A22871" w:rsidRPr="00E42E58" w:rsidRDefault="00A22871" w:rsidP="002F254C">
            <w:pPr>
              <w:jc w:val="left"/>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Pr>
                <w:rFonts w:cs="Wingdings"/>
                <w:sz w:val="20"/>
              </w:rPr>
              <w:t>O</w:t>
            </w:r>
          </w:p>
        </w:tc>
        <w:tc>
          <w:tcPr>
            <w:tcW w:w="1355" w:type="dxa"/>
          </w:tcPr>
          <w:p w14:paraId="6FD894FE" w14:textId="625E7CCA" w:rsidR="00A22871" w:rsidRPr="00D267CA" w:rsidRDefault="00901346" w:rsidP="002F254C">
            <w:pPr>
              <w:jc w:val="left"/>
              <w:cnfStyle w:val="000000100000" w:firstRow="0" w:lastRow="0" w:firstColumn="0" w:lastColumn="0" w:oddVBand="0" w:evenVBand="0" w:oddHBand="1" w:evenHBand="0" w:firstRowFirstColumn="0" w:firstRowLastColumn="0" w:lastRowFirstColumn="0" w:lastRowLastColumn="0"/>
              <w:rPr>
                <w:sz w:val="20"/>
              </w:rPr>
            </w:pPr>
            <w:hyperlink w:anchor="_Metadata_Object" w:history="1">
              <w:r w:rsidR="00B458B3" w:rsidRPr="003127DC">
                <w:rPr>
                  <w:rStyle w:val="Hyperlink"/>
                  <w:sz w:val="20"/>
                  <w:szCs w:val="20"/>
                </w:rPr>
                <w:t>Metadata</w:t>
              </w:r>
            </w:hyperlink>
          </w:p>
        </w:tc>
        <w:tc>
          <w:tcPr>
            <w:tcW w:w="2513" w:type="dxa"/>
          </w:tcPr>
          <w:p w14:paraId="62D8D932"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r>
    </w:tbl>
    <w:p w14:paraId="13514185" w14:textId="77777777" w:rsidR="00A22871" w:rsidRDefault="00A22871" w:rsidP="00A22871">
      <w:pPr>
        <w:rPr>
          <w:color w:val="FF0000"/>
        </w:rPr>
      </w:pPr>
    </w:p>
    <w:p w14:paraId="2F4B428A" w14:textId="77777777" w:rsidR="00A22871" w:rsidRDefault="00A22871" w:rsidP="002F254C">
      <w:pPr>
        <w:pStyle w:val="Heading2"/>
      </w:pPr>
      <w:bookmarkStart w:id="1897" w:name="_Bills_Payments_API"/>
      <w:bookmarkStart w:id="1898" w:name="_Toc513209452"/>
      <w:bookmarkEnd w:id="1897"/>
      <w:r>
        <w:lastRenderedPageBreak/>
        <w:t>Bills Payments API</w:t>
      </w:r>
      <w:bookmarkEnd w:id="1898"/>
    </w:p>
    <w:p w14:paraId="75447CF3" w14:textId="77777777" w:rsidR="00A22871" w:rsidRDefault="00A22871" w:rsidP="002F254C">
      <w:pPr>
        <w:pStyle w:val="NormalParagraph"/>
      </w:pPr>
      <w:r>
        <w:t>The Bills Payments API is used to pay a specific bill associated with an account. There is a choice of URI format as per below:</w:t>
      </w:r>
    </w:p>
    <w:p w14:paraId="5F7A67CB" w14:textId="77777777" w:rsidR="00A22871" w:rsidRDefault="00A22871" w:rsidP="002F254C">
      <w:pPr>
        <w:pStyle w:val="ListBullet1"/>
      </w:pPr>
      <w:r>
        <w:t>‘</w:t>
      </w:r>
      <w:r w:rsidRPr="003A64E6">
        <w:rPr>
          <w:b/>
          <w:i/>
        </w:rPr>
        <w:t>/accounts/</w:t>
      </w:r>
      <w:r w:rsidRPr="003A64E6">
        <w:rPr>
          <w:b/>
        </w:rPr>
        <w:t>{Account Identifiers}</w:t>
      </w:r>
      <w:r w:rsidRPr="003A64E6">
        <w:rPr>
          <w:b/>
          <w:i/>
        </w:rPr>
        <w:t>/bills</w:t>
      </w:r>
      <w:r>
        <w:rPr>
          <w:b/>
          <w:i/>
        </w:rPr>
        <w:t>/{Bill Reference}/payments</w:t>
      </w:r>
      <w:r>
        <w:t xml:space="preserve">’. Full method of identifying a bill for which the payment is to be made. </w:t>
      </w:r>
    </w:p>
    <w:p w14:paraId="75ECB7C6" w14:textId="77777777" w:rsidR="00A22871" w:rsidRPr="00470F4A" w:rsidRDefault="00A22871" w:rsidP="002F254C">
      <w:pPr>
        <w:pStyle w:val="ListBullet1"/>
      </w:pPr>
      <w:r w:rsidRPr="00470F4A">
        <w:rPr>
          <w:rFonts w:cs="Arial"/>
          <w:bCs/>
          <w:iCs/>
          <w:color w:val="000000"/>
        </w:rPr>
        <w:t xml:space="preserve">In the scenario where MSISDN is the only identifier needed to uniquely identify </w:t>
      </w:r>
      <w:r>
        <w:rPr>
          <w:rFonts w:cs="Arial"/>
          <w:bCs/>
          <w:iCs/>
          <w:color w:val="000000"/>
        </w:rPr>
        <w:t>the bill</w:t>
      </w:r>
      <w:r w:rsidRPr="00470F4A">
        <w:rPr>
          <w:rFonts w:cs="Arial"/>
          <w:bCs/>
          <w:iCs/>
          <w:color w:val="000000"/>
        </w:rPr>
        <w:t xml:space="preserve"> account, </w:t>
      </w:r>
      <w:r>
        <w:rPr>
          <w:rFonts w:cs="Arial"/>
          <w:bCs/>
          <w:iCs/>
          <w:color w:val="000000"/>
        </w:rPr>
        <w:t>use</w:t>
      </w:r>
      <w:r w:rsidRPr="00470F4A">
        <w:rPr>
          <w:rFonts w:cs="Arial"/>
          <w:bCs/>
          <w:iCs/>
          <w:color w:val="000000"/>
        </w:rPr>
        <w:t xml:space="preserve"> – ‘</w:t>
      </w:r>
      <w:r w:rsidRPr="00470F4A">
        <w:rPr>
          <w:rFonts w:cs="Arial"/>
          <w:b/>
          <w:bCs/>
          <w:i/>
          <w:iCs/>
          <w:color w:val="000000"/>
        </w:rPr>
        <w:t>/accounts/msisdn/{value}</w:t>
      </w:r>
      <w:r>
        <w:rPr>
          <w:rFonts w:cs="Arial"/>
          <w:b/>
          <w:bCs/>
          <w:i/>
          <w:iCs/>
          <w:color w:val="000000"/>
        </w:rPr>
        <w:t>/bills/{Bill Reference}/payments</w:t>
      </w:r>
      <w:r w:rsidRPr="00470F4A">
        <w:rPr>
          <w:rFonts w:cs="Arial"/>
          <w:b/>
          <w:bCs/>
          <w:i/>
          <w:iCs/>
          <w:color w:val="000000"/>
        </w:rPr>
        <w:t>’</w:t>
      </w:r>
      <w:r w:rsidRPr="00470F4A">
        <w:rPr>
          <w:rFonts w:cs="Arial"/>
          <w:bCs/>
          <w:iCs/>
          <w:color w:val="000000"/>
        </w:rPr>
        <w:t>.</w:t>
      </w:r>
    </w:p>
    <w:p w14:paraId="15532FC0" w14:textId="77777777" w:rsidR="00A22871" w:rsidRPr="00470F4A" w:rsidRDefault="00A22871" w:rsidP="002F254C">
      <w:pPr>
        <w:pStyle w:val="ListBullet1"/>
      </w:pPr>
      <w:r>
        <w:rPr>
          <w:rFonts w:cs="Arial"/>
          <w:bCs/>
          <w:iCs/>
          <w:color w:val="000000"/>
        </w:rPr>
        <w:t xml:space="preserve">In the scenario where the Bill Payment reference can be used in isolation to uniquely identify the bill, use </w:t>
      </w:r>
      <w:r w:rsidRPr="007E2E26">
        <w:rPr>
          <w:rFonts w:cs="Arial"/>
          <w:bCs/>
          <w:iCs/>
          <w:color w:val="000000"/>
        </w:rPr>
        <w:t>‘</w:t>
      </w:r>
      <w:r>
        <w:rPr>
          <w:rFonts w:cs="Arial"/>
          <w:b/>
          <w:bCs/>
          <w:i/>
          <w:iCs/>
          <w:color w:val="000000"/>
        </w:rPr>
        <w:t>/bills/{Bill Reference}/payments</w:t>
      </w:r>
      <w:r w:rsidRPr="007E2E26">
        <w:rPr>
          <w:rFonts w:cs="Arial"/>
          <w:b/>
          <w:bCs/>
          <w:i/>
          <w:iCs/>
          <w:color w:val="000000"/>
        </w:rPr>
        <w:t>’</w:t>
      </w:r>
      <w:r w:rsidRPr="00470F4A">
        <w:rPr>
          <w:rFonts w:cs="Arial"/>
          <w:bCs/>
          <w:iCs/>
          <w:color w:val="000000"/>
        </w:rPr>
        <w:t>.</w:t>
      </w:r>
    </w:p>
    <w:p w14:paraId="335BA64D" w14:textId="77777777" w:rsidR="00A22871" w:rsidRDefault="00A22871" w:rsidP="002F254C">
      <w:pPr>
        <w:pStyle w:val="NormalParagraph"/>
      </w:pPr>
      <w:r>
        <w:t xml:space="preserve">Only POST is supported for this API. </w:t>
      </w:r>
    </w:p>
    <w:p w14:paraId="49DC19F0" w14:textId="77777777" w:rsidR="00B458B3" w:rsidRDefault="00B458B3" w:rsidP="002F254C">
      <w:pPr>
        <w:pStyle w:val="NormalParagraph"/>
      </w:pPr>
    </w:p>
    <w:tbl>
      <w:tblPr>
        <w:tblStyle w:val="PlainTable21"/>
        <w:tblW w:w="8929"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ayout w:type="fixed"/>
        <w:tblLook w:val="04A0" w:firstRow="1" w:lastRow="0" w:firstColumn="1" w:lastColumn="0" w:noHBand="0" w:noVBand="1"/>
      </w:tblPr>
      <w:tblGrid>
        <w:gridCol w:w="1271"/>
        <w:gridCol w:w="1134"/>
        <w:gridCol w:w="2410"/>
        <w:gridCol w:w="709"/>
        <w:gridCol w:w="1701"/>
        <w:gridCol w:w="1704"/>
      </w:tblGrid>
      <w:tr w:rsidR="00A22871" w:rsidRPr="00D267CA" w14:paraId="683A6A5D" w14:textId="77777777" w:rsidTr="002F25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9" w:type="dxa"/>
            <w:gridSpan w:val="6"/>
            <w:shd w:val="clear" w:color="auto" w:fill="F2F2F2" w:themeFill="background1" w:themeFillShade="F2"/>
          </w:tcPr>
          <w:p w14:paraId="5E07B1BC" w14:textId="77777777" w:rsidR="00A22871" w:rsidRPr="00D267CA" w:rsidRDefault="00A22871" w:rsidP="00A22871">
            <w:pPr>
              <w:jc w:val="center"/>
              <w:rPr>
                <w:sz w:val="20"/>
              </w:rPr>
            </w:pPr>
            <w:r>
              <w:rPr>
                <w:sz w:val="28"/>
              </w:rPr>
              <w:t>Bill</w:t>
            </w:r>
            <w:r w:rsidRPr="005115BD">
              <w:rPr>
                <w:sz w:val="28"/>
              </w:rPr>
              <w:t xml:space="preserve"> </w:t>
            </w:r>
            <w:r>
              <w:rPr>
                <w:sz w:val="28"/>
              </w:rPr>
              <w:t xml:space="preserve">Payment </w:t>
            </w:r>
            <w:r w:rsidRPr="005115BD">
              <w:rPr>
                <w:sz w:val="28"/>
              </w:rPr>
              <w:t>Object Properties</w:t>
            </w:r>
          </w:p>
        </w:tc>
      </w:tr>
      <w:tr w:rsidR="003B252B" w:rsidRPr="00D267CA" w14:paraId="7E7A9295" w14:textId="77777777" w:rsidTr="003B2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40F4F4C" w14:textId="77777777" w:rsidR="00A22871" w:rsidRPr="00195442" w:rsidRDefault="00A22871" w:rsidP="00A22871">
            <w:pPr>
              <w:rPr>
                <w:sz w:val="20"/>
              </w:rPr>
            </w:pPr>
            <w:r w:rsidRPr="00195442">
              <w:rPr>
                <w:sz w:val="20"/>
              </w:rPr>
              <w:t>Name</w:t>
            </w:r>
          </w:p>
        </w:tc>
        <w:tc>
          <w:tcPr>
            <w:tcW w:w="1134" w:type="dxa"/>
          </w:tcPr>
          <w:p w14:paraId="7A61E475"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Type</w:t>
            </w:r>
          </w:p>
        </w:tc>
        <w:tc>
          <w:tcPr>
            <w:tcW w:w="2410" w:type="dxa"/>
          </w:tcPr>
          <w:p w14:paraId="18865225"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Pr>
                <w:b/>
                <w:sz w:val="20"/>
              </w:rPr>
              <w:t>Description</w:t>
            </w:r>
          </w:p>
        </w:tc>
        <w:tc>
          <w:tcPr>
            <w:tcW w:w="709" w:type="dxa"/>
          </w:tcPr>
          <w:p w14:paraId="740A0FCF"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p>
        </w:tc>
        <w:tc>
          <w:tcPr>
            <w:tcW w:w="1701" w:type="dxa"/>
          </w:tcPr>
          <w:p w14:paraId="410D6525"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Reference</w:t>
            </w:r>
          </w:p>
        </w:tc>
        <w:tc>
          <w:tcPr>
            <w:tcW w:w="1704" w:type="dxa"/>
          </w:tcPr>
          <w:p w14:paraId="39EE1A7A"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Validation</w:t>
            </w:r>
          </w:p>
        </w:tc>
      </w:tr>
      <w:tr w:rsidR="003B252B" w:rsidRPr="00D267CA" w14:paraId="5ADB709C" w14:textId="77777777" w:rsidTr="003B252B">
        <w:tc>
          <w:tcPr>
            <w:cnfStyle w:val="001000000000" w:firstRow="0" w:lastRow="0" w:firstColumn="1" w:lastColumn="0" w:oddVBand="0" w:evenVBand="0" w:oddHBand="0" w:evenHBand="0" w:firstRowFirstColumn="0" w:firstRowLastColumn="0" w:lastRowFirstColumn="0" w:lastRowLastColumn="0"/>
            <w:tcW w:w="1271" w:type="dxa"/>
          </w:tcPr>
          <w:p w14:paraId="3F565D48" w14:textId="62CA7377" w:rsidR="00A22871" w:rsidRPr="00D267CA" w:rsidRDefault="002E5E5F" w:rsidP="002F254C">
            <w:pPr>
              <w:jc w:val="left"/>
              <w:rPr>
                <w:b w:val="0"/>
                <w:sz w:val="20"/>
              </w:rPr>
            </w:pPr>
            <w:r>
              <w:rPr>
                <w:b w:val="0"/>
                <w:sz w:val="20"/>
              </w:rPr>
              <w:t>c</w:t>
            </w:r>
            <w:r w:rsidR="00A22871" w:rsidRPr="00D267CA">
              <w:rPr>
                <w:b w:val="0"/>
                <w:sz w:val="20"/>
              </w:rPr>
              <w:t>urrency</w:t>
            </w:r>
          </w:p>
        </w:tc>
        <w:tc>
          <w:tcPr>
            <w:tcW w:w="1134" w:type="dxa"/>
          </w:tcPr>
          <w:p w14:paraId="6F45766F"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D267CA">
              <w:rPr>
                <w:sz w:val="20"/>
              </w:rPr>
              <w:t>String</w:t>
            </w:r>
          </w:p>
        </w:tc>
        <w:tc>
          <w:tcPr>
            <w:tcW w:w="2410" w:type="dxa"/>
          </w:tcPr>
          <w:p w14:paraId="56DD7403"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D267CA">
              <w:rPr>
                <w:sz w:val="20"/>
              </w:rPr>
              <w:t xml:space="preserve">Currency of the </w:t>
            </w:r>
            <w:r>
              <w:rPr>
                <w:sz w:val="20"/>
              </w:rPr>
              <w:t>amount that is being paid.</w:t>
            </w:r>
          </w:p>
        </w:tc>
        <w:tc>
          <w:tcPr>
            <w:tcW w:w="709" w:type="dxa"/>
          </w:tcPr>
          <w:p w14:paraId="08B88251" w14:textId="77777777" w:rsidR="00A22871" w:rsidRPr="00536948"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B175BA">
              <w:rPr>
                <w:rFonts w:ascii="Wingdings" w:hAnsi="Wingdings" w:cs="Wingdings"/>
                <w:sz w:val="20"/>
              </w:rPr>
              <w:t></w:t>
            </w:r>
            <w:r>
              <w:rPr>
                <w:sz w:val="20"/>
              </w:rPr>
              <w:t>M</w:t>
            </w:r>
          </w:p>
          <w:p w14:paraId="296C0E22" w14:textId="77777777" w:rsidR="00A22871" w:rsidRPr="00536948"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B175BA">
              <w:rPr>
                <w:rFonts w:ascii="Wingdings" w:hAnsi="Wingdings" w:cs="Wingdings"/>
                <w:sz w:val="20"/>
              </w:rPr>
              <w:t></w:t>
            </w:r>
            <w:r>
              <w:rPr>
                <w:rFonts w:cs="Wingdings"/>
                <w:sz w:val="20"/>
              </w:rPr>
              <w:t>M</w:t>
            </w:r>
          </w:p>
        </w:tc>
        <w:tc>
          <w:tcPr>
            <w:tcW w:w="1701" w:type="dxa"/>
          </w:tcPr>
          <w:p w14:paraId="3166E460"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c>
          <w:tcPr>
            <w:tcW w:w="1704" w:type="dxa"/>
          </w:tcPr>
          <w:p w14:paraId="53540F4A" w14:textId="5DE64C0A"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 xml:space="preserve">Enumeration = </w:t>
            </w:r>
            <w:hyperlink w:anchor="_ISO_Currency_Codes" w:history="1">
              <w:r w:rsidR="00B458B3" w:rsidRPr="00E90944">
                <w:rPr>
                  <w:rStyle w:val="Hyperlink"/>
                  <w:sz w:val="20"/>
                  <w:szCs w:val="20"/>
                </w:rPr>
                <w:t>ISO Currency Codes</w:t>
              </w:r>
            </w:hyperlink>
          </w:p>
        </w:tc>
      </w:tr>
      <w:tr w:rsidR="003B252B" w:rsidRPr="00D267CA" w14:paraId="1EE6D8DF" w14:textId="77777777" w:rsidTr="003B2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F7BEBA3" w14:textId="1580BE33" w:rsidR="00A22871" w:rsidRPr="00D267CA" w:rsidRDefault="002E5E5F" w:rsidP="002F254C">
            <w:pPr>
              <w:jc w:val="left"/>
              <w:rPr>
                <w:b w:val="0"/>
                <w:sz w:val="20"/>
              </w:rPr>
            </w:pPr>
            <w:r>
              <w:rPr>
                <w:b w:val="0"/>
                <w:sz w:val="20"/>
              </w:rPr>
              <w:t>p</w:t>
            </w:r>
            <w:r w:rsidR="00A22871">
              <w:rPr>
                <w:b w:val="0"/>
                <w:sz w:val="20"/>
              </w:rPr>
              <w:t>aidAmount</w:t>
            </w:r>
          </w:p>
        </w:tc>
        <w:tc>
          <w:tcPr>
            <w:tcW w:w="1134" w:type="dxa"/>
          </w:tcPr>
          <w:p w14:paraId="400B9352"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2410" w:type="dxa"/>
          </w:tcPr>
          <w:p w14:paraId="171F9918"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Amount that is being paid.</w:t>
            </w:r>
          </w:p>
        </w:tc>
        <w:tc>
          <w:tcPr>
            <w:tcW w:w="709" w:type="dxa"/>
          </w:tcPr>
          <w:p w14:paraId="3240DB34" w14:textId="77777777" w:rsidR="00A22871" w:rsidRPr="00536948"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E42E58">
              <w:rPr>
                <w:rFonts w:ascii="Wingdings" w:hAnsi="Wingdings" w:cs="Wingdings"/>
                <w:sz w:val="20"/>
              </w:rPr>
              <w:t></w:t>
            </w:r>
            <w:r>
              <w:rPr>
                <w:sz w:val="20"/>
              </w:rPr>
              <w:t>M</w:t>
            </w:r>
          </w:p>
          <w:p w14:paraId="7D26172E" w14:textId="77777777" w:rsidR="00A22871" w:rsidRPr="00536948"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B52FC7">
              <w:rPr>
                <w:rFonts w:ascii="Wingdings" w:hAnsi="Wingdings" w:cs="Wingdings"/>
                <w:sz w:val="20"/>
              </w:rPr>
              <w:t></w:t>
            </w:r>
            <w:r>
              <w:rPr>
                <w:rFonts w:cs="Wingdings"/>
                <w:sz w:val="20"/>
              </w:rPr>
              <w:t>M</w:t>
            </w:r>
          </w:p>
        </w:tc>
        <w:tc>
          <w:tcPr>
            <w:tcW w:w="1701" w:type="dxa"/>
          </w:tcPr>
          <w:p w14:paraId="39542FE1"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c>
          <w:tcPr>
            <w:tcW w:w="1704" w:type="dxa"/>
          </w:tcPr>
          <w:p w14:paraId="6DBDA16E" w14:textId="7F1F2D2E" w:rsidR="00A22871" w:rsidRPr="00D267CA" w:rsidRDefault="004B5D28" w:rsidP="002F254C">
            <w:pPr>
              <w:jc w:val="left"/>
              <w:cnfStyle w:val="000000100000" w:firstRow="0" w:lastRow="0" w:firstColumn="0" w:lastColumn="0" w:oddVBand="0" w:evenVBand="0" w:oddHBand="1" w:evenHBand="0" w:firstRowFirstColumn="0" w:firstRowLastColumn="0" w:lastRowFirstColumn="0" w:lastRowLastColumn="0"/>
              <w:rPr>
                <w:sz w:val="20"/>
              </w:rPr>
            </w:pPr>
            <w:ins w:id="1899" w:author="Gareth Pateman" w:date="2018-04-18T12:12:00Z">
              <w:r>
                <w:rPr>
                  <w:sz w:val="20"/>
                </w:rPr>
                <w:t>If supplied, amount must contain two decimal places separated by ‘.’</w:t>
              </w:r>
            </w:ins>
            <w:ins w:id="1900" w:author="Gareth Pateman [2]" w:date="2017-08-07T11:40:00Z">
              <w:del w:id="1901" w:author="Gareth Pateman" w:date="2018-04-18T12:12:00Z">
                <w:r w:rsidR="00AC05A1" w:rsidDel="004B5D28">
                  <w:rPr>
                    <w:sz w:val="20"/>
                    <w:szCs w:val="20"/>
                  </w:rPr>
                  <w:delText>Regular Expression – please refer to Swagger definition</w:delText>
                </w:r>
              </w:del>
            </w:ins>
          </w:p>
        </w:tc>
      </w:tr>
      <w:tr w:rsidR="003B252B" w:rsidRPr="00D267CA" w14:paraId="70BC04F9" w14:textId="77777777" w:rsidTr="003B252B">
        <w:tc>
          <w:tcPr>
            <w:cnfStyle w:val="001000000000" w:firstRow="0" w:lastRow="0" w:firstColumn="1" w:lastColumn="0" w:oddVBand="0" w:evenVBand="0" w:oddHBand="0" w:evenHBand="0" w:firstRowFirstColumn="0" w:firstRowLastColumn="0" w:lastRowFirstColumn="0" w:lastRowLastColumn="0"/>
            <w:tcW w:w="1271" w:type="dxa"/>
          </w:tcPr>
          <w:p w14:paraId="191AA9AC" w14:textId="6559FB8D" w:rsidR="00A22871" w:rsidRPr="00D267CA" w:rsidRDefault="002E5E5F" w:rsidP="002F254C">
            <w:pPr>
              <w:jc w:val="left"/>
              <w:rPr>
                <w:b w:val="0"/>
                <w:sz w:val="20"/>
              </w:rPr>
            </w:pPr>
            <w:r>
              <w:rPr>
                <w:b w:val="0"/>
                <w:sz w:val="20"/>
              </w:rPr>
              <w:t>c</w:t>
            </w:r>
            <w:r w:rsidR="00A22871">
              <w:rPr>
                <w:b w:val="0"/>
                <w:sz w:val="20"/>
              </w:rPr>
              <w:t>ustomerReference</w:t>
            </w:r>
          </w:p>
        </w:tc>
        <w:tc>
          <w:tcPr>
            <w:tcW w:w="1134" w:type="dxa"/>
          </w:tcPr>
          <w:p w14:paraId="2EEBE9FA" w14:textId="6F154D03"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del w:id="1902" w:author="Gareth Pateman [2]" w:date="2017-08-07T10:41:00Z">
              <w:r w:rsidDel="00EF1F15">
                <w:rPr>
                  <w:sz w:val="20"/>
                </w:rPr>
                <w:delText>Date</w:delText>
              </w:r>
            </w:del>
            <w:ins w:id="1903" w:author="Gareth Pateman [2]" w:date="2017-08-07T10:41:00Z">
              <w:r w:rsidR="00EF1F15">
                <w:rPr>
                  <w:sz w:val="20"/>
                </w:rPr>
                <w:t>String</w:t>
              </w:r>
            </w:ins>
          </w:p>
        </w:tc>
        <w:tc>
          <w:tcPr>
            <w:tcW w:w="2410" w:type="dxa"/>
          </w:tcPr>
          <w:p w14:paraId="2B7BE208"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Textual reference provided by the customer paying the bill</w:t>
            </w:r>
          </w:p>
        </w:tc>
        <w:tc>
          <w:tcPr>
            <w:tcW w:w="709" w:type="dxa"/>
          </w:tcPr>
          <w:p w14:paraId="4A9B07F3" w14:textId="77777777" w:rsidR="00A22871" w:rsidRPr="00536948"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Pr>
                <w:sz w:val="20"/>
              </w:rPr>
              <w:t>O</w:t>
            </w:r>
          </w:p>
          <w:p w14:paraId="388CD436" w14:textId="77777777" w:rsidR="00A22871" w:rsidRPr="00E42E58" w:rsidRDefault="00A22871" w:rsidP="002F254C">
            <w:pPr>
              <w:jc w:val="left"/>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Pr>
                <w:rFonts w:cs="Wingdings"/>
                <w:sz w:val="20"/>
              </w:rPr>
              <w:t>O</w:t>
            </w:r>
          </w:p>
        </w:tc>
        <w:tc>
          <w:tcPr>
            <w:tcW w:w="1701" w:type="dxa"/>
          </w:tcPr>
          <w:p w14:paraId="0DB5FAC8"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c>
          <w:tcPr>
            <w:tcW w:w="1704" w:type="dxa"/>
          </w:tcPr>
          <w:p w14:paraId="196271FF"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r>
      <w:tr w:rsidR="003B252B" w:rsidRPr="00D267CA" w14:paraId="4E907BC4" w14:textId="77777777" w:rsidTr="003B252B">
        <w:trPr>
          <w:cnfStyle w:val="000000100000" w:firstRow="0" w:lastRow="0" w:firstColumn="0" w:lastColumn="0" w:oddVBand="0" w:evenVBand="0" w:oddHBand="1" w:evenHBand="0" w:firstRowFirstColumn="0" w:firstRowLastColumn="0" w:lastRowFirstColumn="0" w:lastRowLastColumn="0"/>
          <w:ins w:id="1904" w:author="Gareth Pateman [2]" w:date="2017-09-13T11:15:00Z"/>
        </w:trPr>
        <w:tc>
          <w:tcPr>
            <w:cnfStyle w:val="001000000000" w:firstRow="0" w:lastRow="0" w:firstColumn="1" w:lastColumn="0" w:oddVBand="0" w:evenVBand="0" w:oddHBand="0" w:evenHBand="0" w:firstRowFirstColumn="0" w:firstRowLastColumn="0" w:lastRowFirstColumn="0" w:lastRowLastColumn="0"/>
            <w:tcW w:w="1271" w:type="dxa"/>
          </w:tcPr>
          <w:p w14:paraId="7E615F6F" w14:textId="3D69B4D9" w:rsidR="00D379D4" w:rsidRDefault="002E5E5F" w:rsidP="002F254C">
            <w:pPr>
              <w:jc w:val="left"/>
              <w:rPr>
                <w:ins w:id="1905" w:author="Gareth Pateman [2]" w:date="2017-09-13T11:15:00Z"/>
                <w:b w:val="0"/>
                <w:sz w:val="20"/>
              </w:rPr>
            </w:pPr>
            <w:r>
              <w:rPr>
                <w:b w:val="0"/>
                <w:sz w:val="20"/>
              </w:rPr>
              <w:t>p</w:t>
            </w:r>
            <w:ins w:id="1906" w:author="Gareth Pateman [2]" w:date="2017-09-13T11:15:00Z">
              <w:r w:rsidR="00D379D4">
                <w:rPr>
                  <w:b w:val="0"/>
                  <w:sz w:val="20"/>
                </w:rPr>
                <w:t>aymentType</w:t>
              </w:r>
            </w:ins>
          </w:p>
        </w:tc>
        <w:tc>
          <w:tcPr>
            <w:tcW w:w="1134" w:type="dxa"/>
          </w:tcPr>
          <w:p w14:paraId="789724D9" w14:textId="07534701" w:rsidR="00D379D4" w:rsidDel="00EF1F15" w:rsidRDefault="00D379D4" w:rsidP="002F254C">
            <w:pPr>
              <w:jc w:val="left"/>
              <w:cnfStyle w:val="000000100000" w:firstRow="0" w:lastRow="0" w:firstColumn="0" w:lastColumn="0" w:oddVBand="0" w:evenVBand="0" w:oddHBand="1" w:evenHBand="0" w:firstRowFirstColumn="0" w:firstRowLastColumn="0" w:lastRowFirstColumn="0" w:lastRowLastColumn="0"/>
              <w:rPr>
                <w:ins w:id="1907" w:author="Gareth Pateman [2]" w:date="2017-09-13T11:15:00Z"/>
                <w:sz w:val="20"/>
              </w:rPr>
            </w:pPr>
            <w:ins w:id="1908" w:author="Gareth Pateman [2]" w:date="2017-09-13T11:15:00Z">
              <w:r>
                <w:rPr>
                  <w:sz w:val="20"/>
                </w:rPr>
                <w:t>String</w:t>
              </w:r>
            </w:ins>
          </w:p>
        </w:tc>
        <w:tc>
          <w:tcPr>
            <w:tcW w:w="2410" w:type="dxa"/>
          </w:tcPr>
          <w:p w14:paraId="596D9F07" w14:textId="73443FF8" w:rsidR="00D379D4" w:rsidRDefault="00D379D4" w:rsidP="002F254C">
            <w:pPr>
              <w:jc w:val="left"/>
              <w:cnfStyle w:val="000000100000" w:firstRow="0" w:lastRow="0" w:firstColumn="0" w:lastColumn="0" w:oddVBand="0" w:evenVBand="0" w:oddHBand="1" w:evenHBand="0" w:firstRowFirstColumn="0" w:firstRowLastColumn="0" w:lastRowFirstColumn="0" w:lastRowLastColumn="0"/>
              <w:rPr>
                <w:ins w:id="1909" w:author="Gareth Pateman [2]" w:date="2017-09-13T11:15:00Z"/>
                <w:sz w:val="20"/>
              </w:rPr>
            </w:pPr>
            <w:ins w:id="1910" w:author="Gareth Pateman [2]" w:date="2017-09-13T11:15:00Z">
              <w:r>
                <w:rPr>
                  <w:sz w:val="20"/>
                </w:rPr>
                <w:t>Describes the type of Bill Payment, i.e. whether a full or partial payment.</w:t>
              </w:r>
            </w:ins>
          </w:p>
        </w:tc>
        <w:tc>
          <w:tcPr>
            <w:tcW w:w="709" w:type="dxa"/>
          </w:tcPr>
          <w:p w14:paraId="062F4B96" w14:textId="77777777" w:rsidR="00D379D4" w:rsidRPr="00536948" w:rsidRDefault="00D379D4" w:rsidP="00D379D4">
            <w:pPr>
              <w:jc w:val="left"/>
              <w:cnfStyle w:val="000000100000" w:firstRow="0" w:lastRow="0" w:firstColumn="0" w:lastColumn="0" w:oddVBand="0" w:evenVBand="0" w:oddHBand="1" w:evenHBand="0" w:firstRowFirstColumn="0" w:firstRowLastColumn="0" w:lastRowFirstColumn="0" w:lastRowLastColumn="0"/>
              <w:rPr>
                <w:ins w:id="1911" w:author="Gareth Pateman [2]" w:date="2017-09-13T11:16:00Z"/>
                <w:sz w:val="20"/>
              </w:rPr>
            </w:pPr>
            <w:ins w:id="1912" w:author="Gareth Pateman [2]" w:date="2017-09-13T11:16:00Z">
              <w:r w:rsidRPr="00E42E58">
                <w:rPr>
                  <w:rFonts w:ascii="Wingdings" w:hAnsi="Wingdings" w:cs="Wingdings"/>
                  <w:sz w:val="20"/>
                </w:rPr>
                <w:t></w:t>
              </w:r>
              <w:r>
                <w:rPr>
                  <w:sz w:val="20"/>
                </w:rPr>
                <w:t>O</w:t>
              </w:r>
            </w:ins>
          </w:p>
          <w:p w14:paraId="5D7AB5AB" w14:textId="5F736579" w:rsidR="00D379D4" w:rsidRPr="00E42E58" w:rsidRDefault="00D379D4" w:rsidP="00D379D4">
            <w:pPr>
              <w:jc w:val="left"/>
              <w:cnfStyle w:val="000000100000" w:firstRow="0" w:lastRow="0" w:firstColumn="0" w:lastColumn="0" w:oddVBand="0" w:evenVBand="0" w:oddHBand="1" w:evenHBand="0" w:firstRowFirstColumn="0" w:firstRowLastColumn="0" w:lastRowFirstColumn="0" w:lastRowLastColumn="0"/>
              <w:rPr>
                <w:ins w:id="1913" w:author="Gareth Pateman [2]" w:date="2017-09-13T11:15:00Z"/>
                <w:rFonts w:ascii="Wingdings" w:hAnsi="Wingdings" w:cs="Wingdings"/>
                <w:sz w:val="20"/>
              </w:rPr>
            </w:pPr>
            <w:ins w:id="1914" w:author="Gareth Pateman [2]" w:date="2017-09-13T11:16:00Z">
              <w:r w:rsidRPr="00B52FC7">
                <w:rPr>
                  <w:rFonts w:ascii="Wingdings" w:hAnsi="Wingdings" w:cs="Wingdings"/>
                  <w:sz w:val="20"/>
                </w:rPr>
                <w:t></w:t>
              </w:r>
              <w:r>
                <w:rPr>
                  <w:rFonts w:cs="Wingdings"/>
                  <w:sz w:val="20"/>
                </w:rPr>
                <w:t>O</w:t>
              </w:r>
            </w:ins>
          </w:p>
        </w:tc>
        <w:tc>
          <w:tcPr>
            <w:tcW w:w="1701" w:type="dxa"/>
          </w:tcPr>
          <w:p w14:paraId="47985110" w14:textId="77777777" w:rsidR="00D379D4" w:rsidRPr="00D267CA" w:rsidRDefault="00D379D4" w:rsidP="002F254C">
            <w:pPr>
              <w:jc w:val="left"/>
              <w:cnfStyle w:val="000000100000" w:firstRow="0" w:lastRow="0" w:firstColumn="0" w:lastColumn="0" w:oddVBand="0" w:evenVBand="0" w:oddHBand="1" w:evenHBand="0" w:firstRowFirstColumn="0" w:firstRowLastColumn="0" w:lastRowFirstColumn="0" w:lastRowLastColumn="0"/>
              <w:rPr>
                <w:ins w:id="1915" w:author="Gareth Pateman [2]" w:date="2017-09-13T11:15:00Z"/>
                <w:sz w:val="20"/>
              </w:rPr>
            </w:pPr>
          </w:p>
        </w:tc>
        <w:tc>
          <w:tcPr>
            <w:tcW w:w="1704" w:type="dxa"/>
          </w:tcPr>
          <w:p w14:paraId="396ABAE3" w14:textId="6914C656" w:rsidR="00D379D4" w:rsidRPr="00D267CA" w:rsidRDefault="00D379D4" w:rsidP="002F254C">
            <w:pPr>
              <w:jc w:val="left"/>
              <w:cnfStyle w:val="000000100000" w:firstRow="0" w:lastRow="0" w:firstColumn="0" w:lastColumn="0" w:oddVBand="0" w:evenVBand="0" w:oddHBand="1" w:evenHBand="0" w:firstRowFirstColumn="0" w:firstRowLastColumn="0" w:lastRowFirstColumn="0" w:lastRowLastColumn="0"/>
              <w:rPr>
                <w:ins w:id="1916" w:author="Gareth Pateman [2]" w:date="2017-09-13T11:15:00Z"/>
                <w:sz w:val="20"/>
              </w:rPr>
            </w:pPr>
            <w:ins w:id="1917" w:author="Gareth Pateman [2]" w:date="2017-09-13T11:16:00Z">
              <w:r>
                <w:rPr>
                  <w:sz w:val="20"/>
                </w:rPr>
                <w:t>Enumeration = ‘fullpayment’, ‘partialpayment’</w:t>
              </w:r>
            </w:ins>
          </w:p>
        </w:tc>
      </w:tr>
      <w:tr w:rsidR="003B252B" w:rsidRPr="00D267CA" w14:paraId="3773B953" w14:textId="77777777" w:rsidTr="003B252B">
        <w:tc>
          <w:tcPr>
            <w:cnfStyle w:val="001000000000" w:firstRow="0" w:lastRow="0" w:firstColumn="1" w:lastColumn="0" w:oddVBand="0" w:evenVBand="0" w:oddHBand="0" w:evenHBand="0" w:firstRowFirstColumn="0" w:firstRowLastColumn="0" w:lastRowFirstColumn="0" w:lastRowLastColumn="0"/>
            <w:tcW w:w="1271" w:type="dxa"/>
          </w:tcPr>
          <w:p w14:paraId="7817AD47" w14:textId="6CFB65A5" w:rsidR="00A22871" w:rsidRDefault="002E5E5F" w:rsidP="002F254C">
            <w:pPr>
              <w:jc w:val="left"/>
              <w:rPr>
                <w:b w:val="0"/>
                <w:sz w:val="20"/>
              </w:rPr>
            </w:pPr>
            <w:r>
              <w:rPr>
                <w:b w:val="0"/>
                <w:sz w:val="20"/>
              </w:rPr>
              <w:t>s</w:t>
            </w:r>
            <w:r w:rsidR="00A22871">
              <w:rPr>
                <w:b w:val="0"/>
                <w:sz w:val="20"/>
              </w:rPr>
              <w:t>upplementaryBillReferenceDetails</w:t>
            </w:r>
          </w:p>
        </w:tc>
        <w:tc>
          <w:tcPr>
            <w:tcW w:w="1134" w:type="dxa"/>
          </w:tcPr>
          <w:p w14:paraId="3F5F817E"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Reference Array</w:t>
            </w:r>
          </w:p>
        </w:tc>
        <w:tc>
          <w:tcPr>
            <w:tcW w:w="2410" w:type="dxa"/>
          </w:tcPr>
          <w:p w14:paraId="4DF78CA0"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In some cases, a single reference is not sufficient to identify a bill. This key-value collection enables further reference information to be supplied.</w:t>
            </w:r>
          </w:p>
        </w:tc>
        <w:tc>
          <w:tcPr>
            <w:tcW w:w="709" w:type="dxa"/>
          </w:tcPr>
          <w:p w14:paraId="2CDAA567" w14:textId="77777777" w:rsidR="00A22871" w:rsidRPr="00536948"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Pr>
                <w:sz w:val="20"/>
              </w:rPr>
              <w:t>O</w:t>
            </w:r>
          </w:p>
          <w:p w14:paraId="5B081AA3" w14:textId="77777777" w:rsidR="00A22871" w:rsidRPr="00E42E58" w:rsidRDefault="00A22871" w:rsidP="002F254C">
            <w:pPr>
              <w:jc w:val="left"/>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Pr>
                <w:rFonts w:cs="Wingdings"/>
                <w:sz w:val="20"/>
              </w:rPr>
              <w:t>O</w:t>
            </w:r>
          </w:p>
        </w:tc>
        <w:tc>
          <w:tcPr>
            <w:tcW w:w="1701" w:type="dxa"/>
          </w:tcPr>
          <w:p w14:paraId="60F2BE39" w14:textId="670002BB" w:rsidR="00A22871" w:rsidRPr="00D267CA" w:rsidRDefault="00901346" w:rsidP="002F254C">
            <w:pPr>
              <w:jc w:val="left"/>
              <w:cnfStyle w:val="000000000000" w:firstRow="0" w:lastRow="0" w:firstColumn="0" w:lastColumn="0" w:oddVBand="0" w:evenVBand="0" w:oddHBand="0" w:evenHBand="0" w:firstRowFirstColumn="0" w:firstRowLastColumn="0" w:lastRowFirstColumn="0" w:lastRowLastColumn="0"/>
              <w:rPr>
                <w:sz w:val="20"/>
              </w:rPr>
            </w:pPr>
            <w:hyperlink w:anchor="_Supplementary_Bill_References" w:history="1">
              <w:r w:rsidR="00B458B3" w:rsidRPr="00E90C7A">
                <w:rPr>
                  <w:rStyle w:val="Hyperlink"/>
                  <w:sz w:val="20"/>
                  <w:szCs w:val="20"/>
                </w:rPr>
                <w:t>Supplementary Bill References</w:t>
              </w:r>
            </w:hyperlink>
            <w:r w:rsidR="00A22871">
              <w:rPr>
                <w:sz w:val="20"/>
              </w:rPr>
              <w:t xml:space="preserve"> </w:t>
            </w:r>
          </w:p>
        </w:tc>
        <w:tc>
          <w:tcPr>
            <w:tcW w:w="1704" w:type="dxa"/>
          </w:tcPr>
          <w:p w14:paraId="5B7876D5"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r>
    </w:tbl>
    <w:p w14:paraId="310C1197" w14:textId="411AD9F0" w:rsidR="00A22871" w:rsidRDefault="00A22871" w:rsidP="00A22871">
      <w:pPr>
        <w:rPr>
          <w:ins w:id="1918" w:author="Gareth Pateman [2]" w:date="2017-08-07T10:53:00Z"/>
          <w:color w:val="FF0000"/>
        </w:rPr>
      </w:pPr>
    </w:p>
    <w:p w14:paraId="26F1F22C" w14:textId="08C70569" w:rsidR="00FE68B8" w:rsidRDefault="00FE68B8" w:rsidP="00FE68B8">
      <w:pPr>
        <w:pStyle w:val="Heading2"/>
        <w:rPr>
          <w:ins w:id="1919" w:author="Gareth Pateman [2]" w:date="2017-08-07T10:53:00Z"/>
        </w:rPr>
      </w:pPr>
      <w:bookmarkStart w:id="1920" w:name="_Bill_Companies_API"/>
      <w:bookmarkStart w:id="1921" w:name="_Toc513209453"/>
      <w:bookmarkEnd w:id="1920"/>
      <w:ins w:id="1922" w:author="Gareth Pateman [2]" w:date="2017-08-07T10:53:00Z">
        <w:r>
          <w:t>Bill Companies API</w:t>
        </w:r>
        <w:bookmarkEnd w:id="1921"/>
      </w:ins>
    </w:p>
    <w:p w14:paraId="2AE4530F" w14:textId="5CA7F26D" w:rsidR="00FE68B8" w:rsidRDefault="00FE68B8" w:rsidP="00FE68B8">
      <w:pPr>
        <w:pStyle w:val="NormalParagraph"/>
        <w:rPr>
          <w:ins w:id="1923" w:author="Gareth Pateman [2]" w:date="2017-08-07T10:53:00Z"/>
        </w:rPr>
      </w:pPr>
      <w:ins w:id="1924" w:author="Gareth Pateman [2]" w:date="2017-08-07T10:53:00Z">
        <w:r>
          <w:t>The Bill</w:t>
        </w:r>
      </w:ins>
      <w:ins w:id="1925" w:author="Gareth Pateman [2]" w:date="2017-08-07T10:54:00Z">
        <w:r>
          <w:t xml:space="preserve"> Companies</w:t>
        </w:r>
      </w:ins>
      <w:ins w:id="1926" w:author="Gareth Pateman [2]" w:date="2017-08-07T10:53:00Z">
        <w:r>
          <w:t xml:space="preserve"> API is used to </w:t>
        </w:r>
      </w:ins>
      <w:ins w:id="1927" w:author="Gareth Pateman [2]" w:date="2017-08-07T10:54:00Z">
        <w:r>
          <w:t>return a list of Service Providers that accept Bill Payments</w:t>
        </w:r>
      </w:ins>
      <w:ins w:id="1928" w:author="Gareth Pateman [2]" w:date="2017-08-07T10:53:00Z">
        <w:r>
          <w:t>. There is a choice of URI format as per below:</w:t>
        </w:r>
      </w:ins>
    </w:p>
    <w:p w14:paraId="73A03B20" w14:textId="77777777" w:rsidR="00FE68B8" w:rsidRPr="00EE47D4" w:rsidRDefault="00FE68B8" w:rsidP="00FE68B8">
      <w:pPr>
        <w:pStyle w:val="ListBullet1"/>
        <w:rPr>
          <w:ins w:id="1929" w:author="Gareth Pateman [2]" w:date="2017-08-07T10:59:00Z"/>
        </w:rPr>
      </w:pPr>
      <w:ins w:id="1930" w:author="Gareth Pateman [2]" w:date="2017-08-07T10:59:00Z">
        <w:r>
          <w:t>Bill Companies irrespective of account:</w:t>
        </w:r>
      </w:ins>
    </w:p>
    <w:p w14:paraId="65093A13" w14:textId="65117A66" w:rsidR="00FE68B8" w:rsidRDefault="00FE68B8" w:rsidP="00FE68B8">
      <w:pPr>
        <w:pStyle w:val="ListBullet2"/>
        <w:rPr>
          <w:ins w:id="1931" w:author="Gareth Pateman [2]" w:date="2017-08-08T15:43:00Z"/>
        </w:rPr>
      </w:pPr>
      <w:ins w:id="1932" w:author="Gareth Pateman [2]" w:date="2017-08-07T10:59:00Z">
        <w:r>
          <w:t xml:space="preserve">Use </w:t>
        </w:r>
        <w:r w:rsidRPr="007E2E26">
          <w:t>‘</w:t>
        </w:r>
        <w:r>
          <w:rPr>
            <w:b/>
            <w:i/>
          </w:rPr>
          <w:t>/billcompanies</w:t>
        </w:r>
        <w:r w:rsidRPr="007E2E26">
          <w:rPr>
            <w:b/>
            <w:i/>
          </w:rPr>
          <w:t>’</w:t>
        </w:r>
        <w:r>
          <w:t xml:space="preserve"> to return a list of all bill payment service pr</w:t>
        </w:r>
        <w:r w:rsidR="00456C9A">
          <w:t>oviders.</w:t>
        </w:r>
      </w:ins>
    </w:p>
    <w:p w14:paraId="2F3AFCE1" w14:textId="260CA2BD" w:rsidR="00456C9A" w:rsidRPr="00470F4A" w:rsidRDefault="00456C9A" w:rsidP="00FE68B8">
      <w:pPr>
        <w:pStyle w:val="ListBullet2"/>
        <w:rPr>
          <w:ins w:id="1933" w:author="Gareth Pateman [2]" w:date="2017-08-07T10:59:00Z"/>
        </w:rPr>
      </w:pPr>
      <w:ins w:id="1934" w:author="Gareth Pateman [2]" w:date="2017-08-08T15:43:00Z">
        <w:r>
          <w:lastRenderedPageBreak/>
          <w:t>Use ‘</w:t>
        </w:r>
        <w:r w:rsidRPr="00456C9A">
          <w:rPr>
            <w:b/>
            <w:i/>
            <w:rPrChange w:id="1935" w:author="Gareth Pateman [2]" w:date="2017-08-08T15:45:00Z">
              <w:rPr/>
            </w:rPrChange>
          </w:rPr>
          <w:t>/billcompanies</w:t>
        </w:r>
      </w:ins>
      <w:ins w:id="1936" w:author="Gareth Pateman [2]" w:date="2017-08-08T15:44:00Z">
        <w:r w:rsidRPr="00456C9A">
          <w:rPr>
            <w:b/>
            <w:i/>
            <w:rPrChange w:id="1937" w:author="Gareth Pateman [2]" w:date="2017-08-08T15:45:00Z">
              <w:rPr/>
            </w:rPrChange>
          </w:rPr>
          <w:t>/</w:t>
        </w:r>
      </w:ins>
      <w:ins w:id="1938" w:author="Gareth Pateman [2]" w:date="2017-08-08T15:45:00Z">
        <w:r w:rsidRPr="00456C9A">
          <w:rPr>
            <w:b/>
            <w:i/>
            <w:rPrChange w:id="1939" w:author="Gareth Pateman [2]" w:date="2017-08-08T15:45:00Z">
              <w:rPr/>
            </w:rPrChange>
          </w:rPr>
          <w:t>{ServiceProvider}</w:t>
        </w:r>
      </w:ins>
      <w:ins w:id="1940" w:author="Gareth Pateman [2]" w:date="2017-08-08T15:43:00Z">
        <w:r>
          <w:t>’ to re</w:t>
        </w:r>
      </w:ins>
      <w:ins w:id="1941" w:author="Gareth Pateman [2]" w:date="2017-08-08T15:44:00Z">
        <w:r>
          <w:t>turn a specific bill payment service provider.</w:t>
        </w:r>
      </w:ins>
    </w:p>
    <w:p w14:paraId="2CD1C0BB" w14:textId="5371DE3D" w:rsidR="00FE68B8" w:rsidRDefault="00FE68B8" w:rsidP="00FE68B8">
      <w:pPr>
        <w:pStyle w:val="ListBullet1"/>
        <w:rPr>
          <w:ins w:id="1942" w:author="Gareth Pateman [2]" w:date="2017-08-07T10:57:00Z"/>
        </w:rPr>
      </w:pPr>
      <w:ins w:id="1943" w:author="Gareth Pateman [2]" w:date="2017-08-07T10:57:00Z">
        <w:r>
          <w:t>Bill Companies for a given account:</w:t>
        </w:r>
      </w:ins>
    </w:p>
    <w:p w14:paraId="145339F6" w14:textId="0F9045C8" w:rsidR="00FE68B8" w:rsidRDefault="00FE68B8">
      <w:pPr>
        <w:pStyle w:val="ListBullet2"/>
        <w:rPr>
          <w:ins w:id="1944" w:author="Gareth Pateman [2]" w:date="2017-08-07T10:53:00Z"/>
        </w:rPr>
        <w:pPrChange w:id="1945" w:author="Gareth Pateman [2]" w:date="2017-08-07T10:57:00Z">
          <w:pPr>
            <w:pStyle w:val="ListBullet1"/>
          </w:pPr>
        </w:pPrChange>
      </w:pPr>
      <w:ins w:id="1946" w:author="Gareth Pateman [2]" w:date="2017-08-07T10:53:00Z">
        <w:r>
          <w:t>‘</w:t>
        </w:r>
        <w:r w:rsidRPr="003A64E6">
          <w:rPr>
            <w:b/>
            <w:i/>
          </w:rPr>
          <w:t>/accounts/</w:t>
        </w:r>
        <w:r w:rsidRPr="003A64E6">
          <w:rPr>
            <w:b/>
          </w:rPr>
          <w:t>{Account Identifiers}</w:t>
        </w:r>
        <w:r w:rsidRPr="003A64E6">
          <w:rPr>
            <w:b/>
            <w:i/>
          </w:rPr>
          <w:t>/</w:t>
        </w:r>
      </w:ins>
      <w:ins w:id="1947" w:author="Gareth Pateman [2]" w:date="2017-08-07T10:55:00Z">
        <w:r>
          <w:rPr>
            <w:b/>
            <w:i/>
          </w:rPr>
          <w:t>billcompanies</w:t>
        </w:r>
      </w:ins>
      <w:ins w:id="1948" w:author="Gareth Pateman [2]" w:date="2017-08-07T10:53:00Z">
        <w:r>
          <w:t xml:space="preserve">’. </w:t>
        </w:r>
      </w:ins>
      <w:ins w:id="1949" w:author="Gareth Pateman [2]" w:date="2017-08-07T10:56:00Z">
        <w:r>
          <w:t>Returns a list of applicable bill payment service providers for a given account</w:t>
        </w:r>
      </w:ins>
      <w:ins w:id="1950" w:author="Gareth Pateman [2]" w:date="2017-08-07T10:53:00Z">
        <w:r>
          <w:t xml:space="preserve">. </w:t>
        </w:r>
      </w:ins>
    </w:p>
    <w:p w14:paraId="57E3437B" w14:textId="3FC7C946" w:rsidR="00FE68B8" w:rsidRPr="00470F4A" w:rsidRDefault="00FE68B8">
      <w:pPr>
        <w:pStyle w:val="ListBullet2"/>
        <w:rPr>
          <w:ins w:id="1951" w:author="Gareth Pateman [2]" w:date="2017-08-07T10:53:00Z"/>
        </w:rPr>
        <w:pPrChange w:id="1952" w:author="Gareth Pateman [2]" w:date="2017-08-07T10:57:00Z">
          <w:pPr>
            <w:pStyle w:val="ListBullet1"/>
          </w:pPr>
        </w:pPrChange>
      </w:pPr>
      <w:ins w:id="1953" w:author="Gareth Pateman [2]" w:date="2017-08-07T10:53:00Z">
        <w:r w:rsidRPr="00470F4A">
          <w:t xml:space="preserve">In the scenario where MSISDN is the only identifier needed to uniquely identify </w:t>
        </w:r>
        <w:r>
          <w:t xml:space="preserve">the </w:t>
        </w:r>
        <w:r w:rsidRPr="00470F4A">
          <w:t xml:space="preserve">account, </w:t>
        </w:r>
        <w:r>
          <w:t>use</w:t>
        </w:r>
        <w:r w:rsidRPr="00470F4A">
          <w:t xml:space="preserve"> – ‘</w:t>
        </w:r>
        <w:r w:rsidRPr="00470F4A">
          <w:rPr>
            <w:b/>
            <w:i/>
          </w:rPr>
          <w:t>/accounts/msisdn/{value}</w:t>
        </w:r>
        <w:r>
          <w:rPr>
            <w:b/>
            <w:i/>
          </w:rPr>
          <w:t>/</w:t>
        </w:r>
      </w:ins>
      <w:ins w:id="1954" w:author="Gareth Pateman [2]" w:date="2017-08-07T10:56:00Z">
        <w:r>
          <w:rPr>
            <w:b/>
            <w:i/>
          </w:rPr>
          <w:t>billcompanies</w:t>
        </w:r>
      </w:ins>
      <w:ins w:id="1955" w:author="Gareth Pateman [2]" w:date="2017-08-07T10:53:00Z">
        <w:r w:rsidRPr="00470F4A">
          <w:rPr>
            <w:b/>
            <w:i/>
          </w:rPr>
          <w:t>’</w:t>
        </w:r>
        <w:r w:rsidRPr="00470F4A">
          <w:t>.</w:t>
        </w:r>
      </w:ins>
    </w:p>
    <w:p w14:paraId="6454D3F2" w14:textId="4D9A8EC8" w:rsidR="00FE68B8" w:rsidRDefault="00FE68B8" w:rsidP="00FE68B8">
      <w:pPr>
        <w:pStyle w:val="NormalParagraph"/>
        <w:rPr>
          <w:ins w:id="1956" w:author="Gareth Pateman [2]" w:date="2017-08-07T11:17:00Z"/>
        </w:rPr>
      </w:pPr>
      <w:ins w:id="1957" w:author="Gareth Pateman [2]" w:date="2017-08-07T10:53:00Z">
        <w:r>
          <w:t xml:space="preserve">Only </w:t>
        </w:r>
      </w:ins>
      <w:ins w:id="1958" w:author="Gareth Pateman [2]" w:date="2017-08-07T10:59:00Z">
        <w:r>
          <w:t>GET</w:t>
        </w:r>
      </w:ins>
      <w:ins w:id="1959" w:author="Gareth Pateman [2]" w:date="2017-08-07T10:53:00Z">
        <w:r>
          <w:t xml:space="preserve"> is supported for this API. </w:t>
        </w:r>
      </w:ins>
    </w:p>
    <w:p w14:paraId="11DB8E87" w14:textId="62B4B618" w:rsidR="00B61BA5" w:rsidRDefault="00B61BA5" w:rsidP="00B61BA5">
      <w:pPr>
        <w:pStyle w:val="NormalParagraph"/>
        <w:rPr>
          <w:ins w:id="1960" w:author="Gareth Pateman [2]" w:date="2017-08-07T11:17:00Z"/>
        </w:rPr>
      </w:pPr>
      <w:ins w:id="1961" w:author="Gareth Pateman [2]" w:date="2017-08-07T11:17:00Z">
        <w:r>
          <w:t>In order to filter the number of records returned</w:t>
        </w:r>
      </w:ins>
      <w:ins w:id="1962" w:author="Gareth Pateman [2]" w:date="2017-08-08T15:46:00Z">
        <w:r w:rsidR="00456C9A">
          <w:t xml:space="preserve"> for the endpoints that retur</w:t>
        </w:r>
      </w:ins>
      <w:ins w:id="1963" w:author="Gareth Pateman [2]" w:date="2017-08-08T15:47:00Z">
        <w:r w:rsidR="00456C9A">
          <w:t>n a collection</w:t>
        </w:r>
      </w:ins>
      <w:ins w:id="1964" w:author="Gareth Pateman [2]" w:date="2017-08-07T11:17:00Z">
        <w:r>
          <w:t>, the following query strings can be used:</w:t>
        </w:r>
      </w:ins>
    </w:p>
    <w:tbl>
      <w:tblPr>
        <w:tblStyle w:val="TableGrid"/>
        <w:tblW w:w="0" w:type="auto"/>
        <w:tblLook w:val="04A0" w:firstRow="1" w:lastRow="0" w:firstColumn="1" w:lastColumn="0" w:noHBand="0" w:noVBand="1"/>
      </w:tblPr>
      <w:tblGrid>
        <w:gridCol w:w="1929"/>
        <w:gridCol w:w="1850"/>
        <w:gridCol w:w="1626"/>
        <w:gridCol w:w="3521"/>
      </w:tblGrid>
      <w:tr w:rsidR="00B61BA5" w:rsidRPr="00D01DE4" w14:paraId="753DF68E" w14:textId="77777777" w:rsidTr="00E40D99">
        <w:trPr>
          <w:ins w:id="1965" w:author="Gareth Pateman [2]" w:date="2017-08-07T11:17:00Z"/>
        </w:trPr>
        <w:tc>
          <w:tcPr>
            <w:tcW w:w="1929" w:type="dxa"/>
            <w:shd w:val="clear" w:color="auto" w:fill="EEECE1" w:themeFill="background2"/>
          </w:tcPr>
          <w:p w14:paraId="2EF78D83" w14:textId="77777777" w:rsidR="00B61BA5" w:rsidRPr="002F254C" w:rsidRDefault="00B61BA5" w:rsidP="00E40D99">
            <w:pPr>
              <w:rPr>
                <w:ins w:id="1966" w:author="Gareth Pateman [2]" w:date="2017-08-07T11:17:00Z"/>
                <w:b/>
                <w:sz w:val="20"/>
              </w:rPr>
            </w:pPr>
            <w:ins w:id="1967" w:author="Gareth Pateman [2]" w:date="2017-08-07T11:17:00Z">
              <w:r w:rsidRPr="002F254C">
                <w:rPr>
                  <w:b/>
                  <w:sz w:val="20"/>
                </w:rPr>
                <w:t>Parameter</w:t>
              </w:r>
            </w:ins>
          </w:p>
        </w:tc>
        <w:tc>
          <w:tcPr>
            <w:tcW w:w="1850" w:type="dxa"/>
            <w:shd w:val="clear" w:color="auto" w:fill="EEECE1" w:themeFill="background2"/>
          </w:tcPr>
          <w:p w14:paraId="69FCA478" w14:textId="77777777" w:rsidR="00B61BA5" w:rsidRPr="002F254C" w:rsidRDefault="00B61BA5" w:rsidP="00E40D99">
            <w:pPr>
              <w:rPr>
                <w:ins w:id="1968" w:author="Gareth Pateman [2]" w:date="2017-08-07T11:17:00Z"/>
                <w:b/>
                <w:sz w:val="20"/>
              </w:rPr>
            </w:pPr>
            <w:ins w:id="1969" w:author="Gareth Pateman [2]" w:date="2017-08-07T11:17:00Z">
              <w:r w:rsidRPr="002F254C">
                <w:rPr>
                  <w:b/>
                  <w:sz w:val="20"/>
                </w:rPr>
                <w:t>Type</w:t>
              </w:r>
            </w:ins>
          </w:p>
        </w:tc>
        <w:tc>
          <w:tcPr>
            <w:tcW w:w="1626" w:type="dxa"/>
            <w:shd w:val="clear" w:color="auto" w:fill="EEECE1" w:themeFill="background2"/>
          </w:tcPr>
          <w:p w14:paraId="1C3E6D2F" w14:textId="77777777" w:rsidR="00B61BA5" w:rsidRPr="002F254C" w:rsidRDefault="00B61BA5" w:rsidP="00E40D99">
            <w:pPr>
              <w:rPr>
                <w:ins w:id="1970" w:author="Gareth Pateman [2]" w:date="2017-08-07T11:17:00Z"/>
                <w:b/>
                <w:sz w:val="20"/>
              </w:rPr>
            </w:pPr>
            <w:ins w:id="1971" w:author="Gareth Pateman [2]" w:date="2017-08-07T11:17:00Z">
              <w:r w:rsidRPr="002F254C">
                <w:rPr>
                  <w:b/>
                  <w:sz w:val="20"/>
                </w:rPr>
                <w:t>Format</w:t>
              </w:r>
            </w:ins>
          </w:p>
        </w:tc>
        <w:tc>
          <w:tcPr>
            <w:tcW w:w="3521" w:type="dxa"/>
            <w:shd w:val="clear" w:color="auto" w:fill="EEECE1" w:themeFill="background2"/>
          </w:tcPr>
          <w:p w14:paraId="21EF5288" w14:textId="77777777" w:rsidR="00B61BA5" w:rsidRPr="002F254C" w:rsidRDefault="00B61BA5" w:rsidP="00E40D99">
            <w:pPr>
              <w:rPr>
                <w:ins w:id="1972" w:author="Gareth Pateman [2]" w:date="2017-08-07T11:17:00Z"/>
                <w:b/>
                <w:sz w:val="20"/>
              </w:rPr>
            </w:pPr>
            <w:ins w:id="1973" w:author="Gareth Pateman [2]" w:date="2017-08-07T11:17:00Z">
              <w:r w:rsidRPr="002F254C">
                <w:rPr>
                  <w:b/>
                  <w:sz w:val="20"/>
                </w:rPr>
                <w:t>Description</w:t>
              </w:r>
            </w:ins>
          </w:p>
        </w:tc>
      </w:tr>
      <w:tr w:rsidR="00B61BA5" w:rsidRPr="00D01DE4" w14:paraId="1BC07B13" w14:textId="77777777" w:rsidTr="00E40D99">
        <w:trPr>
          <w:ins w:id="1974" w:author="Gareth Pateman [2]" w:date="2017-08-07T11:17:00Z"/>
        </w:trPr>
        <w:tc>
          <w:tcPr>
            <w:tcW w:w="1929" w:type="dxa"/>
          </w:tcPr>
          <w:p w14:paraId="6528ACE8" w14:textId="77777777" w:rsidR="00B61BA5" w:rsidRPr="002F254C" w:rsidRDefault="00B61BA5" w:rsidP="00E40D99">
            <w:pPr>
              <w:rPr>
                <w:ins w:id="1975" w:author="Gareth Pateman [2]" w:date="2017-08-07T11:17:00Z"/>
                <w:sz w:val="20"/>
              </w:rPr>
            </w:pPr>
            <w:ins w:id="1976" w:author="Gareth Pateman [2]" w:date="2017-08-07T11:17:00Z">
              <w:r w:rsidRPr="002F254C">
                <w:rPr>
                  <w:sz w:val="20"/>
                </w:rPr>
                <w:t>Limit</w:t>
              </w:r>
            </w:ins>
          </w:p>
        </w:tc>
        <w:tc>
          <w:tcPr>
            <w:tcW w:w="1850" w:type="dxa"/>
          </w:tcPr>
          <w:p w14:paraId="647E1BEB" w14:textId="77777777" w:rsidR="00B61BA5" w:rsidRPr="002F254C" w:rsidRDefault="00B61BA5" w:rsidP="00E40D99">
            <w:pPr>
              <w:rPr>
                <w:ins w:id="1977" w:author="Gareth Pateman [2]" w:date="2017-08-07T11:17:00Z"/>
                <w:sz w:val="20"/>
              </w:rPr>
            </w:pPr>
            <w:ins w:id="1978" w:author="Gareth Pateman [2]" w:date="2017-08-07T11:17:00Z">
              <w:r w:rsidRPr="002F254C">
                <w:rPr>
                  <w:sz w:val="20"/>
                </w:rPr>
                <w:t>Integer</w:t>
              </w:r>
            </w:ins>
          </w:p>
        </w:tc>
        <w:tc>
          <w:tcPr>
            <w:tcW w:w="1626" w:type="dxa"/>
          </w:tcPr>
          <w:p w14:paraId="5501E5D4" w14:textId="55484640" w:rsidR="00B61BA5" w:rsidRPr="002F254C" w:rsidRDefault="002B771A" w:rsidP="00E40D99">
            <w:pPr>
              <w:rPr>
                <w:ins w:id="1979" w:author="Gareth Pateman [2]" w:date="2017-08-07T11:17:00Z"/>
                <w:sz w:val="20"/>
              </w:rPr>
            </w:pPr>
            <w:ins w:id="1980" w:author="Gareth Pateman [2]" w:date="2017-08-07T11:17:00Z">
              <w:r>
                <w:rPr>
                  <w:sz w:val="20"/>
                </w:rPr>
                <w:t>N/A</w:t>
              </w:r>
            </w:ins>
          </w:p>
        </w:tc>
        <w:tc>
          <w:tcPr>
            <w:tcW w:w="3521" w:type="dxa"/>
          </w:tcPr>
          <w:p w14:paraId="44DADF97" w14:textId="7D86C596" w:rsidR="00B61BA5" w:rsidRPr="002F254C" w:rsidRDefault="00B61BA5" w:rsidP="00E40D99">
            <w:pPr>
              <w:rPr>
                <w:ins w:id="1981" w:author="Gareth Pateman [2]" w:date="2017-08-07T11:17:00Z"/>
                <w:sz w:val="20"/>
              </w:rPr>
            </w:pPr>
            <w:ins w:id="1982" w:author="Gareth Pateman [2]" w:date="2017-08-07T11:17:00Z">
              <w:r w:rsidRPr="002F254C">
                <w:rPr>
                  <w:sz w:val="20"/>
                </w:rPr>
                <w:t xml:space="preserve">Supports pagination. If this is not supplied, then the server </w:t>
              </w:r>
            </w:ins>
            <w:ins w:id="1983" w:author="Gareth Pateman [2]" w:date="2017-08-07T11:19:00Z">
              <w:r w:rsidR="002B771A">
                <w:rPr>
                  <w:sz w:val="20"/>
                </w:rPr>
                <w:t>may</w:t>
              </w:r>
            </w:ins>
            <w:ins w:id="1984" w:author="Gareth Pateman [2]" w:date="2017-08-07T11:17:00Z">
              <w:r w:rsidRPr="002F254C">
                <w:rPr>
                  <w:sz w:val="20"/>
                </w:rPr>
                <w:t xml:space="preserve"> apply a limit of records returned for each request. </w:t>
              </w:r>
            </w:ins>
          </w:p>
        </w:tc>
      </w:tr>
      <w:tr w:rsidR="00B61BA5" w:rsidRPr="00D01DE4" w14:paraId="25E2C4F1" w14:textId="77777777" w:rsidTr="00E40D99">
        <w:trPr>
          <w:ins w:id="1985" w:author="Gareth Pateman [2]" w:date="2017-08-07T11:17:00Z"/>
        </w:trPr>
        <w:tc>
          <w:tcPr>
            <w:tcW w:w="1929" w:type="dxa"/>
          </w:tcPr>
          <w:p w14:paraId="423E4BDD" w14:textId="77777777" w:rsidR="00B61BA5" w:rsidRPr="002F254C" w:rsidRDefault="00B61BA5" w:rsidP="00E40D99">
            <w:pPr>
              <w:rPr>
                <w:ins w:id="1986" w:author="Gareth Pateman [2]" w:date="2017-08-07T11:17:00Z"/>
                <w:sz w:val="20"/>
              </w:rPr>
            </w:pPr>
            <w:ins w:id="1987" w:author="Gareth Pateman [2]" w:date="2017-08-07T11:17:00Z">
              <w:r w:rsidRPr="002F254C">
                <w:rPr>
                  <w:sz w:val="20"/>
                </w:rPr>
                <w:t>Offset</w:t>
              </w:r>
            </w:ins>
          </w:p>
        </w:tc>
        <w:tc>
          <w:tcPr>
            <w:tcW w:w="1850" w:type="dxa"/>
          </w:tcPr>
          <w:p w14:paraId="6AF12D75" w14:textId="77777777" w:rsidR="00B61BA5" w:rsidRPr="002F254C" w:rsidRDefault="00B61BA5" w:rsidP="00E40D99">
            <w:pPr>
              <w:rPr>
                <w:ins w:id="1988" w:author="Gareth Pateman [2]" w:date="2017-08-07T11:17:00Z"/>
                <w:sz w:val="20"/>
              </w:rPr>
            </w:pPr>
            <w:ins w:id="1989" w:author="Gareth Pateman [2]" w:date="2017-08-07T11:17:00Z">
              <w:r w:rsidRPr="002F254C">
                <w:rPr>
                  <w:sz w:val="20"/>
                </w:rPr>
                <w:t>Integer</w:t>
              </w:r>
            </w:ins>
          </w:p>
        </w:tc>
        <w:tc>
          <w:tcPr>
            <w:tcW w:w="1626" w:type="dxa"/>
          </w:tcPr>
          <w:p w14:paraId="4169C8FB" w14:textId="77777777" w:rsidR="00B61BA5" w:rsidRPr="002F254C" w:rsidRDefault="00B61BA5" w:rsidP="00E40D99">
            <w:pPr>
              <w:rPr>
                <w:ins w:id="1990" w:author="Gareth Pateman [2]" w:date="2017-08-07T11:17:00Z"/>
                <w:sz w:val="20"/>
              </w:rPr>
            </w:pPr>
            <w:ins w:id="1991" w:author="Gareth Pateman [2]" w:date="2017-08-07T11:17:00Z">
              <w:r w:rsidRPr="002F254C">
                <w:rPr>
                  <w:sz w:val="20"/>
                </w:rPr>
                <w:t>N/A</w:t>
              </w:r>
            </w:ins>
          </w:p>
        </w:tc>
        <w:tc>
          <w:tcPr>
            <w:tcW w:w="3521" w:type="dxa"/>
          </w:tcPr>
          <w:p w14:paraId="1250192E" w14:textId="77777777" w:rsidR="00B61BA5" w:rsidRPr="002F254C" w:rsidRDefault="00B61BA5" w:rsidP="00E40D99">
            <w:pPr>
              <w:rPr>
                <w:ins w:id="1992" w:author="Gareth Pateman [2]" w:date="2017-08-07T11:17:00Z"/>
                <w:sz w:val="20"/>
              </w:rPr>
            </w:pPr>
            <w:ins w:id="1993" w:author="Gareth Pateman [2]" w:date="2017-08-07T11:17:00Z">
              <w:r w:rsidRPr="002F254C">
                <w:rPr>
                  <w:sz w:val="20"/>
                </w:rPr>
                <w:t>Supports pagination. This value will indicate the cursor position from where to retrieve the set of records. For example, a limit of 50 and offset of 10 will return records 10 to 60.</w:t>
              </w:r>
            </w:ins>
          </w:p>
        </w:tc>
      </w:tr>
    </w:tbl>
    <w:p w14:paraId="38440B9A" w14:textId="77777777" w:rsidR="00B61BA5" w:rsidRDefault="00B61BA5" w:rsidP="00B61BA5">
      <w:pPr>
        <w:rPr>
          <w:ins w:id="1994" w:author="Gareth Pateman [2]" w:date="2017-08-07T11:17:00Z"/>
        </w:rPr>
      </w:pPr>
    </w:p>
    <w:p w14:paraId="257DDFD3" w14:textId="03EED130" w:rsidR="00B61BA5" w:rsidRDefault="00B61BA5" w:rsidP="00B61BA5">
      <w:pPr>
        <w:pStyle w:val="NOTE"/>
        <w:rPr>
          <w:ins w:id="1995" w:author="Gareth Pateman [2]" w:date="2017-08-07T11:18:00Z"/>
        </w:rPr>
      </w:pPr>
      <w:ins w:id="1996" w:author="Gareth Pateman [2]" w:date="2017-08-07T11:17:00Z">
        <w:r>
          <w:t>Note:</w:t>
        </w:r>
        <w:r>
          <w:tab/>
        </w:r>
        <w:r w:rsidR="002B771A">
          <w:t>A</w:t>
        </w:r>
        <w:r>
          <w:t xml:space="preserve"> HTTP</w:t>
        </w:r>
      </w:ins>
      <w:ins w:id="1997" w:author="Gareth Pateman [2]" w:date="2017-08-07T11:18:00Z">
        <w:r w:rsidR="002B771A">
          <w:t xml:space="preserve"> </w:t>
        </w:r>
      </w:ins>
      <w:ins w:id="1998" w:author="Gareth Pateman [2]" w:date="2017-08-07T11:17:00Z">
        <w:r>
          <w:t xml:space="preserve">response </w:t>
        </w:r>
      </w:ins>
      <w:ins w:id="1999" w:author="Gareth Pateman [2]" w:date="2017-08-07T11:18:00Z">
        <w:r w:rsidR="002B771A">
          <w:t>header</w:t>
        </w:r>
      </w:ins>
      <w:ins w:id="2000" w:author="Gareth Pateman [2]" w:date="2017-08-07T11:17:00Z">
        <w:r>
          <w:t xml:space="preserve"> is returned with each response that is paginated indicating the total number of records available.</w:t>
        </w:r>
      </w:ins>
    </w:p>
    <w:p w14:paraId="0529CB90" w14:textId="77777777" w:rsidR="002B771A" w:rsidRDefault="002B771A" w:rsidP="00B61BA5">
      <w:pPr>
        <w:pStyle w:val="NOTE"/>
        <w:rPr>
          <w:ins w:id="2001" w:author="Gareth Pateman [2]" w:date="2017-08-07T11:17:00Z"/>
        </w:rPr>
      </w:pPr>
    </w:p>
    <w:tbl>
      <w:tblPr>
        <w:tblStyle w:val="PlainTable21"/>
        <w:tblW w:w="8929"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ayout w:type="fixed"/>
        <w:tblLook w:val="04A0" w:firstRow="1" w:lastRow="0" w:firstColumn="1" w:lastColumn="0" w:noHBand="0" w:noVBand="1"/>
      </w:tblPr>
      <w:tblGrid>
        <w:gridCol w:w="1562"/>
        <w:gridCol w:w="1159"/>
        <w:gridCol w:w="1810"/>
        <w:gridCol w:w="851"/>
        <w:gridCol w:w="2011"/>
        <w:gridCol w:w="1536"/>
      </w:tblGrid>
      <w:tr w:rsidR="00FE68B8" w:rsidRPr="00D267CA" w14:paraId="4BEF2A85" w14:textId="77777777" w:rsidTr="00E40D99">
        <w:trPr>
          <w:cnfStyle w:val="100000000000" w:firstRow="1" w:lastRow="0" w:firstColumn="0" w:lastColumn="0" w:oddVBand="0" w:evenVBand="0" w:oddHBand="0" w:evenHBand="0" w:firstRowFirstColumn="0" w:firstRowLastColumn="0" w:lastRowFirstColumn="0" w:lastRowLastColumn="0"/>
          <w:ins w:id="2002" w:author="Gareth Pateman [2]" w:date="2017-08-07T10:53:00Z"/>
        </w:trPr>
        <w:tc>
          <w:tcPr>
            <w:cnfStyle w:val="001000000000" w:firstRow="0" w:lastRow="0" w:firstColumn="1" w:lastColumn="0" w:oddVBand="0" w:evenVBand="0" w:oddHBand="0" w:evenHBand="0" w:firstRowFirstColumn="0" w:firstRowLastColumn="0" w:lastRowFirstColumn="0" w:lastRowLastColumn="0"/>
            <w:tcW w:w="8929" w:type="dxa"/>
            <w:gridSpan w:val="6"/>
            <w:shd w:val="clear" w:color="auto" w:fill="F2F2F2" w:themeFill="background1" w:themeFillShade="F2"/>
          </w:tcPr>
          <w:p w14:paraId="1F52F0DE" w14:textId="445B5BB4" w:rsidR="00FE68B8" w:rsidRPr="00D267CA" w:rsidRDefault="00FE68B8" w:rsidP="00E40D99">
            <w:pPr>
              <w:jc w:val="center"/>
              <w:rPr>
                <w:ins w:id="2003" w:author="Gareth Pateman [2]" w:date="2017-08-07T10:53:00Z"/>
                <w:sz w:val="20"/>
              </w:rPr>
            </w:pPr>
            <w:ins w:id="2004" w:author="Gareth Pateman [2]" w:date="2017-08-07T10:53:00Z">
              <w:r>
                <w:rPr>
                  <w:sz w:val="28"/>
                </w:rPr>
                <w:t>Bill</w:t>
              </w:r>
              <w:r w:rsidRPr="005115BD">
                <w:rPr>
                  <w:sz w:val="28"/>
                </w:rPr>
                <w:t xml:space="preserve"> </w:t>
              </w:r>
            </w:ins>
            <w:ins w:id="2005" w:author="Gareth Pateman [2]" w:date="2017-08-07T11:13:00Z">
              <w:r w:rsidR="00E951C8">
                <w:rPr>
                  <w:sz w:val="28"/>
                </w:rPr>
                <w:t>Companies</w:t>
              </w:r>
            </w:ins>
            <w:ins w:id="2006" w:author="Gareth Pateman [2]" w:date="2017-08-07T10:53:00Z">
              <w:r>
                <w:rPr>
                  <w:sz w:val="28"/>
                </w:rPr>
                <w:t xml:space="preserve"> </w:t>
              </w:r>
              <w:r w:rsidRPr="005115BD">
                <w:rPr>
                  <w:sz w:val="28"/>
                </w:rPr>
                <w:t>Object Properties</w:t>
              </w:r>
            </w:ins>
          </w:p>
        </w:tc>
      </w:tr>
      <w:tr w:rsidR="00FE68B8" w:rsidRPr="00D267CA" w14:paraId="73E5F591" w14:textId="77777777" w:rsidTr="00E40D99">
        <w:trPr>
          <w:cnfStyle w:val="000000100000" w:firstRow="0" w:lastRow="0" w:firstColumn="0" w:lastColumn="0" w:oddVBand="0" w:evenVBand="0" w:oddHBand="1" w:evenHBand="0" w:firstRowFirstColumn="0" w:firstRowLastColumn="0" w:lastRowFirstColumn="0" w:lastRowLastColumn="0"/>
          <w:ins w:id="2007" w:author="Gareth Pateman [2]" w:date="2017-08-07T10:53:00Z"/>
        </w:trPr>
        <w:tc>
          <w:tcPr>
            <w:cnfStyle w:val="001000000000" w:firstRow="0" w:lastRow="0" w:firstColumn="1" w:lastColumn="0" w:oddVBand="0" w:evenVBand="0" w:oddHBand="0" w:evenHBand="0" w:firstRowFirstColumn="0" w:firstRowLastColumn="0" w:lastRowFirstColumn="0" w:lastRowLastColumn="0"/>
            <w:tcW w:w="1562" w:type="dxa"/>
          </w:tcPr>
          <w:p w14:paraId="313F2129" w14:textId="77777777" w:rsidR="00FE68B8" w:rsidRPr="00195442" w:rsidRDefault="00FE68B8" w:rsidP="00E40D99">
            <w:pPr>
              <w:rPr>
                <w:ins w:id="2008" w:author="Gareth Pateman [2]" w:date="2017-08-07T10:53:00Z"/>
                <w:sz w:val="20"/>
              </w:rPr>
            </w:pPr>
            <w:ins w:id="2009" w:author="Gareth Pateman [2]" w:date="2017-08-07T10:53:00Z">
              <w:r w:rsidRPr="00195442">
                <w:rPr>
                  <w:sz w:val="20"/>
                </w:rPr>
                <w:t>Name</w:t>
              </w:r>
            </w:ins>
          </w:p>
        </w:tc>
        <w:tc>
          <w:tcPr>
            <w:tcW w:w="1159" w:type="dxa"/>
          </w:tcPr>
          <w:p w14:paraId="5DE7EA80" w14:textId="77777777" w:rsidR="00FE68B8" w:rsidRPr="00195442" w:rsidRDefault="00FE68B8" w:rsidP="00E40D99">
            <w:pPr>
              <w:cnfStyle w:val="000000100000" w:firstRow="0" w:lastRow="0" w:firstColumn="0" w:lastColumn="0" w:oddVBand="0" w:evenVBand="0" w:oddHBand="1" w:evenHBand="0" w:firstRowFirstColumn="0" w:firstRowLastColumn="0" w:lastRowFirstColumn="0" w:lastRowLastColumn="0"/>
              <w:rPr>
                <w:ins w:id="2010" w:author="Gareth Pateman [2]" w:date="2017-08-07T10:53:00Z"/>
                <w:b/>
                <w:sz w:val="20"/>
              </w:rPr>
            </w:pPr>
            <w:ins w:id="2011" w:author="Gareth Pateman [2]" w:date="2017-08-07T10:53:00Z">
              <w:r w:rsidRPr="00195442">
                <w:rPr>
                  <w:b/>
                  <w:sz w:val="20"/>
                </w:rPr>
                <w:t>Type</w:t>
              </w:r>
            </w:ins>
          </w:p>
        </w:tc>
        <w:tc>
          <w:tcPr>
            <w:tcW w:w="1810" w:type="dxa"/>
          </w:tcPr>
          <w:p w14:paraId="251C0AB7" w14:textId="77777777" w:rsidR="00FE68B8" w:rsidRPr="00195442" w:rsidRDefault="00FE68B8" w:rsidP="00E40D99">
            <w:pPr>
              <w:cnfStyle w:val="000000100000" w:firstRow="0" w:lastRow="0" w:firstColumn="0" w:lastColumn="0" w:oddVBand="0" w:evenVBand="0" w:oddHBand="1" w:evenHBand="0" w:firstRowFirstColumn="0" w:firstRowLastColumn="0" w:lastRowFirstColumn="0" w:lastRowLastColumn="0"/>
              <w:rPr>
                <w:ins w:id="2012" w:author="Gareth Pateman [2]" w:date="2017-08-07T10:53:00Z"/>
                <w:b/>
                <w:sz w:val="20"/>
              </w:rPr>
            </w:pPr>
            <w:ins w:id="2013" w:author="Gareth Pateman [2]" w:date="2017-08-07T10:53:00Z">
              <w:r>
                <w:rPr>
                  <w:b/>
                  <w:sz w:val="20"/>
                </w:rPr>
                <w:t>Description</w:t>
              </w:r>
            </w:ins>
          </w:p>
        </w:tc>
        <w:tc>
          <w:tcPr>
            <w:tcW w:w="851" w:type="dxa"/>
          </w:tcPr>
          <w:p w14:paraId="3FD3DCA2" w14:textId="77777777" w:rsidR="00FE68B8" w:rsidRPr="00195442" w:rsidRDefault="00FE68B8" w:rsidP="00E40D99">
            <w:pPr>
              <w:cnfStyle w:val="000000100000" w:firstRow="0" w:lastRow="0" w:firstColumn="0" w:lastColumn="0" w:oddVBand="0" w:evenVBand="0" w:oddHBand="1" w:evenHBand="0" w:firstRowFirstColumn="0" w:firstRowLastColumn="0" w:lastRowFirstColumn="0" w:lastRowLastColumn="0"/>
              <w:rPr>
                <w:ins w:id="2014" w:author="Gareth Pateman [2]" w:date="2017-08-07T10:53:00Z"/>
                <w:b/>
                <w:sz w:val="20"/>
              </w:rPr>
            </w:pPr>
          </w:p>
        </w:tc>
        <w:tc>
          <w:tcPr>
            <w:tcW w:w="2011" w:type="dxa"/>
          </w:tcPr>
          <w:p w14:paraId="3DC3F7A3" w14:textId="77777777" w:rsidR="00FE68B8" w:rsidRPr="00195442" w:rsidRDefault="00FE68B8" w:rsidP="00E40D99">
            <w:pPr>
              <w:cnfStyle w:val="000000100000" w:firstRow="0" w:lastRow="0" w:firstColumn="0" w:lastColumn="0" w:oddVBand="0" w:evenVBand="0" w:oddHBand="1" w:evenHBand="0" w:firstRowFirstColumn="0" w:firstRowLastColumn="0" w:lastRowFirstColumn="0" w:lastRowLastColumn="0"/>
              <w:rPr>
                <w:ins w:id="2015" w:author="Gareth Pateman [2]" w:date="2017-08-07T10:53:00Z"/>
                <w:b/>
                <w:sz w:val="20"/>
              </w:rPr>
            </w:pPr>
            <w:ins w:id="2016" w:author="Gareth Pateman [2]" w:date="2017-08-07T10:53:00Z">
              <w:r w:rsidRPr="00195442">
                <w:rPr>
                  <w:b/>
                  <w:sz w:val="20"/>
                </w:rPr>
                <w:t>Reference</w:t>
              </w:r>
            </w:ins>
          </w:p>
        </w:tc>
        <w:tc>
          <w:tcPr>
            <w:tcW w:w="1536" w:type="dxa"/>
          </w:tcPr>
          <w:p w14:paraId="21FFF851" w14:textId="77777777" w:rsidR="00FE68B8" w:rsidRPr="00195442" w:rsidRDefault="00FE68B8" w:rsidP="00E40D99">
            <w:pPr>
              <w:cnfStyle w:val="000000100000" w:firstRow="0" w:lastRow="0" w:firstColumn="0" w:lastColumn="0" w:oddVBand="0" w:evenVBand="0" w:oddHBand="1" w:evenHBand="0" w:firstRowFirstColumn="0" w:firstRowLastColumn="0" w:lastRowFirstColumn="0" w:lastRowLastColumn="0"/>
              <w:rPr>
                <w:ins w:id="2017" w:author="Gareth Pateman [2]" w:date="2017-08-07T10:53:00Z"/>
                <w:b/>
                <w:sz w:val="20"/>
              </w:rPr>
            </w:pPr>
            <w:ins w:id="2018" w:author="Gareth Pateman [2]" w:date="2017-08-07T10:53:00Z">
              <w:r w:rsidRPr="00195442">
                <w:rPr>
                  <w:b/>
                  <w:sz w:val="20"/>
                </w:rPr>
                <w:t>Validation</w:t>
              </w:r>
            </w:ins>
          </w:p>
        </w:tc>
      </w:tr>
      <w:tr w:rsidR="00FE68B8" w:rsidRPr="00D267CA" w14:paraId="4DE88FDD" w14:textId="77777777" w:rsidTr="00E40D99">
        <w:trPr>
          <w:ins w:id="2019" w:author="Gareth Pateman [2]" w:date="2017-08-07T10:53:00Z"/>
        </w:trPr>
        <w:tc>
          <w:tcPr>
            <w:cnfStyle w:val="001000000000" w:firstRow="0" w:lastRow="0" w:firstColumn="1" w:lastColumn="0" w:oddVBand="0" w:evenVBand="0" w:oddHBand="0" w:evenHBand="0" w:firstRowFirstColumn="0" w:firstRowLastColumn="0" w:lastRowFirstColumn="0" w:lastRowLastColumn="0"/>
            <w:tcW w:w="1562" w:type="dxa"/>
          </w:tcPr>
          <w:p w14:paraId="580ABA14" w14:textId="6A39DCA5" w:rsidR="00FE68B8" w:rsidRPr="00D267CA" w:rsidRDefault="00F8499D" w:rsidP="00E40D99">
            <w:pPr>
              <w:jc w:val="left"/>
              <w:rPr>
                <w:ins w:id="2020" w:author="Gareth Pateman [2]" w:date="2017-08-07T10:53:00Z"/>
                <w:b w:val="0"/>
                <w:sz w:val="20"/>
              </w:rPr>
            </w:pPr>
            <w:r>
              <w:rPr>
                <w:b w:val="0"/>
                <w:sz w:val="20"/>
              </w:rPr>
              <w:t>c</w:t>
            </w:r>
            <w:ins w:id="2021" w:author="Gareth Pateman [2]" w:date="2017-08-07T11:08:00Z">
              <w:r w:rsidR="00E951C8">
                <w:rPr>
                  <w:b w:val="0"/>
                  <w:sz w:val="20"/>
                </w:rPr>
                <w:t>ompanyName</w:t>
              </w:r>
            </w:ins>
          </w:p>
        </w:tc>
        <w:tc>
          <w:tcPr>
            <w:tcW w:w="1159" w:type="dxa"/>
          </w:tcPr>
          <w:p w14:paraId="2E917B97" w14:textId="77777777" w:rsidR="00FE68B8" w:rsidRPr="00D267CA" w:rsidRDefault="00FE68B8" w:rsidP="00E40D99">
            <w:pPr>
              <w:jc w:val="left"/>
              <w:cnfStyle w:val="000000000000" w:firstRow="0" w:lastRow="0" w:firstColumn="0" w:lastColumn="0" w:oddVBand="0" w:evenVBand="0" w:oddHBand="0" w:evenHBand="0" w:firstRowFirstColumn="0" w:firstRowLastColumn="0" w:lastRowFirstColumn="0" w:lastRowLastColumn="0"/>
              <w:rPr>
                <w:ins w:id="2022" w:author="Gareth Pateman [2]" w:date="2017-08-07T10:53:00Z"/>
                <w:sz w:val="20"/>
              </w:rPr>
            </w:pPr>
            <w:ins w:id="2023" w:author="Gareth Pateman [2]" w:date="2017-08-07T10:53:00Z">
              <w:r w:rsidRPr="00D267CA">
                <w:rPr>
                  <w:sz w:val="20"/>
                </w:rPr>
                <w:t>String</w:t>
              </w:r>
            </w:ins>
          </w:p>
        </w:tc>
        <w:tc>
          <w:tcPr>
            <w:tcW w:w="1810" w:type="dxa"/>
          </w:tcPr>
          <w:p w14:paraId="1E3F2008" w14:textId="56CC13C9" w:rsidR="00FE68B8" w:rsidRPr="00D267CA" w:rsidRDefault="00E951C8" w:rsidP="00E40D99">
            <w:pPr>
              <w:jc w:val="left"/>
              <w:cnfStyle w:val="000000000000" w:firstRow="0" w:lastRow="0" w:firstColumn="0" w:lastColumn="0" w:oddVBand="0" w:evenVBand="0" w:oddHBand="0" w:evenHBand="0" w:firstRowFirstColumn="0" w:firstRowLastColumn="0" w:lastRowFirstColumn="0" w:lastRowLastColumn="0"/>
              <w:rPr>
                <w:ins w:id="2024" w:author="Gareth Pateman [2]" w:date="2017-08-07T10:53:00Z"/>
                <w:sz w:val="20"/>
              </w:rPr>
            </w:pPr>
            <w:ins w:id="2025" w:author="Gareth Pateman [2]" w:date="2017-08-07T11:10:00Z">
              <w:r>
                <w:rPr>
                  <w:sz w:val="20"/>
                </w:rPr>
                <w:t>Display Name for the Service Provider</w:t>
              </w:r>
            </w:ins>
          </w:p>
        </w:tc>
        <w:tc>
          <w:tcPr>
            <w:tcW w:w="851" w:type="dxa"/>
          </w:tcPr>
          <w:p w14:paraId="76BC9404" w14:textId="2704E1C3" w:rsidR="00FE68B8" w:rsidRPr="00536948" w:rsidRDefault="00FE68B8" w:rsidP="00E40D99">
            <w:pPr>
              <w:jc w:val="left"/>
              <w:cnfStyle w:val="000000000000" w:firstRow="0" w:lastRow="0" w:firstColumn="0" w:lastColumn="0" w:oddVBand="0" w:evenVBand="0" w:oddHBand="0" w:evenHBand="0" w:firstRowFirstColumn="0" w:firstRowLastColumn="0" w:lastRowFirstColumn="0" w:lastRowLastColumn="0"/>
              <w:rPr>
                <w:ins w:id="2026" w:author="Gareth Pateman [2]" w:date="2017-08-07T10:53:00Z"/>
                <w:sz w:val="20"/>
              </w:rPr>
            </w:pPr>
            <w:ins w:id="2027" w:author="Gareth Pateman [2]" w:date="2017-08-07T10:53:00Z">
              <w:r w:rsidRPr="00B175BA">
                <w:rPr>
                  <w:rFonts w:ascii="Wingdings" w:hAnsi="Wingdings" w:cs="Wingdings"/>
                  <w:sz w:val="20"/>
                </w:rPr>
                <w:t></w:t>
              </w:r>
            </w:ins>
            <w:ins w:id="2028" w:author="Gareth Pateman [2]" w:date="2017-08-07T11:10:00Z">
              <w:r w:rsidR="00E951C8">
                <w:rPr>
                  <w:sz w:val="20"/>
                </w:rPr>
                <w:t>NA</w:t>
              </w:r>
            </w:ins>
          </w:p>
          <w:p w14:paraId="3B8757BD" w14:textId="77777777" w:rsidR="00FE68B8" w:rsidRPr="00536948" w:rsidRDefault="00FE68B8" w:rsidP="00E40D99">
            <w:pPr>
              <w:jc w:val="left"/>
              <w:cnfStyle w:val="000000000000" w:firstRow="0" w:lastRow="0" w:firstColumn="0" w:lastColumn="0" w:oddVBand="0" w:evenVBand="0" w:oddHBand="0" w:evenHBand="0" w:firstRowFirstColumn="0" w:firstRowLastColumn="0" w:lastRowFirstColumn="0" w:lastRowLastColumn="0"/>
              <w:rPr>
                <w:ins w:id="2029" w:author="Gareth Pateman [2]" w:date="2017-08-07T10:53:00Z"/>
                <w:sz w:val="20"/>
              </w:rPr>
            </w:pPr>
            <w:ins w:id="2030" w:author="Gareth Pateman [2]" w:date="2017-08-07T10:53:00Z">
              <w:r w:rsidRPr="00B175BA">
                <w:rPr>
                  <w:rFonts w:ascii="Wingdings" w:hAnsi="Wingdings" w:cs="Wingdings"/>
                  <w:sz w:val="20"/>
                </w:rPr>
                <w:t></w:t>
              </w:r>
              <w:r>
                <w:rPr>
                  <w:rFonts w:cs="Wingdings"/>
                  <w:sz w:val="20"/>
                </w:rPr>
                <w:t>M</w:t>
              </w:r>
            </w:ins>
          </w:p>
        </w:tc>
        <w:tc>
          <w:tcPr>
            <w:tcW w:w="2011" w:type="dxa"/>
          </w:tcPr>
          <w:p w14:paraId="523DB1EB" w14:textId="77777777" w:rsidR="00FE68B8" w:rsidRPr="00D267CA" w:rsidRDefault="00FE68B8" w:rsidP="00E40D99">
            <w:pPr>
              <w:jc w:val="left"/>
              <w:cnfStyle w:val="000000000000" w:firstRow="0" w:lastRow="0" w:firstColumn="0" w:lastColumn="0" w:oddVBand="0" w:evenVBand="0" w:oddHBand="0" w:evenHBand="0" w:firstRowFirstColumn="0" w:firstRowLastColumn="0" w:lastRowFirstColumn="0" w:lastRowLastColumn="0"/>
              <w:rPr>
                <w:ins w:id="2031" w:author="Gareth Pateman [2]" w:date="2017-08-07T10:53:00Z"/>
                <w:sz w:val="20"/>
              </w:rPr>
            </w:pPr>
          </w:p>
        </w:tc>
        <w:tc>
          <w:tcPr>
            <w:tcW w:w="1536" w:type="dxa"/>
          </w:tcPr>
          <w:p w14:paraId="23DF706B" w14:textId="4F493E79" w:rsidR="00FE68B8" w:rsidRPr="00D267CA" w:rsidRDefault="00FE68B8" w:rsidP="00E40D99">
            <w:pPr>
              <w:jc w:val="left"/>
              <w:cnfStyle w:val="000000000000" w:firstRow="0" w:lastRow="0" w:firstColumn="0" w:lastColumn="0" w:oddVBand="0" w:evenVBand="0" w:oddHBand="0" w:evenHBand="0" w:firstRowFirstColumn="0" w:firstRowLastColumn="0" w:lastRowFirstColumn="0" w:lastRowLastColumn="0"/>
              <w:rPr>
                <w:ins w:id="2032" w:author="Gareth Pateman [2]" w:date="2017-08-07T10:53:00Z"/>
                <w:sz w:val="20"/>
              </w:rPr>
            </w:pPr>
          </w:p>
        </w:tc>
      </w:tr>
      <w:tr w:rsidR="00FE68B8" w:rsidRPr="00D267CA" w14:paraId="5EFABF79" w14:textId="77777777" w:rsidTr="00E40D99">
        <w:trPr>
          <w:cnfStyle w:val="000000100000" w:firstRow="0" w:lastRow="0" w:firstColumn="0" w:lastColumn="0" w:oddVBand="0" w:evenVBand="0" w:oddHBand="1" w:evenHBand="0" w:firstRowFirstColumn="0" w:firstRowLastColumn="0" w:lastRowFirstColumn="0" w:lastRowLastColumn="0"/>
          <w:ins w:id="2033" w:author="Gareth Pateman [2]" w:date="2017-08-07T10:53:00Z"/>
        </w:trPr>
        <w:tc>
          <w:tcPr>
            <w:cnfStyle w:val="001000000000" w:firstRow="0" w:lastRow="0" w:firstColumn="1" w:lastColumn="0" w:oddVBand="0" w:evenVBand="0" w:oddHBand="0" w:evenHBand="0" w:firstRowFirstColumn="0" w:firstRowLastColumn="0" w:lastRowFirstColumn="0" w:lastRowLastColumn="0"/>
            <w:tcW w:w="1562" w:type="dxa"/>
          </w:tcPr>
          <w:p w14:paraId="6DE3E6B3" w14:textId="778FE00F" w:rsidR="00FE68B8" w:rsidRPr="00D267CA" w:rsidRDefault="00F8499D" w:rsidP="00E40D99">
            <w:pPr>
              <w:jc w:val="left"/>
              <w:rPr>
                <w:ins w:id="2034" w:author="Gareth Pateman [2]" w:date="2017-08-07T10:53:00Z"/>
                <w:b w:val="0"/>
                <w:sz w:val="20"/>
              </w:rPr>
            </w:pPr>
            <w:r>
              <w:rPr>
                <w:b w:val="0"/>
                <w:sz w:val="20"/>
              </w:rPr>
              <w:t>s</w:t>
            </w:r>
            <w:ins w:id="2035" w:author="Gareth Pateman [2]" w:date="2017-08-07T11:08:00Z">
              <w:r w:rsidR="00E951C8">
                <w:rPr>
                  <w:b w:val="0"/>
                  <w:sz w:val="20"/>
                </w:rPr>
                <w:t>erviceProvider</w:t>
              </w:r>
            </w:ins>
          </w:p>
        </w:tc>
        <w:tc>
          <w:tcPr>
            <w:tcW w:w="1159" w:type="dxa"/>
          </w:tcPr>
          <w:p w14:paraId="5B1663ED" w14:textId="77777777" w:rsidR="00FE68B8" w:rsidRPr="00D267CA" w:rsidRDefault="00FE68B8" w:rsidP="00E40D99">
            <w:pPr>
              <w:jc w:val="left"/>
              <w:cnfStyle w:val="000000100000" w:firstRow="0" w:lastRow="0" w:firstColumn="0" w:lastColumn="0" w:oddVBand="0" w:evenVBand="0" w:oddHBand="1" w:evenHBand="0" w:firstRowFirstColumn="0" w:firstRowLastColumn="0" w:lastRowFirstColumn="0" w:lastRowLastColumn="0"/>
              <w:rPr>
                <w:ins w:id="2036" w:author="Gareth Pateman [2]" w:date="2017-08-07T10:53:00Z"/>
                <w:sz w:val="20"/>
              </w:rPr>
            </w:pPr>
            <w:ins w:id="2037" w:author="Gareth Pateman [2]" w:date="2017-08-07T10:53:00Z">
              <w:r>
                <w:rPr>
                  <w:sz w:val="20"/>
                </w:rPr>
                <w:t>String</w:t>
              </w:r>
            </w:ins>
          </w:p>
        </w:tc>
        <w:tc>
          <w:tcPr>
            <w:tcW w:w="1810" w:type="dxa"/>
          </w:tcPr>
          <w:p w14:paraId="05046187" w14:textId="3F3570B1" w:rsidR="00FE68B8" w:rsidRPr="00D267CA" w:rsidRDefault="00E951C8" w:rsidP="00E40D99">
            <w:pPr>
              <w:jc w:val="left"/>
              <w:cnfStyle w:val="000000100000" w:firstRow="0" w:lastRow="0" w:firstColumn="0" w:lastColumn="0" w:oddVBand="0" w:evenVBand="0" w:oddHBand="1" w:evenHBand="0" w:firstRowFirstColumn="0" w:firstRowLastColumn="0" w:lastRowFirstColumn="0" w:lastRowLastColumn="0"/>
              <w:rPr>
                <w:ins w:id="2038" w:author="Gareth Pateman [2]" w:date="2017-08-07T10:53:00Z"/>
                <w:sz w:val="20"/>
              </w:rPr>
            </w:pPr>
            <w:ins w:id="2039" w:author="Gareth Pateman [2]" w:date="2017-08-07T11:10:00Z">
              <w:r>
                <w:rPr>
                  <w:sz w:val="20"/>
                </w:rPr>
                <w:t>Service Provider Reference Code</w:t>
              </w:r>
            </w:ins>
          </w:p>
        </w:tc>
        <w:tc>
          <w:tcPr>
            <w:tcW w:w="851" w:type="dxa"/>
          </w:tcPr>
          <w:p w14:paraId="141E3723" w14:textId="48B8D74C" w:rsidR="00FE68B8" w:rsidRPr="00536948" w:rsidRDefault="00FE68B8" w:rsidP="00E40D99">
            <w:pPr>
              <w:jc w:val="left"/>
              <w:cnfStyle w:val="000000100000" w:firstRow="0" w:lastRow="0" w:firstColumn="0" w:lastColumn="0" w:oddVBand="0" w:evenVBand="0" w:oddHBand="1" w:evenHBand="0" w:firstRowFirstColumn="0" w:firstRowLastColumn="0" w:lastRowFirstColumn="0" w:lastRowLastColumn="0"/>
              <w:rPr>
                <w:ins w:id="2040" w:author="Gareth Pateman [2]" w:date="2017-08-07T10:53:00Z"/>
                <w:sz w:val="20"/>
              </w:rPr>
            </w:pPr>
            <w:ins w:id="2041" w:author="Gareth Pateman [2]" w:date="2017-08-07T10:53:00Z">
              <w:r w:rsidRPr="00E42E58">
                <w:rPr>
                  <w:rFonts w:ascii="Wingdings" w:hAnsi="Wingdings" w:cs="Wingdings"/>
                  <w:sz w:val="20"/>
                </w:rPr>
                <w:t></w:t>
              </w:r>
            </w:ins>
            <w:ins w:id="2042" w:author="Gareth Pateman [2]" w:date="2017-08-07T11:11:00Z">
              <w:r w:rsidR="00E951C8">
                <w:rPr>
                  <w:sz w:val="20"/>
                </w:rPr>
                <w:t>NA</w:t>
              </w:r>
            </w:ins>
          </w:p>
          <w:p w14:paraId="6635EAF1" w14:textId="77777777" w:rsidR="00FE68B8" w:rsidRPr="00536948" w:rsidRDefault="00FE68B8" w:rsidP="00E40D99">
            <w:pPr>
              <w:jc w:val="left"/>
              <w:cnfStyle w:val="000000100000" w:firstRow="0" w:lastRow="0" w:firstColumn="0" w:lastColumn="0" w:oddVBand="0" w:evenVBand="0" w:oddHBand="1" w:evenHBand="0" w:firstRowFirstColumn="0" w:firstRowLastColumn="0" w:lastRowFirstColumn="0" w:lastRowLastColumn="0"/>
              <w:rPr>
                <w:ins w:id="2043" w:author="Gareth Pateman [2]" w:date="2017-08-07T10:53:00Z"/>
                <w:sz w:val="20"/>
              </w:rPr>
            </w:pPr>
            <w:ins w:id="2044" w:author="Gareth Pateman [2]" w:date="2017-08-07T10:53:00Z">
              <w:r w:rsidRPr="00B52FC7">
                <w:rPr>
                  <w:rFonts w:ascii="Wingdings" w:hAnsi="Wingdings" w:cs="Wingdings"/>
                  <w:sz w:val="20"/>
                </w:rPr>
                <w:t></w:t>
              </w:r>
              <w:r>
                <w:rPr>
                  <w:rFonts w:cs="Wingdings"/>
                  <w:sz w:val="20"/>
                </w:rPr>
                <w:t>M</w:t>
              </w:r>
            </w:ins>
          </w:p>
        </w:tc>
        <w:tc>
          <w:tcPr>
            <w:tcW w:w="2011" w:type="dxa"/>
          </w:tcPr>
          <w:p w14:paraId="3D83065A" w14:textId="77777777" w:rsidR="00FE68B8" w:rsidRPr="00D267CA" w:rsidRDefault="00FE68B8" w:rsidP="00E40D99">
            <w:pPr>
              <w:jc w:val="left"/>
              <w:cnfStyle w:val="000000100000" w:firstRow="0" w:lastRow="0" w:firstColumn="0" w:lastColumn="0" w:oddVBand="0" w:evenVBand="0" w:oddHBand="1" w:evenHBand="0" w:firstRowFirstColumn="0" w:firstRowLastColumn="0" w:lastRowFirstColumn="0" w:lastRowLastColumn="0"/>
              <w:rPr>
                <w:ins w:id="2045" w:author="Gareth Pateman [2]" w:date="2017-08-07T10:53:00Z"/>
                <w:sz w:val="20"/>
              </w:rPr>
            </w:pPr>
          </w:p>
        </w:tc>
        <w:tc>
          <w:tcPr>
            <w:tcW w:w="1536" w:type="dxa"/>
          </w:tcPr>
          <w:p w14:paraId="66978CA0" w14:textId="77777777" w:rsidR="00FE68B8" w:rsidRPr="00D267CA" w:rsidRDefault="00FE68B8" w:rsidP="00E40D99">
            <w:pPr>
              <w:jc w:val="left"/>
              <w:cnfStyle w:val="000000100000" w:firstRow="0" w:lastRow="0" w:firstColumn="0" w:lastColumn="0" w:oddVBand="0" w:evenVBand="0" w:oddHBand="1" w:evenHBand="0" w:firstRowFirstColumn="0" w:firstRowLastColumn="0" w:lastRowFirstColumn="0" w:lastRowLastColumn="0"/>
              <w:rPr>
                <w:ins w:id="2046" w:author="Gareth Pateman [2]" w:date="2017-08-07T10:53:00Z"/>
                <w:sz w:val="20"/>
              </w:rPr>
            </w:pPr>
          </w:p>
        </w:tc>
      </w:tr>
      <w:tr w:rsidR="00FE68B8" w:rsidRPr="00D267CA" w14:paraId="7728A6E9" w14:textId="77777777" w:rsidTr="00E40D99">
        <w:trPr>
          <w:ins w:id="2047" w:author="Gareth Pateman [2]" w:date="2017-08-07T10:53:00Z"/>
        </w:trPr>
        <w:tc>
          <w:tcPr>
            <w:cnfStyle w:val="001000000000" w:firstRow="0" w:lastRow="0" w:firstColumn="1" w:lastColumn="0" w:oddVBand="0" w:evenVBand="0" w:oddHBand="0" w:evenHBand="0" w:firstRowFirstColumn="0" w:firstRowLastColumn="0" w:lastRowFirstColumn="0" w:lastRowLastColumn="0"/>
            <w:tcW w:w="1562" w:type="dxa"/>
          </w:tcPr>
          <w:p w14:paraId="54906DA2" w14:textId="01C58888" w:rsidR="00FE68B8" w:rsidRPr="00D267CA" w:rsidRDefault="00F8499D" w:rsidP="00E40D99">
            <w:pPr>
              <w:jc w:val="left"/>
              <w:rPr>
                <w:ins w:id="2048" w:author="Gareth Pateman [2]" w:date="2017-08-07T10:53:00Z"/>
                <w:b w:val="0"/>
                <w:sz w:val="20"/>
              </w:rPr>
            </w:pPr>
            <w:r>
              <w:rPr>
                <w:b w:val="0"/>
                <w:sz w:val="20"/>
              </w:rPr>
              <w:t>s</w:t>
            </w:r>
            <w:ins w:id="2049" w:author="Gareth Pateman [2]" w:date="2017-08-08T10:38:00Z">
              <w:r w:rsidR="00E40D99">
                <w:rPr>
                  <w:b w:val="0"/>
                  <w:sz w:val="20"/>
                </w:rPr>
                <w:t>ervice Provider</w:t>
              </w:r>
            </w:ins>
            <w:ins w:id="2050" w:author="Gareth Pateman [2]" w:date="2017-08-07T11:08:00Z">
              <w:r w:rsidR="00E951C8">
                <w:rPr>
                  <w:b w:val="0"/>
                  <w:sz w:val="20"/>
                </w:rPr>
                <w:t>Type</w:t>
              </w:r>
            </w:ins>
          </w:p>
        </w:tc>
        <w:tc>
          <w:tcPr>
            <w:tcW w:w="1159" w:type="dxa"/>
          </w:tcPr>
          <w:p w14:paraId="43CAB02D" w14:textId="77777777" w:rsidR="00FE68B8" w:rsidRPr="00D267CA" w:rsidRDefault="00FE68B8" w:rsidP="00E40D99">
            <w:pPr>
              <w:jc w:val="left"/>
              <w:cnfStyle w:val="000000000000" w:firstRow="0" w:lastRow="0" w:firstColumn="0" w:lastColumn="0" w:oddVBand="0" w:evenVBand="0" w:oddHBand="0" w:evenHBand="0" w:firstRowFirstColumn="0" w:firstRowLastColumn="0" w:lastRowFirstColumn="0" w:lastRowLastColumn="0"/>
              <w:rPr>
                <w:ins w:id="2051" w:author="Gareth Pateman [2]" w:date="2017-08-07T10:53:00Z"/>
                <w:sz w:val="20"/>
              </w:rPr>
            </w:pPr>
            <w:ins w:id="2052" w:author="Gareth Pateman [2]" w:date="2017-08-07T10:53:00Z">
              <w:r>
                <w:rPr>
                  <w:sz w:val="20"/>
                </w:rPr>
                <w:t>String</w:t>
              </w:r>
            </w:ins>
          </w:p>
        </w:tc>
        <w:tc>
          <w:tcPr>
            <w:tcW w:w="1810" w:type="dxa"/>
          </w:tcPr>
          <w:p w14:paraId="51D57D65" w14:textId="45405505" w:rsidR="00FE68B8" w:rsidRPr="00D267CA" w:rsidRDefault="00E951C8" w:rsidP="00E40D99">
            <w:pPr>
              <w:jc w:val="left"/>
              <w:cnfStyle w:val="000000000000" w:firstRow="0" w:lastRow="0" w:firstColumn="0" w:lastColumn="0" w:oddVBand="0" w:evenVBand="0" w:oddHBand="0" w:evenHBand="0" w:firstRowFirstColumn="0" w:firstRowLastColumn="0" w:lastRowFirstColumn="0" w:lastRowLastColumn="0"/>
              <w:rPr>
                <w:ins w:id="2053" w:author="Gareth Pateman [2]" w:date="2017-08-07T10:53:00Z"/>
                <w:sz w:val="20"/>
              </w:rPr>
            </w:pPr>
            <w:ins w:id="2054" w:author="Gareth Pateman [2]" w:date="2017-08-07T11:09:00Z">
              <w:r>
                <w:rPr>
                  <w:sz w:val="20"/>
                </w:rPr>
                <w:t>Type of Service Provider that accepts payments.</w:t>
              </w:r>
            </w:ins>
          </w:p>
        </w:tc>
        <w:tc>
          <w:tcPr>
            <w:tcW w:w="851" w:type="dxa"/>
          </w:tcPr>
          <w:p w14:paraId="06387DBC" w14:textId="5678D398" w:rsidR="00FE68B8" w:rsidRPr="00536948" w:rsidRDefault="00FE68B8" w:rsidP="00E40D99">
            <w:pPr>
              <w:jc w:val="left"/>
              <w:cnfStyle w:val="000000000000" w:firstRow="0" w:lastRow="0" w:firstColumn="0" w:lastColumn="0" w:oddVBand="0" w:evenVBand="0" w:oddHBand="0" w:evenHBand="0" w:firstRowFirstColumn="0" w:firstRowLastColumn="0" w:lastRowFirstColumn="0" w:lastRowLastColumn="0"/>
              <w:rPr>
                <w:ins w:id="2055" w:author="Gareth Pateman [2]" w:date="2017-08-07T10:53:00Z"/>
                <w:sz w:val="20"/>
              </w:rPr>
            </w:pPr>
            <w:ins w:id="2056" w:author="Gareth Pateman [2]" w:date="2017-08-07T10:53:00Z">
              <w:r w:rsidRPr="00E42E58">
                <w:rPr>
                  <w:rFonts w:ascii="Wingdings" w:hAnsi="Wingdings" w:cs="Wingdings"/>
                  <w:sz w:val="20"/>
                </w:rPr>
                <w:t></w:t>
              </w:r>
            </w:ins>
            <w:ins w:id="2057" w:author="Gareth Pateman [2]" w:date="2017-08-07T11:11:00Z">
              <w:r w:rsidR="00E951C8">
                <w:rPr>
                  <w:sz w:val="20"/>
                </w:rPr>
                <w:t>NA</w:t>
              </w:r>
            </w:ins>
          </w:p>
          <w:p w14:paraId="403C5A4E" w14:textId="77777777" w:rsidR="00FE68B8" w:rsidRPr="00E42E58" w:rsidRDefault="00FE68B8" w:rsidP="00E40D99">
            <w:pPr>
              <w:jc w:val="left"/>
              <w:cnfStyle w:val="000000000000" w:firstRow="0" w:lastRow="0" w:firstColumn="0" w:lastColumn="0" w:oddVBand="0" w:evenVBand="0" w:oddHBand="0" w:evenHBand="0" w:firstRowFirstColumn="0" w:firstRowLastColumn="0" w:lastRowFirstColumn="0" w:lastRowLastColumn="0"/>
              <w:rPr>
                <w:ins w:id="2058" w:author="Gareth Pateman [2]" w:date="2017-08-07T10:53:00Z"/>
                <w:rFonts w:ascii="Wingdings" w:hAnsi="Wingdings" w:cs="Wingdings"/>
                <w:sz w:val="20"/>
              </w:rPr>
            </w:pPr>
            <w:ins w:id="2059" w:author="Gareth Pateman [2]" w:date="2017-08-07T10:53:00Z">
              <w:r w:rsidRPr="00B52FC7">
                <w:rPr>
                  <w:rFonts w:ascii="Wingdings" w:hAnsi="Wingdings" w:cs="Wingdings"/>
                  <w:sz w:val="20"/>
                </w:rPr>
                <w:t></w:t>
              </w:r>
              <w:r>
                <w:rPr>
                  <w:rFonts w:cs="Wingdings"/>
                  <w:sz w:val="20"/>
                </w:rPr>
                <w:t>O</w:t>
              </w:r>
            </w:ins>
          </w:p>
        </w:tc>
        <w:tc>
          <w:tcPr>
            <w:tcW w:w="2011" w:type="dxa"/>
          </w:tcPr>
          <w:p w14:paraId="66614756" w14:textId="77777777" w:rsidR="00FE68B8" w:rsidRPr="00D267CA" w:rsidRDefault="00FE68B8" w:rsidP="00E40D99">
            <w:pPr>
              <w:jc w:val="left"/>
              <w:cnfStyle w:val="000000000000" w:firstRow="0" w:lastRow="0" w:firstColumn="0" w:lastColumn="0" w:oddVBand="0" w:evenVBand="0" w:oddHBand="0" w:evenHBand="0" w:firstRowFirstColumn="0" w:firstRowLastColumn="0" w:lastRowFirstColumn="0" w:lastRowLastColumn="0"/>
              <w:rPr>
                <w:ins w:id="2060" w:author="Gareth Pateman [2]" w:date="2017-08-07T10:53:00Z"/>
                <w:sz w:val="20"/>
              </w:rPr>
            </w:pPr>
          </w:p>
        </w:tc>
        <w:tc>
          <w:tcPr>
            <w:tcW w:w="1536" w:type="dxa"/>
          </w:tcPr>
          <w:p w14:paraId="3CFAA8C0" w14:textId="77777777" w:rsidR="00FE68B8" w:rsidRPr="00D267CA" w:rsidRDefault="00FE68B8" w:rsidP="00E40D99">
            <w:pPr>
              <w:jc w:val="left"/>
              <w:cnfStyle w:val="000000000000" w:firstRow="0" w:lastRow="0" w:firstColumn="0" w:lastColumn="0" w:oddVBand="0" w:evenVBand="0" w:oddHBand="0" w:evenHBand="0" w:firstRowFirstColumn="0" w:firstRowLastColumn="0" w:lastRowFirstColumn="0" w:lastRowLastColumn="0"/>
              <w:rPr>
                <w:ins w:id="2061" w:author="Gareth Pateman [2]" w:date="2017-08-07T10:53:00Z"/>
                <w:sz w:val="20"/>
              </w:rPr>
            </w:pPr>
          </w:p>
        </w:tc>
      </w:tr>
      <w:tr w:rsidR="00E951C8" w:rsidRPr="00D267CA" w14:paraId="6617C871" w14:textId="77777777" w:rsidTr="00E40D99">
        <w:trPr>
          <w:cnfStyle w:val="000000100000" w:firstRow="0" w:lastRow="0" w:firstColumn="0" w:lastColumn="0" w:oddVBand="0" w:evenVBand="0" w:oddHBand="1" w:evenHBand="0" w:firstRowFirstColumn="0" w:firstRowLastColumn="0" w:lastRowFirstColumn="0" w:lastRowLastColumn="0"/>
          <w:ins w:id="2062" w:author="Gareth Pateman [2]" w:date="2017-08-07T11:08:00Z"/>
        </w:trPr>
        <w:tc>
          <w:tcPr>
            <w:cnfStyle w:val="001000000000" w:firstRow="0" w:lastRow="0" w:firstColumn="1" w:lastColumn="0" w:oddVBand="0" w:evenVBand="0" w:oddHBand="0" w:evenHBand="0" w:firstRowFirstColumn="0" w:firstRowLastColumn="0" w:lastRowFirstColumn="0" w:lastRowLastColumn="0"/>
            <w:tcW w:w="1562" w:type="dxa"/>
          </w:tcPr>
          <w:p w14:paraId="54CCB201" w14:textId="02749D9B" w:rsidR="00E951C8" w:rsidRDefault="00F8499D" w:rsidP="00E40D99">
            <w:pPr>
              <w:jc w:val="left"/>
              <w:rPr>
                <w:ins w:id="2063" w:author="Gareth Pateman [2]" w:date="2017-08-07T11:08:00Z"/>
                <w:b w:val="0"/>
                <w:sz w:val="20"/>
              </w:rPr>
            </w:pPr>
            <w:r>
              <w:rPr>
                <w:b w:val="0"/>
                <w:sz w:val="20"/>
              </w:rPr>
              <w:t>s</w:t>
            </w:r>
            <w:ins w:id="2064" w:author="Gareth Pateman [2]" w:date="2017-08-08T10:38:00Z">
              <w:r w:rsidR="00E40D99">
                <w:rPr>
                  <w:b w:val="0"/>
                  <w:sz w:val="20"/>
                </w:rPr>
                <w:t xml:space="preserve">erviceProvider </w:t>
              </w:r>
            </w:ins>
            <w:ins w:id="2065" w:author="Gareth Pateman [2]" w:date="2017-08-07T11:08:00Z">
              <w:r w:rsidR="00E951C8">
                <w:rPr>
                  <w:b w:val="0"/>
                  <w:sz w:val="20"/>
                </w:rPr>
                <w:t>SubType</w:t>
              </w:r>
            </w:ins>
          </w:p>
        </w:tc>
        <w:tc>
          <w:tcPr>
            <w:tcW w:w="1159" w:type="dxa"/>
          </w:tcPr>
          <w:p w14:paraId="4BD5AD20" w14:textId="5C39090F" w:rsidR="00E951C8" w:rsidRDefault="00E951C8" w:rsidP="00E40D99">
            <w:pPr>
              <w:jc w:val="left"/>
              <w:cnfStyle w:val="000000100000" w:firstRow="0" w:lastRow="0" w:firstColumn="0" w:lastColumn="0" w:oddVBand="0" w:evenVBand="0" w:oddHBand="1" w:evenHBand="0" w:firstRowFirstColumn="0" w:firstRowLastColumn="0" w:lastRowFirstColumn="0" w:lastRowLastColumn="0"/>
              <w:rPr>
                <w:ins w:id="2066" w:author="Gareth Pateman [2]" w:date="2017-08-07T11:08:00Z"/>
                <w:sz w:val="20"/>
              </w:rPr>
            </w:pPr>
            <w:ins w:id="2067" w:author="Gareth Pateman [2]" w:date="2017-08-07T11:09:00Z">
              <w:r>
                <w:rPr>
                  <w:sz w:val="20"/>
                </w:rPr>
                <w:t>String</w:t>
              </w:r>
            </w:ins>
          </w:p>
        </w:tc>
        <w:tc>
          <w:tcPr>
            <w:tcW w:w="1810" w:type="dxa"/>
          </w:tcPr>
          <w:p w14:paraId="5F5F7984" w14:textId="3B075F76" w:rsidR="00E951C8" w:rsidRDefault="00E951C8" w:rsidP="00E40D99">
            <w:pPr>
              <w:jc w:val="left"/>
              <w:cnfStyle w:val="000000100000" w:firstRow="0" w:lastRow="0" w:firstColumn="0" w:lastColumn="0" w:oddVBand="0" w:evenVBand="0" w:oddHBand="1" w:evenHBand="0" w:firstRowFirstColumn="0" w:firstRowLastColumn="0" w:lastRowFirstColumn="0" w:lastRowLastColumn="0"/>
              <w:rPr>
                <w:ins w:id="2068" w:author="Gareth Pateman [2]" w:date="2017-08-07T11:08:00Z"/>
                <w:sz w:val="20"/>
              </w:rPr>
            </w:pPr>
            <w:ins w:id="2069" w:author="Gareth Pateman [2]" w:date="2017-08-07T11:09:00Z">
              <w:r>
                <w:rPr>
                  <w:sz w:val="20"/>
                </w:rPr>
                <w:t>Sub-Ty</w:t>
              </w:r>
            </w:ins>
            <w:ins w:id="2070" w:author="Gareth Pateman [2]" w:date="2017-08-08T10:38:00Z">
              <w:r w:rsidR="00E40D99">
                <w:rPr>
                  <w:sz w:val="20"/>
                </w:rPr>
                <w:t>p</w:t>
              </w:r>
            </w:ins>
            <w:ins w:id="2071" w:author="Gareth Pateman [2]" w:date="2017-08-07T11:09:00Z">
              <w:r>
                <w:rPr>
                  <w:sz w:val="20"/>
                </w:rPr>
                <w:t>e of Service Pro</w:t>
              </w:r>
            </w:ins>
            <w:ins w:id="2072" w:author="Gareth Pateman [2]" w:date="2017-08-07T11:10:00Z">
              <w:r>
                <w:rPr>
                  <w:sz w:val="20"/>
                </w:rPr>
                <w:t>vider</w:t>
              </w:r>
            </w:ins>
          </w:p>
        </w:tc>
        <w:tc>
          <w:tcPr>
            <w:tcW w:w="851" w:type="dxa"/>
          </w:tcPr>
          <w:p w14:paraId="4776AB01" w14:textId="77777777" w:rsidR="00E951C8" w:rsidRPr="00536948" w:rsidRDefault="00E951C8" w:rsidP="00E951C8">
            <w:pPr>
              <w:jc w:val="left"/>
              <w:cnfStyle w:val="000000100000" w:firstRow="0" w:lastRow="0" w:firstColumn="0" w:lastColumn="0" w:oddVBand="0" w:evenVBand="0" w:oddHBand="1" w:evenHBand="0" w:firstRowFirstColumn="0" w:firstRowLastColumn="0" w:lastRowFirstColumn="0" w:lastRowLastColumn="0"/>
              <w:rPr>
                <w:ins w:id="2073" w:author="Gareth Pateman [2]" w:date="2017-08-07T11:11:00Z"/>
                <w:sz w:val="20"/>
              </w:rPr>
            </w:pPr>
            <w:ins w:id="2074" w:author="Gareth Pateman [2]" w:date="2017-08-07T11:11:00Z">
              <w:r w:rsidRPr="00E42E58">
                <w:rPr>
                  <w:rFonts w:ascii="Wingdings" w:hAnsi="Wingdings" w:cs="Wingdings"/>
                  <w:sz w:val="20"/>
                </w:rPr>
                <w:t></w:t>
              </w:r>
              <w:r>
                <w:rPr>
                  <w:sz w:val="20"/>
                </w:rPr>
                <w:t>NA</w:t>
              </w:r>
            </w:ins>
          </w:p>
          <w:p w14:paraId="6CC5B56F" w14:textId="2E8B1EFB" w:rsidR="00E951C8" w:rsidRPr="00E42E58" w:rsidRDefault="00E951C8" w:rsidP="00E951C8">
            <w:pPr>
              <w:jc w:val="left"/>
              <w:cnfStyle w:val="000000100000" w:firstRow="0" w:lastRow="0" w:firstColumn="0" w:lastColumn="0" w:oddVBand="0" w:evenVBand="0" w:oddHBand="1" w:evenHBand="0" w:firstRowFirstColumn="0" w:firstRowLastColumn="0" w:lastRowFirstColumn="0" w:lastRowLastColumn="0"/>
              <w:rPr>
                <w:ins w:id="2075" w:author="Gareth Pateman [2]" w:date="2017-08-07T11:08:00Z"/>
                <w:rFonts w:ascii="Wingdings" w:hAnsi="Wingdings" w:cs="Wingdings"/>
                <w:sz w:val="20"/>
              </w:rPr>
            </w:pPr>
            <w:ins w:id="2076" w:author="Gareth Pateman [2]" w:date="2017-08-07T11:11:00Z">
              <w:r w:rsidRPr="00B52FC7">
                <w:rPr>
                  <w:rFonts w:ascii="Wingdings" w:hAnsi="Wingdings" w:cs="Wingdings"/>
                  <w:sz w:val="20"/>
                </w:rPr>
                <w:t></w:t>
              </w:r>
              <w:r>
                <w:rPr>
                  <w:rFonts w:cs="Wingdings"/>
                  <w:sz w:val="20"/>
                </w:rPr>
                <w:t>O</w:t>
              </w:r>
            </w:ins>
          </w:p>
        </w:tc>
        <w:tc>
          <w:tcPr>
            <w:tcW w:w="2011" w:type="dxa"/>
          </w:tcPr>
          <w:p w14:paraId="77CE6685" w14:textId="77777777" w:rsidR="00E951C8" w:rsidRPr="00D267CA" w:rsidRDefault="00E951C8" w:rsidP="00E40D99">
            <w:pPr>
              <w:jc w:val="left"/>
              <w:cnfStyle w:val="000000100000" w:firstRow="0" w:lastRow="0" w:firstColumn="0" w:lastColumn="0" w:oddVBand="0" w:evenVBand="0" w:oddHBand="1" w:evenHBand="0" w:firstRowFirstColumn="0" w:firstRowLastColumn="0" w:lastRowFirstColumn="0" w:lastRowLastColumn="0"/>
              <w:rPr>
                <w:ins w:id="2077" w:author="Gareth Pateman [2]" w:date="2017-08-07T11:08:00Z"/>
                <w:sz w:val="20"/>
              </w:rPr>
            </w:pPr>
          </w:p>
        </w:tc>
        <w:tc>
          <w:tcPr>
            <w:tcW w:w="1536" w:type="dxa"/>
          </w:tcPr>
          <w:p w14:paraId="443FFE9E" w14:textId="77777777" w:rsidR="00E951C8" w:rsidRPr="00D267CA" w:rsidRDefault="00E951C8" w:rsidP="00E40D99">
            <w:pPr>
              <w:jc w:val="left"/>
              <w:cnfStyle w:val="000000100000" w:firstRow="0" w:lastRow="0" w:firstColumn="0" w:lastColumn="0" w:oddVBand="0" w:evenVBand="0" w:oddHBand="1" w:evenHBand="0" w:firstRowFirstColumn="0" w:firstRowLastColumn="0" w:lastRowFirstColumn="0" w:lastRowLastColumn="0"/>
              <w:rPr>
                <w:ins w:id="2078" w:author="Gareth Pateman [2]" w:date="2017-08-07T11:08:00Z"/>
                <w:sz w:val="20"/>
              </w:rPr>
            </w:pPr>
          </w:p>
        </w:tc>
      </w:tr>
      <w:tr w:rsidR="00FE68B8" w:rsidRPr="00D267CA" w14:paraId="20B98159" w14:textId="77777777" w:rsidTr="00E40D99">
        <w:trPr>
          <w:ins w:id="2079" w:author="Gareth Pateman [2]" w:date="2017-08-07T10:53:00Z"/>
        </w:trPr>
        <w:tc>
          <w:tcPr>
            <w:cnfStyle w:val="001000000000" w:firstRow="0" w:lastRow="0" w:firstColumn="1" w:lastColumn="0" w:oddVBand="0" w:evenVBand="0" w:oddHBand="0" w:evenHBand="0" w:firstRowFirstColumn="0" w:firstRowLastColumn="0" w:lastRowFirstColumn="0" w:lastRowLastColumn="0"/>
            <w:tcW w:w="1562" w:type="dxa"/>
          </w:tcPr>
          <w:p w14:paraId="6D983EB0" w14:textId="7B4C3734" w:rsidR="00FE68B8" w:rsidRDefault="00F8499D" w:rsidP="00E40D99">
            <w:pPr>
              <w:jc w:val="left"/>
              <w:rPr>
                <w:ins w:id="2080" w:author="Gareth Pateman [2]" w:date="2017-08-07T10:53:00Z"/>
                <w:b w:val="0"/>
                <w:sz w:val="20"/>
              </w:rPr>
            </w:pPr>
            <w:r>
              <w:rPr>
                <w:b w:val="0"/>
                <w:sz w:val="20"/>
              </w:rPr>
              <w:t>s</w:t>
            </w:r>
            <w:ins w:id="2081" w:author="Gareth Pateman [2]" w:date="2017-08-07T10:53:00Z">
              <w:r w:rsidR="00FE68B8">
                <w:rPr>
                  <w:b w:val="0"/>
                  <w:sz w:val="20"/>
                </w:rPr>
                <w:t xml:space="preserve">upplementary </w:t>
              </w:r>
            </w:ins>
            <w:ins w:id="2082" w:author="Gareth Pateman [2]" w:date="2017-08-07T11:11:00Z">
              <w:r w:rsidR="00E951C8">
                <w:rPr>
                  <w:b w:val="0"/>
                  <w:sz w:val="20"/>
                </w:rPr>
                <w:t>ServiceProviderDetails</w:t>
              </w:r>
            </w:ins>
          </w:p>
        </w:tc>
        <w:tc>
          <w:tcPr>
            <w:tcW w:w="1159" w:type="dxa"/>
          </w:tcPr>
          <w:p w14:paraId="04A9E47F" w14:textId="77777777" w:rsidR="00FE68B8" w:rsidRDefault="00FE68B8" w:rsidP="00E40D99">
            <w:pPr>
              <w:jc w:val="left"/>
              <w:cnfStyle w:val="000000000000" w:firstRow="0" w:lastRow="0" w:firstColumn="0" w:lastColumn="0" w:oddVBand="0" w:evenVBand="0" w:oddHBand="0" w:evenHBand="0" w:firstRowFirstColumn="0" w:firstRowLastColumn="0" w:lastRowFirstColumn="0" w:lastRowLastColumn="0"/>
              <w:rPr>
                <w:ins w:id="2083" w:author="Gareth Pateman [2]" w:date="2017-08-07T10:53:00Z"/>
                <w:sz w:val="20"/>
              </w:rPr>
            </w:pPr>
            <w:ins w:id="2084" w:author="Gareth Pateman [2]" w:date="2017-08-07T10:53:00Z">
              <w:r>
                <w:rPr>
                  <w:sz w:val="20"/>
                </w:rPr>
                <w:t>Reference Array</w:t>
              </w:r>
            </w:ins>
          </w:p>
        </w:tc>
        <w:tc>
          <w:tcPr>
            <w:tcW w:w="1810" w:type="dxa"/>
          </w:tcPr>
          <w:p w14:paraId="04AF87AD" w14:textId="5D37FC97" w:rsidR="00FE68B8" w:rsidRDefault="00FE68B8" w:rsidP="00E40D99">
            <w:pPr>
              <w:jc w:val="left"/>
              <w:cnfStyle w:val="000000000000" w:firstRow="0" w:lastRow="0" w:firstColumn="0" w:lastColumn="0" w:oddVBand="0" w:evenVBand="0" w:oddHBand="0" w:evenHBand="0" w:firstRowFirstColumn="0" w:firstRowLastColumn="0" w:lastRowFirstColumn="0" w:lastRowLastColumn="0"/>
              <w:rPr>
                <w:ins w:id="2085" w:author="Gareth Pateman [2]" w:date="2017-08-07T10:53:00Z"/>
                <w:sz w:val="20"/>
              </w:rPr>
            </w:pPr>
            <w:ins w:id="2086" w:author="Gareth Pateman [2]" w:date="2017-08-07T10:53:00Z">
              <w:r>
                <w:rPr>
                  <w:sz w:val="20"/>
                </w:rPr>
                <w:t xml:space="preserve">In some cases, </w:t>
              </w:r>
            </w:ins>
            <w:ins w:id="2087" w:author="Gareth Pateman [2]" w:date="2017-08-07T11:11:00Z">
              <w:r w:rsidR="00E951C8">
                <w:rPr>
                  <w:sz w:val="20"/>
                </w:rPr>
                <w:t>further information for a service pro</w:t>
              </w:r>
            </w:ins>
            <w:ins w:id="2088" w:author="Gareth Pateman [2]" w:date="2017-08-07T11:12:00Z">
              <w:r w:rsidR="00E951C8">
                <w:rPr>
                  <w:sz w:val="20"/>
                </w:rPr>
                <w:t>vider can be returned</w:t>
              </w:r>
            </w:ins>
            <w:ins w:id="2089" w:author="Gareth Pateman [2]" w:date="2017-08-07T10:53:00Z">
              <w:r>
                <w:rPr>
                  <w:sz w:val="20"/>
                </w:rPr>
                <w:t xml:space="preserve">. </w:t>
              </w:r>
              <w:r>
                <w:rPr>
                  <w:sz w:val="20"/>
                </w:rPr>
                <w:lastRenderedPageBreak/>
                <w:t>This key-value collection enables further</w:t>
              </w:r>
            </w:ins>
            <w:ins w:id="2090" w:author="Gareth Pateman [2]" w:date="2017-08-07T11:12:00Z">
              <w:r w:rsidR="00E951C8">
                <w:rPr>
                  <w:sz w:val="20"/>
                </w:rPr>
                <w:t xml:space="preserve"> </w:t>
              </w:r>
            </w:ins>
            <w:ins w:id="2091" w:author="Gareth Pateman [2]" w:date="2017-08-07T10:53:00Z">
              <w:r>
                <w:rPr>
                  <w:sz w:val="20"/>
                </w:rPr>
                <w:t>information to be supplied.</w:t>
              </w:r>
            </w:ins>
          </w:p>
        </w:tc>
        <w:tc>
          <w:tcPr>
            <w:tcW w:w="851" w:type="dxa"/>
          </w:tcPr>
          <w:p w14:paraId="5CF4996A" w14:textId="77B032BD" w:rsidR="00FE68B8" w:rsidRPr="00536948" w:rsidRDefault="00FE68B8" w:rsidP="00E40D99">
            <w:pPr>
              <w:jc w:val="left"/>
              <w:cnfStyle w:val="000000000000" w:firstRow="0" w:lastRow="0" w:firstColumn="0" w:lastColumn="0" w:oddVBand="0" w:evenVBand="0" w:oddHBand="0" w:evenHBand="0" w:firstRowFirstColumn="0" w:firstRowLastColumn="0" w:lastRowFirstColumn="0" w:lastRowLastColumn="0"/>
              <w:rPr>
                <w:ins w:id="2092" w:author="Gareth Pateman [2]" w:date="2017-08-07T10:53:00Z"/>
                <w:sz w:val="20"/>
              </w:rPr>
            </w:pPr>
            <w:ins w:id="2093" w:author="Gareth Pateman [2]" w:date="2017-08-07T10:53:00Z">
              <w:r w:rsidRPr="00E42E58">
                <w:rPr>
                  <w:rFonts w:ascii="Wingdings" w:hAnsi="Wingdings" w:cs="Wingdings"/>
                  <w:sz w:val="20"/>
                </w:rPr>
                <w:lastRenderedPageBreak/>
                <w:t></w:t>
              </w:r>
            </w:ins>
            <w:ins w:id="2094" w:author="Gareth Pateman [2]" w:date="2017-08-07T11:12:00Z">
              <w:r w:rsidR="00E951C8">
                <w:rPr>
                  <w:sz w:val="20"/>
                </w:rPr>
                <w:t>NA</w:t>
              </w:r>
            </w:ins>
          </w:p>
          <w:p w14:paraId="2EAE5FBC" w14:textId="77777777" w:rsidR="00FE68B8" w:rsidRPr="00E42E58" w:rsidRDefault="00FE68B8" w:rsidP="00E40D99">
            <w:pPr>
              <w:jc w:val="left"/>
              <w:cnfStyle w:val="000000000000" w:firstRow="0" w:lastRow="0" w:firstColumn="0" w:lastColumn="0" w:oddVBand="0" w:evenVBand="0" w:oddHBand="0" w:evenHBand="0" w:firstRowFirstColumn="0" w:firstRowLastColumn="0" w:lastRowFirstColumn="0" w:lastRowLastColumn="0"/>
              <w:rPr>
                <w:ins w:id="2095" w:author="Gareth Pateman [2]" w:date="2017-08-07T10:53:00Z"/>
                <w:rFonts w:ascii="Wingdings" w:hAnsi="Wingdings" w:cs="Wingdings"/>
                <w:sz w:val="20"/>
              </w:rPr>
            </w:pPr>
            <w:ins w:id="2096" w:author="Gareth Pateman [2]" w:date="2017-08-07T10:53:00Z">
              <w:r w:rsidRPr="00B52FC7">
                <w:rPr>
                  <w:rFonts w:ascii="Wingdings" w:hAnsi="Wingdings" w:cs="Wingdings"/>
                  <w:sz w:val="20"/>
                </w:rPr>
                <w:t></w:t>
              </w:r>
              <w:r>
                <w:rPr>
                  <w:rFonts w:cs="Wingdings"/>
                  <w:sz w:val="20"/>
                </w:rPr>
                <w:t>O</w:t>
              </w:r>
            </w:ins>
          </w:p>
        </w:tc>
        <w:tc>
          <w:tcPr>
            <w:tcW w:w="2011" w:type="dxa"/>
          </w:tcPr>
          <w:p w14:paraId="729B7C2C" w14:textId="01817CC5" w:rsidR="00FE68B8" w:rsidRPr="00D267CA" w:rsidRDefault="00E951C8" w:rsidP="00E40D99">
            <w:pPr>
              <w:jc w:val="left"/>
              <w:cnfStyle w:val="000000000000" w:firstRow="0" w:lastRow="0" w:firstColumn="0" w:lastColumn="0" w:oddVBand="0" w:evenVBand="0" w:oddHBand="0" w:evenHBand="0" w:firstRowFirstColumn="0" w:firstRowLastColumn="0" w:lastRowFirstColumn="0" w:lastRowLastColumn="0"/>
              <w:rPr>
                <w:ins w:id="2097" w:author="Gareth Pateman [2]" w:date="2017-08-07T10:53:00Z"/>
                <w:sz w:val="20"/>
              </w:rPr>
            </w:pPr>
            <w:ins w:id="2098" w:author="Gareth Pateman [2]" w:date="2017-08-07T11:15:00Z">
              <w:r>
                <w:rPr>
                  <w:sz w:val="20"/>
                </w:rPr>
                <w:fldChar w:fldCharType="begin"/>
              </w:r>
              <w:r>
                <w:rPr>
                  <w:sz w:val="20"/>
                  <w:szCs w:val="20"/>
                </w:rPr>
                <w:instrText xml:space="preserve"> HYPERLINK  \l "_Metadata_Object" </w:instrText>
              </w:r>
              <w:r>
                <w:rPr>
                  <w:sz w:val="20"/>
                </w:rPr>
                <w:fldChar w:fldCharType="separate"/>
              </w:r>
              <w:r w:rsidRPr="00E951C8">
                <w:rPr>
                  <w:rStyle w:val="Hyperlink"/>
                  <w:sz w:val="20"/>
                </w:rPr>
                <w:t>Supplementary Service Provider Details</w:t>
              </w:r>
              <w:r>
                <w:rPr>
                  <w:sz w:val="20"/>
                </w:rPr>
                <w:fldChar w:fldCharType="end"/>
              </w:r>
            </w:ins>
            <w:ins w:id="2099" w:author="Gareth Pateman [2]" w:date="2017-08-07T10:53:00Z">
              <w:r w:rsidR="00FE68B8">
                <w:rPr>
                  <w:sz w:val="20"/>
                </w:rPr>
                <w:t xml:space="preserve"> </w:t>
              </w:r>
            </w:ins>
          </w:p>
        </w:tc>
        <w:tc>
          <w:tcPr>
            <w:tcW w:w="1536" w:type="dxa"/>
          </w:tcPr>
          <w:p w14:paraId="51F78BC2" w14:textId="77777777" w:rsidR="00FE68B8" w:rsidRDefault="00FE68B8" w:rsidP="00E40D99">
            <w:pPr>
              <w:jc w:val="left"/>
              <w:cnfStyle w:val="000000000000" w:firstRow="0" w:lastRow="0" w:firstColumn="0" w:lastColumn="0" w:oddVBand="0" w:evenVBand="0" w:oddHBand="0" w:evenHBand="0" w:firstRowFirstColumn="0" w:firstRowLastColumn="0" w:lastRowFirstColumn="0" w:lastRowLastColumn="0"/>
              <w:rPr>
                <w:ins w:id="2100" w:author="Gareth Pateman [2]" w:date="2017-08-07T10:53:00Z"/>
                <w:sz w:val="20"/>
              </w:rPr>
            </w:pPr>
          </w:p>
        </w:tc>
      </w:tr>
    </w:tbl>
    <w:p w14:paraId="3E27AEF2" w14:textId="77777777" w:rsidR="00FE68B8" w:rsidRDefault="00FE68B8" w:rsidP="00A22871">
      <w:pPr>
        <w:rPr>
          <w:color w:val="FF0000"/>
        </w:rPr>
      </w:pPr>
    </w:p>
    <w:p w14:paraId="370B9783" w14:textId="77777777" w:rsidR="00A22871" w:rsidRDefault="00A22871" w:rsidP="002F254C">
      <w:pPr>
        <w:pStyle w:val="Heading2"/>
      </w:pPr>
      <w:bookmarkStart w:id="2101" w:name="_Debit_Mandates_API"/>
      <w:bookmarkStart w:id="2102" w:name="_Toc513209454"/>
      <w:bookmarkEnd w:id="2101"/>
      <w:r>
        <w:t>Debit Mandates API</w:t>
      </w:r>
      <w:bookmarkEnd w:id="2102"/>
    </w:p>
    <w:p w14:paraId="52C04545" w14:textId="77777777" w:rsidR="00A22871" w:rsidRDefault="00A22871" w:rsidP="002F254C">
      <w:pPr>
        <w:pStyle w:val="NormalParagraph"/>
      </w:pPr>
      <w:r>
        <w:t>The Debit Mandates API is used to enable a mobile money customer to provide prior approval for payments to be taken from their account by the indicated payee. If the amount property is not supplied, the mandate is considered open, i.e. the payer would be able to take any amount. Due to the need to obtain explicit payer approval, requests for mandates are typically asynchronous in nature. Mandates can be created, changed and inactivated. The URI format is as follows:</w:t>
      </w:r>
    </w:p>
    <w:p w14:paraId="352E4940" w14:textId="77777777" w:rsidR="00A22871" w:rsidRDefault="00A22871" w:rsidP="002F254C">
      <w:pPr>
        <w:pStyle w:val="ListBullet1"/>
      </w:pPr>
      <w:r w:rsidRPr="00BD0617">
        <w:t>Creation</w:t>
      </w:r>
      <w:r>
        <w:t xml:space="preserve">: </w:t>
      </w:r>
      <w:r w:rsidRPr="00A32FD0">
        <w:rPr>
          <w:i/>
        </w:rPr>
        <w:t xml:space="preserve">POST </w:t>
      </w:r>
      <w:r>
        <w:rPr>
          <w:i/>
        </w:rPr>
        <w:t>/a</w:t>
      </w:r>
      <w:r w:rsidRPr="00A32FD0">
        <w:rPr>
          <w:i/>
        </w:rPr>
        <w:t>ccounts</w:t>
      </w:r>
      <w:r>
        <w:rPr>
          <w:i/>
        </w:rPr>
        <w:t>/</w:t>
      </w:r>
      <w:r>
        <w:t>{Account Identifiers}</w:t>
      </w:r>
      <w:r>
        <w:rPr>
          <w:i/>
        </w:rPr>
        <w:t>/d</w:t>
      </w:r>
      <w:r w:rsidRPr="00A32FD0">
        <w:rPr>
          <w:i/>
        </w:rPr>
        <w:t>ebit</w:t>
      </w:r>
      <w:r>
        <w:rPr>
          <w:i/>
        </w:rPr>
        <w:t>m</w:t>
      </w:r>
      <w:r w:rsidRPr="00A32FD0">
        <w:rPr>
          <w:i/>
        </w:rPr>
        <w:t>andates</w:t>
      </w:r>
      <w:r>
        <w:t>.</w:t>
      </w:r>
    </w:p>
    <w:p w14:paraId="4BBCE647" w14:textId="77777777" w:rsidR="00A22871" w:rsidRPr="00485808" w:rsidRDefault="00A22871" w:rsidP="002F254C">
      <w:pPr>
        <w:pStyle w:val="ListBullet1"/>
        <w:rPr>
          <w:i/>
        </w:rPr>
      </w:pPr>
      <w:r w:rsidRPr="002A3881">
        <w:t>Update</w:t>
      </w:r>
      <w:r>
        <w:t xml:space="preserve">: In order to update a debit mandate, a HTTP PATCH is used. Format is: </w:t>
      </w:r>
      <w:r w:rsidRPr="00485808">
        <w:rPr>
          <w:i/>
        </w:rPr>
        <w:t>PATCH /accounts/{Account Identifiers}/debitmandates/{Mandate Reference}</w:t>
      </w:r>
    </w:p>
    <w:p w14:paraId="28DB1D51" w14:textId="77777777" w:rsidR="00A22871" w:rsidRDefault="00A22871" w:rsidP="002F254C">
      <w:pPr>
        <w:pStyle w:val="ListBullet1"/>
      </w:pPr>
      <w:r w:rsidRPr="00BD0617">
        <w:t>Read</w:t>
      </w:r>
      <w:r>
        <w:t xml:space="preserve">. </w:t>
      </w:r>
      <w:r w:rsidRPr="00485808">
        <w:rPr>
          <w:i/>
        </w:rPr>
        <w:t>GET /accounts/{Account Identifiers}/debitmandates/{Mandate Reference}.</w:t>
      </w:r>
    </w:p>
    <w:p w14:paraId="222EE745" w14:textId="77777777" w:rsidR="00A22871" w:rsidRDefault="00A22871" w:rsidP="002F254C">
      <w:pPr>
        <w:pStyle w:val="Heading3"/>
      </w:pPr>
      <w:bookmarkStart w:id="2103" w:name="_Toc459720555"/>
      <w:bookmarkStart w:id="2104" w:name="_Toc459720675"/>
      <w:bookmarkStart w:id="2105" w:name="_Toc459720792"/>
      <w:bookmarkStart w:id="2106" w:name="_Toc459720909"/>
      <w:bookmarkStart w:id="2107" w:name="_Toc459721027"/>
      <w:bookmarkStart w:id="2108" w:name="_Toc513209455"/>
      <w:bookmarkEnd w:id="2103"/>
      <w:bookmarkEnd w:id="2104"/>
      <w:bookmarkEnd w:id="2105"/>
      <w:bookmarkEnd w:id="2106"/>
      <w:bookmarkEnd w:id="2107"/>
      <w:r>
        <w:t>Debit Mandates Object</w:t>
      </w:r>
      <w:bookmarkEnd w:id="2108"/>
    </w:p>
    <w:tbl>
      <w:tblPr>
        <w:tblStyle w:val="PlainTable21"/>
        <w:tblW w:w="8788"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ayout w:type="fixed"/>
        <w:tblLook w:val="04A0" w:firstRow="1" w:lastRow="0" w:firstColumn="1" w:lastColumn="0" w:noHBand="0" w:noVBand="1"/>
        <w:tblPrChange w:id="2109" w:author="Gareth Pateman" w:date="2018-04-18T16:17:00Z">
          <w:tblPr>
            <w:tblStyle w:val="PlainTable21"/>
            <w:tblW w:w="8788"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ook w:val="04A0" w:firstRow="1" w:lastRow="0" w:firstColumn="1" w:lastColumn="0" w:noHBand="0" w:noVBand="1"/>
          </w:tblPr>
        </w:tblPrChange>
      </w:tblPr>
      <w:tblGrid>
        <w:gridCol w:w="1555"/>
        <w:gridCol w:w="1134"/>
        <w:gridCol w:w="2551"/>
        <w:gridCol w:w="709"/>
        <w:gridCol w:w="1276"/>
        <w:gridCol w:w="1563"/>
        <w:tblGridChange w:id="2110">
          <w:tblGrid>
            <w:gridCol w:w="1555"/>
            <w:gridCol w:w="1134"/>
            <w:gridCol w:w="2551"/>
            <w:gridCol w:w="709"/>
            <w:gridCol w:w="1276"/>
            <w:gridCol w:w="1563"/>
          </w:tblGrid>
        </w:tblGridChange>
      </w:tblGrid>
      <w:tr w:rsidR="00A22871" w:rsidRPr="00D267CA" w14:paraId="2E6066E9" w14:textId="77777777" w:rsidTr="007E4B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8" w:type="dxa"/>
            <w:gridSpan w:val="6"/>
            <w:shd w:val="clear" w:color="auto" w:fill="F2F2F2" w:themeFill="background1" w:themeFillShade="F2"/>
            <w:tcPrChange w:id="2111" w:author="Gareth Pateman" w:date="2018-04-18T16:17:00Z">
              <w:tcPr>
                <w:tcW w:w="8786" w:type="dxa"/>
                <w:gridSpan w:val="6"/>
                <w:shd w:val="clear" w:color="auto" w:fill="F2F2F2" w:themeFill="background1" w:themeFillShade="F2"/>
              </w:tcPr>
            </w:tcPrChange>
          </w:tcPr>
          <w:p w14:paraId="7C6AF5B0" w14:textId="77777777" w:rsidR="00A22871" w:rsidRPr="00D267CA" w:rsidRDefault="00A22871" w:rsidP="00A22871">
            <w:pPr>
              <w:jc w:val="center"/>
              <w:cnfStyle w:val="101000000000" w:firstRow="1" w:lastRow="0" w:firstColumn="1" w:lastColumn="0" w:oddVBand="0" w:evenVBand="0" w:oddHBand="0" w:evenHBand="0" w:firstRowFirstColumn="0" w:firstRowLastColumn="0" w:lastRowFirstColumn="0" w:lastRowLastColumn="0"/>
              <w:rPr>
                <w:sz w:val="20"/>
              </w:rPr>
            </w:pPr>
            <w:r>
              <w:rPr>
                <w:sz w:val="28"/>
              </w:rPr>
              <w:t>Debit Mandate</w:t>
            </w:r>
            <w:r w:rsidRPr="005115BD">
              <w:rPr>
                <w:sz w:val="28"/>
              </w:rPr>
              <w:t xml:space="preserve"> Object Properties</w:t>
            </w:r>
          </w:p>
        </w:tc>
      </w:tr>
      <w:tr w:rsidR="007E4B18" w:rsidRPr="00D267CA" w14:paraId="4F894470" w14:textId="77777777" w:rsidTr="007E4B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358C9CB" w14:textId="77777777" w:rsidR="00A22871" w:rsidRPr="00195442" w:rsidRDefault="00A22871" w:rsidP="00A22871">
            <w:pPr>
              <w:rPr>
                <w:sz w:val="20"/>
              </w:rPr>
            </w:pPr>
            <w:r w:rsidRPr="00195442">
              <w:rPr>
                <w:sz w:val="20"/>
              </w:rPr>
              <w:t>Name</w:t>
            </w:r>
          </w:p>
        </w:tc>
        <w:tc>
          <w:tcPr>
            <w:tcW w:w="1134" w:type="dxa"/>
          </w:tcPr>
          <w:p w14:paraId="40423FB9"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Type</w:t>
            </w:r>
          </w:p>
        </w:tc>
        <w:tc>
          <w:tcPr>
            <w:tcW w:w="2551" w:type="dxa"/>
          </w:tcPr>
          <w:p w14:paraId="489360EB"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Pr>
                <w:b/>
                <w:sz w:val="20"/>
              </w:rPr>
              <w:t>Description</w:t>
            </w:r>
          </w:p>
        </w:tc>
        <w:tc>
          <w:tcPr>
            <w:tcW w:w="709" w:type="dxa"/>
          </w:tcPr>
          <w:p w14:paraId="58F9E080"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p>
        </w:tc>
        <w:tc>
          <w:tcPr>
            <w:tcW w:w="1276" w:type="dxa"/>
          </w:tcPr>
          <w:p w14:paraId="05267322"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Reference</w:t>
            </w:r>
          </w:p>
        </w:tc>
        <w:tc>
          <w:tcPr>
            <w:tcW w:w="1563" w:type="dxa"/>
          </w:tcPr>
          <w:p w14:paraId="2F1B90A8"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Validation</w:t>
            </w:r>
          </w:p>
        </w:tc>
      </w:tr>
      <w:tr w:rsidR="007E4B18" w:rsidRPr="00D267CA" w14:paraId="1FFB9C47" w14:textId="77777777" w:rsidTr="007E4B18">
        <w:tc>
          <w:tcPr>
            <w:cnfStyle w:val="001000000000" w:firstRow="0" w:lastRow="0" w:firstColumn="1" w:lastColumn="0" w:oddVBand="0" w:evenVBand="0" w:oddHBand="0" w:evenHBand="0" w:firstRowFirstColumn="0" w:firstRowLastColumn="0" w:lastRowFirstColumn="0" w:lastRowLastColumn="0"/>
            <w:tcW w:w="1555" w:type="dxa"/>
          </w:tcPr>
          <w:p w14:paraId="60135A7F" w14:textId="236C0177" w:rsidR="00A22871" w:rsidRPr="00D267CA" w:rsidRDefault="00F8499D" w:rsidP="002F254C">
            <w:pPr>
              <w:jc w:val="left"/>
              <w:rPr>
                <w:b w:val="0"/>
                <w:sz w:val="20"/>
              </w:rPr>
            </w:pPr>
            <w:r>
              <w:rPr>
                <w:b w:val="0"/>
                <w:sz w:val="20"/>
              </w:rPr>
              <w:t>c</w:t>
            </w:r>
            <w:r w:rsidR="00A22871" w:rsidRPr="00D267CA">
              <w:rPr>
                <w:b w:val="0"/>
                <w:sz w:val="20"/>
              </w:rPr>
              <w:t>urrency</w:t>
            </w:r>
          </w:p>
        </w:tc>
        <w:tc>
          <w:tcPr>
            <w:tcW w:w="1134" w:type="dxa"/>
          </w:tcPr>
          <w:p w14:paraId="6183A3DC"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D267CA">
              <w:rPr>
                <w:sz w:val="20"/>
              </w:rPr>
              <w:t>String</w:t>
            </w:r>
          </w:p>
        </w:tc>
        <w:tc>
          <w:tcPr>
            <w:tcW w:w="2551" w:type="dxa"/>
          </w:tcPr>
          <w:p w14:paraId="12321414"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D267CA">
              <w:rPr>
                <w:sz w:val="20"/>
              </w:rPr>
              <w:t>Currency of the principal transaction amount</w:t>
            </w:r>
            <w:r>
              <w:rPr>
                <w:sz w:val="20"/>
              </w:rPr>
              <w:t>.</w:t>
            </w:r>
          </w:p>
        </w:tc>
        <w:tc>
          <w:tcPr>
            <w:tcW w:w="709" w:type="dxa"/>
          </w:tcPr>
          <w:p w14:paraId="2638FEFC" w14:textId="77777777" w:rsidR="00A22871" w:rsidRPr="00536948"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B175BA">
              <w:rPr>
                <w:rFonts w:ascii="Wingdings" w:hAnsi="Wingdings" w:cs="Wingdings"/>
                <w:sz w:val="20"/>
              </w:rPr>
              <w:t></w:t>
            </w:r>
            <w:r>
              <w:rPr>
                <w:sz w:val="20"/>
              </w:rPr>
              <w:t>O</w:t>
            </w:r>
          </w:p>
          <w:p w14:paraId="739ADA77" w14:textId="77777777" w:rsidR="00A22871" w:rsidRPr="00B175BA" w:rsidRDefault="00A22871" w:rsidP="002F254C">
            <w:pPr>
              <w:jc w:val="left"/>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175BA">
              <w:rPr>
                <w:rFonts w:ascii="Wingdings" w:hAnsi="Wingdings" w:cs="Wingdings"/>
                <w:sz w:val="20"/>
              </w:rPr>
              <w:t></w:t>
            </w:r>
            <w:r>
              <w:rPr>
                <w:rFonts w:cs="Wingdings"/>
                <w:sz w:val="20"/>
              </w:rPr>
              <w:t>O</w:t>
            </w:r>
          </w:p>
        </w:tc>
        <w:tc>
          <w:tcPr>
            <w:tcW w:w="1276" w:type="dxa"/>
          </w:tcPr>
          <w:p w14:paraId="16BC0E08"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c>
          <w:tcPr>
            <w:tcW w:w="1563" w:type="dxa"/>
          </w:tcPr>
          <w:p w14:paraId="4772F3B1" w14:textId="71A623F5"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 xml:space="preserve">Enumeration = </w:t>
            </w:r>
            <w:hyperlink w:anchor="_ISO_Currency_Codes" w:history="1">
              <w:r w:rsidR="00553C1C" w:rsidRPr="00E90944">
                <w:rPr>
                  <w:rStyle w:val="Hyperlink"/>
                  <w:sz w:val="20"/>
                  <w:szCs w:val="20"/>
                </w:rPr>
                <w:t>ISO Currency Codes</w:t>
              </w:r>
            </w:hyperlink>
          </w:p>
        </w:tc>
      </w:tr>
      <w:tr w:rsidR="007E4B18" w:rsidRPr="00D267CA" w14:paraId="0B3B1962" w14:textId="77777777" w:rsidTr="007E4B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2A71481" w14:textId="0636443E" w:rsidR="00A22871" w:rsidRPr="00D267CA" w:rsidRDefault="00F8499D" w:rsidP="002F254C">
            <w:pPr>
              <w:jc w:val="left"/>
              <w:rPr>
                <w:b w:val="0"/>
                <w:sz w:val="20"/>
              </w:rPr>
            </w:pPr>
            <w:r>
              <w:rPr>
                <w:b w:val="0"/>
                <w:sz w:val="20"/>
              </w:rPr>
              <w:t>a</w:t>
            </w:r>
            <w:r w:rsidR="00A22871" w:rsidRPr="00D267CA">
              <w:rPr>
                <w:b w:val="0"/>
                <w:sz w:val="20"/>
              </w:rPr>
              <w:t>mount</w:t>
            </w:r>
            <w:r w:rsidR="00A22871">
              <w:rPr>
                <w:b w:val="0"/>
                <w:sz w:val="20"/>
              </w:rPr>
              <w:t>Limit</w:t>
            </w:r>
          </w:p>
        </w:tc>
        <w:tc>
          <w:tcPr>
            <w:tcW w:w="1134" w:type="dxa"/>
          </w:tcPr>
          <w:p w14:paraId="2ECA61FF"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2551" w:type="dxa"/>
          </w:tcPr>
          <w:p w14:paraId="251E31E7"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The maximum amount that can be taken by the Payee on a payment request</w:t>
            </w:r>
          </w:p>
        </w:tc>
        <w:tc>
          <w:tcPr>
            <w:tcW w:w="709" w:type="dxa"/>
          </w:tcPr>
          <w:p w14:paraId="126D4296" w14:textId="77777777" w:rsidR="00A22871" w:rsidRPr="00536948"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E42E58">
              <w:rPr>
                <w:rFonts w:ascii="Wingdings" w:hAnsi="Wingdings" w:cs="Wingdings"/>
                <w:sz w:val="20"/>
              </w:rPr>
              <w:t></w:t>
            </w:r>
            <w:r>
              <w:rPr>
                <w:sz w:val="20"/>
              </w:rPr>
              <w:t>O</w:t>
            </w:r>
          </w:p>
          <w:p w14:paraId="04A03BE7" w14:textId="77777777" w:rsidR="00A22871" w:rsidRPr="00536948"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B52FC7">
              <w:rPr>
                <w:rFonts w:ascii="Wingdings" w:hAnsi="Wingdings" w:cs="Wingdings"/>
                <w:sz w:val="20"/>
              </w:rPr>
              <w:t></w:t>
            </w:r>
            <w:r>
              <w:rPr>
                <w:rFonts w:cs="Wingdings"/>
                <w:sz w:val="20"/>
              </w:rPr>
              <w:t>O</w:t>
            </w:r>
          </w:p>
        </w:tc>
        <w:tc>
          <w:tcPr>
            <w:tcW w:w="1276" w:type="dxa"/>
          </w:tcPr>
          <w:p w14:paraId="1226C45E"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c>
          <w:tcPr>
            <w:tcW w:w="1563" w:type="dxa"/>
          </w:tcPr>
          <w:p w14:paraId="74480D82" w14:textId="3A90E35F" w:rsidR="00A22871" w:rsidRPr="00D267CA" w:rsidRDefault="004B5D28" w:rsidP="002F254C">
            <w:pPr>
              <w:jc w:val="left"/>
              <w:cnfStyle w:val="000000100000" w:firstRow="0" w:lastRow="0" w:firstColumn="0" w:lastColumn="0" w:oddVBand="0" w:evenVBand="0" w:oddHBand="1" w:evenHBand="0" w:firstRowFirstColumn="0" w:firstRowLastColumn="0" w:lastRowFirstColumn="0" w:lastRowLastColumn="0"/>
              <w:rPr>
                <w:sz w:val="20"/>
              </w:rPr>
            </w:pPr>
            <w:ins w:id="2112" w:author="Gareth Pateman" w:date="2018-04-18T12:13:00Z">
              <w:r>
                <w:rPr>
                  <w:sz w:val="20"/>
                </w:rPr>
                <w:t>If supplied, amount must contain two decimal places separated by ‘.’</w:t>
              </w:r>
            </w:ins>
            <w:ins w:id="2113" w:author="Gareth Pateman [2]" w:date="2017-08-07T11:40:00Z">
              <w:del w:id="2114" w:author="Gareth Pateman" w:date="2018-04-18T12:13:00Z">
                <w:r w:rsidR="00AC05A1" w:rsidDel="004B5D28">
                  <w:rPr>
                    <w:sz w:val="20"/>
                    <w:szCs w:val="20"/>
                  </w:rPr>
                  <w:delText>Regular Expression – please refer to Swagger definition</w:delText>
                </w:r>
              </w:del>
            </w:ins>
          </w:p>
        </w:tc>
      </w:tr>
      <w:tr w:rsidR="007E4B18" w:rsidRPr="00D267CA" w14:paraId="4AAD603F" w14:textId="77777777" w:rsidTr="007E4B18">
        <w:tc>
          <w:tcPr>
            <w:cnfStyle w:val="001000000000" w:firstRow="0" w:lastRow="0" w:firstColumn="1" w:lastColumn="0" w:oddVBand="0" w:evenVBand="0" w:oddHBand="0" w:evenHBand="0" w:firstRowFirstColumn="0" w:firstRowLastColumn="0" w:lastRowFirstColumn="0" w:lastRowLastColumn="0"/>
            <w:tcW w:w="1555" w:type="dxa"/>
          </w:tcPr>
          <w:p w14:paraId="75498077" w14:textId="7CAD0355" w:rsidR="00A22871" w:rsidRPr="00D267CA" w:rsidRDefault="00F8499D" w:rsidP="002F254C">
            <w:pPr>
              <w:jc w:val="left"/>
              <w:rPr>
                <w:b w:val="0"/>
                <w:sz w:val="20"/>
              </w:rPr>
            </w:pPr>
            <w:r>
              <w:rPr>
                <w:b w:val="0"/>
                <w:sz w:val="20"/>
              </w:rPr>
              <w:t>s</w:t>
            </w:r>
            <w:r w:rsidR="00A22871">
              <w:rPr>
                <w:b w:val="0"/>
                <w:sz w:val="20"/>
              </w:rPr>
              <w:t>tartDate</w:t>
            </w:r>
          </w:p>
        </w:tc>
        <w:tc>
          <w:tcPr>
            <w:tcW w:w="1134" w:type="dxa"/>
          </w:tcPr>
          <w:p w14:paraId="1FD25A75"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Date</w:t>
            </w:r>
          </w:p>
        </w:tc>
        <w:tc>
          <w:tcPr>
            <w:tcW w:w="2551" w:type="dxa"/>
          </w:tcPr>
          <w:p w14:paraId="63E4EC7B"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Date on which the first payment is to be taken.</w:t>
            </w:r>
          </w:p>
        </w:tc>
        <w:tc>
          <w:tcPr>
            <w:tcW w:w="709" w:type="dxa"/>
          </w:tcPr>
          <w:p w14:paraId="60510A71" w14:textId="77777777" w:rsidR="00A22871" w:rsidRPr="00536948"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Pr>
                <w:sz w:val="20"/>
              </w:rPr>
              <w:t>M</w:t>
            </w:r>
          </w:p>
          <w:p w14:paraId="200A7023" w14:textId="77777777" w:rsidR="00A22871" w:rsidRPr="00E42E58" w:rsidRDefault="00A22871" w:rsidP="002F254C">
            <w:pPr>
              <w:jc w:val="left"/>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Pr>
                <w:rFonts w:cs="Wingdings"/>
                <w:sz w:val="20"/>
              </w:rPr>
              <w:t>M</w:t>
            </w:r>
          </w:p>
        </w:tc>
        <w:tc>
          <w:tcPr>
            <w:tcW w:w="1276" w:type="dxa"/>
          </w:tcPr>
          <w:p w14:paraId="4B7CB572"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c>
          <w:tcPr>
            <w:tcW w:w="1563" w:type="dxa"/>
          </w:tcPr>
          <w:p w14:paraId="0A49C23D"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r>
      <w:tr w:rsidR="007E4B18" w:rsidRPr="00D267CA" w14:paraId="4F5AAE83" w14:textId="77777777" w:rsidTr="007E4B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85232AA" w14:textId="672BFAD6" w:rsidR="00A22871" w:rsidRDefault="00F8499D" w:rsidP="00A22871">
            <w:pPr>
              <w:rPr>
                <w:b w:val="0"/>
                <w:sz w:val="20"/>
              </w:rPr>
            </w:pPr>
            <w:r>
              <w:rPr>
                <w:b w:val="0"/>
                <w:sz w:val="20"/>
              </w:rPr>
              <w:t>e</w:t>
            </w:r>
            <w:r w:rsidR="00A22871">
              <w:rPr>
                <w:b w:val="0"/>
                <w:sz w:val="20"/>
              </w:rPr>
              <w:t>ndDate</w:t>
            </w:r>
          </w:p>
        </w:tc>
        <w:tc>
          <w:tcPr>
            <w:tcW w:w="1134" w:type="dxa"/>
          </w:tcPr>
          <w:p w14:paraId="046EA58A"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Date</w:t>
            </w:r>
          </w:p>
        </w:tc>
        <w:tc>
          <w:tcPr>
            <w:tcW w:w="2551" w:type="dxa"/>
          </w:tcPr>
          <w:p w14:paraId="23D14353"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Date on which the final payment is to be taken.</w:t>
            </w:r>
          </w:p>
        </w:tc>
        <w:tc>
          <w:tcPr>
            <w:tcW w:w="709" w:type="dxa"/>
          </w:tcPr>
          <w:p w14:paraId="2E1096BA" w14:textId="77777777" w:rsidR="00A22871" w:rsidRPr="00536948"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E42E58">
              <w:rPr>
                <w:rFonts w:ascii="Wingdings" w:hAnsi="Wingdings" w:cs="Wingdings"/>
                <w:sz w:val="20"/>
              </w:rPr>
              <w:t></w:t>
            </w:r>
            <w:r>
              <w:rPr>
                <w:sz w:val="20"/>
              </w:rPr>
              <w:t>O</w:t>
            </w:r>
          </w:p>
          <w:p w14:paraId="4D7333AA" w14:textId="77777777" w:rsidR="00A22871" w:rsidRPr="00E42E58" w:rsidRDefault="00A22871" w:rsidP="00A22871">
            <w:pPr>
              <w:jc w:val="center"/>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Pr>
                <w:rFonts w:cs="Wingdings"/>
                <w:sz w:val="20"/>
              </w:rPr>
              <w:t>O</w:t>
            </w:r>
          </w:p>
        </w:tc>
        <w:tc>
          <w:tcPr>
            <w:tcW w:w="1276" w:type="dxa"/>
          </w:tcPr>
          <w:p w14:paraId="5791CF48"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c>
          <w:tcPr>
            <w:tcW w:w="1563" w:type="dxa"/>
          </w:tcPr>
          <w:p w14:paraId="0FC9E4C9"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r>
      <w:tr w:rsidR="007E4B18" w:rsidRPr="00D267CA" w14:paraId="4483AEAA" w14:textId="77777777" w:rsidTr="007E4B18">
        <w:tc>
          <w:tcPr>
            <w:cnfStyle w:val="001000000000" w:firstRow="0" w:lastRow="0" w:firstColumn="1" w:lastColumn="0" w:oddVBand="0" w:evenVBand="0" w:oddHBand="0" w:evenHBand="0" w:firstRowFirstColumn="0" w:firstRowLastColumn="0" w:lastRowFirstColumn="0" w:lastRowLastColumn="0"/>
            <w:tcW w:w="1555" w:type="dxa"/>
          </w:tcPr>
          <w:p w14:paraId="64E5B9F8" w14:textId="28668646" w:rsidR="00A22871" w:rsidRDefault="00F8499D">
            <w:pPr>
              <w:jc w:val="left"/>
              <w:rPr>
                <w:b w:val="0"/>
                <w:sz w:val="20"/>
              </w:rPr>
              <w:pPrChange w:id="2115" w:author="Gareth Pateman" w:date="2018-04-18T16:18:00Z">
                <w:pPr/>
              </w:pPrChange>
            </w:pPr>
            <w:r>
              <w:rPr>
                <w:b w:val="0"/>
                <w:sz w:val="20"/>
              </w:rPr>
              <w:t>n</w:t>
            </w:r>
            <w:r w:rsidR="00A22871">
              <w:rPr>
                <w:b w:val="0"/>
                <w:sz w:val="20"/>
              </w:rPr>
              <w:t>umber</w:t>
            </w:r>
            <w:r>
              <w:rPr>
                <w:b w:val="0"/>
                <w:sz w:val="20"/>
              </w:rPr>
              <w:t>O</w:t>
            </w:r>
            <w:r w:rsidR="00A22871">
              <w:rPr>
                <w:b w:val="0"/>
                <w:sz w:val="20"/>
              </w:rPr>
              <w:t>fPayments</w:t>
            </w:r>
          </w:p>
        </w:tc>
        <w:tc>
          <w:tcPr>
            <w:tcW w:w="1134" w:type="dxa"/>
          </w:tcPr>
          <w:p w14:paraId="5C1C4BE3"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Number</w:t>
            </w:r>
          </w:p>
        </w:tc>
        <w:tc>
          <w:tcPr>
            <w:tcW w:w="2551" w:type="dxa"/>
          </w:tcPr>
          <w:p w14:paraId="449839C7"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Indicates the number of consecutive payments that are to be taken.</w:t>
            </w:r>
          </w:p>
        </w:tc>
        <w:tc>
          <w:tcPr>
            <w:tcW w:w="709" w:type="dxa"/>
          </w:tcPr>
          <w:p w14:paraId="1EED59DE" w14:textId="77777777" w:rsidR="00A22871" w:rsidRPr="00536948"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Pr>
                <w:sz w:val="20"/>
              </w:rPr>
              <w:t>O</w:t>
            </w:r>
          </w:p>
          <w:p w14:paraId="129D5392" w14:textId="77777777" w:rsidR="00A22871" w:rsidRPr="00E42E58" w:rsidRDefault="00A22871" w:rsidP="00A22871">
            <w:pPr>
              <w:jc w:val="center"/>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Pr>
                <w:rFonts w:cs="Wingdings"/>
                <w:sz w:val="20"/>
              </w:rPr>
              <w:t>O</w:t>
            </w:r>
          </w:p>
        </w:tc>
        <w:tc>
          <w:tcPr>
            <w:tcW w:w="1276" w:type="dxa"/>
          </w:tcPr>
          <w:p w14:paraId="389BCB2D"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c>
          <w:tcPr>
            <w:tcW w:w="1563" w:type="dxa"/>
          </w:tcPr>
          <w:p w14:paraId="4BCE4D98"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r>
      <w:tr w:rsidR="007E4B18" w:rsidRPr="00D267CA" w14:paraId="216E01A2" w14:textId="77777777" w:rsidTr="007E4B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AD07F8F" w14:textId="1EDABCFD" w:rsidR="00A22871" w:rsidRDefault="00F8499D" w:rsidP="00A22871">
            <w:pPr>
              <w:rPr>
                <w:b w:val="0"/>
                <w:sz w:val="20"/>
              </w:rPr>
            </w:pPr>
            <w:r>
              <w:rPr>
                <w:b w:val="0"/>
                <w:sz w:val="20"/>
              </w:rPr>
              <w:t>f</w:t>
            </w:r>
            <w:r w:rsidR="00A22871">
              <w:rPr>
                <w:b w:val="0"/>
                <w:sz w:val="20"/>
              </w:rPr>
              <w:t>requencyType</w:t>
            </w:r>
          </w:p>
        </w:tc>
        <w:tc>
          <w:tcPr>
            <w:tcW w:w="1134" w:type="dxa"/>
          </w:tcPr>
          <w:p w14:paraId="7BBA5595"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2551" w:type="dxa"/>
          </w:tcPr>
          <w:p w14:paraId="36721DA8"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Indicates the frequency for which payments will be taken from the payers account.</w:t>
            </w:r>
          </w:p>
        </w:tc>
        <w:tc>
          <w:tcPr>
            <w:tcW w:w="709" w:type="dxa"/>
          </w:tcPr>
          <w:p w14:paraId="52E8787E" w14:textId="77777777" w:rsidR="00A22871" w:rsidRPr="00536948"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E42E58">
              <w:rPr>
                <w:rFonts w:ascii="Wingdings" w:hAnsi="Wingdings" w:cs="Wingdings"/>
                <w:sz w:val="20"/>
              </w:rPr>
              <w:t></w:t>
            </w:r>
            <w:r>
              <w:rPr>
                <w:sz w:val="20"/>
              </w:rPr>
              <w:t>O</w:t>
            </w:r>
          </w:p>
          <w:p w14:paraId="3B635809" w14:textId="77777777" w:rsidR="00A22871" w:rsidRPr="00E42E58" w:rsidRDefault="00A22871" w:rsidP="00A22871">
            <w:pPr>
              <w:jc w:val="center"/>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Pr>
                <w:rFonts w:cs="Wingdings"/>
                <w:sz w:val="20"/>
              </w:rPr>
              <w:t>O</w:t>
            </w:r>
          </w:p>
        </w:tc>
        <w:tc>
          <w:tcPr>
            <w:tcW w:w="1276" w:type="dxa"/>
          </w:tcPr>
          <w:p w14:paraId="6D351813"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c>
          <w:tcPr>
            <w:tcW w:w="1563" w:type="dxa"/>
          </w:tcPr>
          <w:p w14:paraId="28E983B2" w14:textId="0DBE6884"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 xml:space="preserve">Enumeration = </w:t>
            </w:r>
            <w:hyperlink w:anchor="_Frequency" w:history="1">
              <w:r w:rsidR="00553C1C" w:rsidRPr="0091091C">
                <w:rPr>
                  <w:rStyle w:val="Hyperlink"/>
                  <w:sz w:val="20"/>
                  <w:szCs w:val="20"/>
                </w:rPr>
                <w:t>Frequency</w:t>
              </w:r>
            </w:hyperlink>
          </w:p>
        </w:tc>
      </w:tr>
      <w:tr w:rsidR="007E4B18" w:rsidRPr="00D267CA" w14:paraId="570B3DC3" w14:textId="77777777" w:rsidTr="007E4B18">
        <w:tc>
          <w:tcPr>
            <w:cnfStyle w:val="001000000000" w:firstRow="0" w:lastRow="0" w:firstColumn="1" w:lastColumn="0" w:oddVBand="0" w:evenVBand="0" w:oddHBand="0" w:evenHBand="0" w:firstRowFirstColumn="0" w:firstRowLastColumn="0" w:lastRowFirstColumn="0" w:lastRowLastColumn="0"/>
            <w:tcW w:w="1555" w:type="dxa"/>
          </w:tcPr>
          <w:p w14:paraId="14415FA6" w14:textId="4F458442" w:rsidR="00A22871" w:rsidRDefault="00F8499D" w:rsidP="00A22871">
            <w:pPr>
              <w:rPr>
                <w:b w:val="0"/>
                <w:sz w:val="20"/>
              </w:rPr>
            </w:pPr>
            <w:r>
              <w:rPr>
                <w:b w:val="0"/>
                <w:sz w:val="20"/>
              </w:rPr>
              <w:t>m</w:t>
            </w:r>
            <w:r w:rsidR="00A22871">
              <w:rPr>
                <w:b w:val="0"/>
                <w:sz w:val="20"/>
              </w:rPr>
              <w:t>andateStatus</w:t>
            </w:r>
          </w:p>
        </w:tc>
        <w:tc>
          <w:tcPr>
            <w:tcW w:w="1134" w:type="dxa"/>
          </w:tcPr>
          <w:p w14:paraId="2AFF14D5"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2551" w:type="dxa"/>
          </w:tcPr>
          <w:p w14:paraId="16CF0BB2"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Indicates the status of the Mandate as held in the API Provider system</w:t>
            </w:r>
          </w:p>
        </w:tc>
        <w:tc>
          <w:tcPr>
            <w:tcW w:w="709" w:type="dxa"/>
          </w:tcPr>
          <w:p w14:paraId="200056C0" w14:textId="77777777" w:rsidR="00A22871" w:rsidRPr="00536948"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Pr>
                <w:sz w:val="20"/>
              </w:rPr>
              <w:t>O</w:t>
            </w:r>
          </w:p>
          <w:p w14:paraId="480CC83C" w14:textId="77777777" w:rsidR="00A22871" w:rsidRPr="00E42E58" w:rsidRDefault="00A22871" w:rsidP="00A22871">
            <w:pPr>
              <w:jc w:val="center"/>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Pr>
                <w:rFonts w:cs="Wingdings"/>
                <w:sz w:val="20"/>
              </w:rPr>
              <w:t>O</w:t>
            </w:r>
          </w:p>
        </w:tc>
        <w:tc>
          <w:tcPr>
            <w:tcW w:w="1276" w:type="dxa"/>
          </w:tcPr>
          <w:p w14:paraId="2D6A8063"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c>
          <w:tcPr>
            <w:tcW w:w="1563" w:type="dxa"/>
          </w:tcPr>
          <w:p w14:paraId="69CC2097"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Enumeration = active, inactive</w:t>
            </w:r>
          </w:p>
        </w:tc>
      </w:tr>
      <w:tr w:rsidR="007E4B18" w:rsidRPr="00D267CA" w14:paraId="6A42D7C0" w14:textId="77777777" w:rsidTr="007E4B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54D33CF" w14:textId="7325FDEA" w:rsidR="00A22871" w:rsidRDefault="00F8499D" w:rsidP="00A22871">
            <w:pPr>
              <w:rPr>
                <w:b w:val="0"/>
                <w:sz w:val="20"/>
              </w:rPr>
            </w:pPr>
            <w:r>
              <w:rPr>
                <w:b w:val="0"/>
                <w:sz w:val="20"/>
              </w:rPr>
              <w:lastRenderedPageBreak/>
              <w:t>m</w:t>
            </w:r>
            <w:r w:rsidR="00A22871">
              <w:rPr>
                <w:b w:val="0"/>
                <w:sz w:val="20"/>
              </w:rPr>
              <w:t>andateReference</w:t>
            </w:r>
          </w:p>
        </w:tc>
        <w:tc>
          <w:tcPr>
            <w:tcW w:w="1134" w:type="dxa"/>
          </w:tcPr>
          <w:p w14:paraId="5DC98176"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2551" w:type="dxa"/>
          </w:tcPr>
          <w:p w14:paraId="16786FF9"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Unique reference provided by the API Provider for the mandate.</w:t>
            </w:r>
          </w:p>
        </w:tc>
        <w:tc>
          <w:tcPr>
            <w:tcW w:w="709" w:type="dxa"/>
          </w:tcPr>
          <w:p w14:paraId="256C70B6" w14:textId="77777777" w:rsidR="00A22871" w:rsidRPr="00536948"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E42E58">
              <w:rPr>
                <w:rFonts w:ascii="Wingdings" w:hAnsi="Wingdings" w:cs="Wingdings"/>
                <w:sz w:val="20"/>
              </w:rPr>
              <w:t></w:t>
            </w:r>
            <w:r>
              <w:rPr>
                <w:sz w:val="20"/>
              </w:rPr>
              <w:t>O</w:t>
            </w:r>
          </w:p>
          <w:p w14:paraId="4C2CB402" w14:textId="77777777" w:rsidR="00A22871" w:rsidRPr="00E42E58" w:rsidRDefault="00A22871" w:rsidP="00A22871">
            <w:pPr>
              <w:jc w:val="center"/>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Pr>
                <w:rFonts w:cs="Wingdings"/>
                <w:sz w:val="20"/>
              </w:rPr>
              <w:t>M</w:t>
            </w:r>
          </w:p>
        </w:tc>
        <w:tc>
          <w:tcPr>
            <w:tcW w:w="1276" w:type="dxa"/>
          </w:tcPr>
          <w:p w14:paraId="6A028BE9"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c>
          <w:tcPr>
            <w:tcW w:w="1563" w:type="dxa"/>
          </w:tcPr>
          <w:p w14:paraId="7EBE6C04"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r>
      <w:tr w:rsidR="007E4B18" w:rsidRPr="00D267CA" w14:paraId="3AF9B26B" w14:textId="77777777" w:rsidTr="007E4B18">
        <w:tc>
          <w:tcPr>
            <w:cnfStyle w:val="001000000000" w:firstRow="0" w:lastRow="0" w:firstColumn="1" w:lastColumn="0" w:oddVBand="0" w:evenVBand="0" w:oddHBand="0" w:evenHBand="0" w:firstRowFirstColumn="0" w:firstRowLastColumn="0" w:lastRowFirstColumn="0" w:lastRowLastColumn="0"/>
            <w:tcW w:w="1555" w:type="dxa"/>
          </w:tcPr>
          <w:p w14:paraId="215BDC29" w14:textId="2537D4E6" w:rsidR="00A22871" w:rsidRPr="00D267CA" w:rsidRDefault="00F8499D" w:rsidP="00A22871">
            <w:pPr>
              <w:rPr>
                <w:b w:val="0"/>
                <w:sz w:val="20"/>
              </w:rPr>
            </w:pPr>
            <w:r>
              <w:rPr>
                <w:b w:val="0"/>
                <w:sz w:val="20"/>
              </w:rPr>
              <w:t>r</w:t>
            </w:r>
            <w:r w:rsidR="00A22871" w:rsidRPr="00D267CA">
              <w:rPr>
                <w:b w:val="0"/>
                <w:sz w:val="20"/>
              </w:rPr>
              <w:t>equestDate</w:t>
            </w:r>
          </w:p>
        </w:tc>
        <w:tc>
          <w:tcPr>
            <w:tcW w:w="1134" w:type="dxa"/>
          </w:tcPr>
          <w:p w14:paraId="5C19CA97"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sidRPr="00D267CA">
              <w:rPr>
                <w:sz w:val="20"/>
              </w:rPr>
              <w:t>DateTime</w:t>
            </w:r>
          </w:p>
        </w:tc>
        <w:tc>
          <w:tcPr>
            <w:tcW w:w="2551" w:type="dxa"/>
          </w:tcPr>
          <w:p w14:paraId="647DD773"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sidRPr="00D267CA">
              <w:rPr>
                <w:sz w:val="20"/>
              </w:rPr>
              <w:t>The creation date and time of the transaction as supplied by the client.</w:t>
            </w:r>
          </w:p>
        </w:tc>
        <w:tc>
          <w:tcPr>
            <w:tcW w:w="709" w:type="dxa"/>
          </w:tcPr>
          <w:p w14:paraId="4ABF3363" w14:textId="77777777" w:rsidR="00A22871" w:rsidRPr="00536948" w:rsidRDefault="00A22871" w:rsidP="00A22871">
            <w:pPr>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sidRPr="00536948">
              <w:rPr>
                <w:sz w:val="20"/>
              </w:rPr>
              <w:t>M</w:t>
            </w:r>
          </w:p>
          <w:p w14:paraId="24234A4A" w14:textId="77777777" w:rsidR="00A22871" w:rsidRPr="00536948" w:rsidRDefault="00A22871" w:rsidP="00A22871">
            <w:pPr>
              <w:cnfStyle w:val="000000000000" w:firstRow="0" w:lastRow="0" w:firstColumn="0" w:lastColumn="0" w:oddVBand="0" w:evenVBand="0" w:oddHBand="0" w:evenHBand="0" w:firstRowFirstColumn="0" w:firstRowLastColumn="0" w:lastRowFirstColumn="0" w:lastRowLastColumn="0"/>
              <w:rPr>
                <w:sz w:val="20"/>
              </w:rPr>
            </w:pPr>
            <w:r w:rsidRPr="00B52FC7">
              <w:rPr>
                <w:rFonts w:ascii="Wingdings" w:hAnsi="Wingdings" w:cs="Wingdings"/>
                <w:sz w:val="20"/>
              </w:rPr>
              <w:t></w:t>
            </w:r>
            <w:r>
              <w:rPr>
                <w:rFonts w:cs="Wingdings"/>
                <w:sz w:val="20"/>
              </w:rPr>
              <w:t>M</w:t>
            </w:r>
            <w:r w:rsidRPr="00536948" w:rsidDel="00785489">
              <w:rPr>
                <w:sz w:val="20"/>
              </w:rPr>
              <w:t xml:space="preserve"> </w:t>
            </w:r>
          </w:p>
        </w:tc>
        <w:tc>
          <w:tcPr>
            <w:tcW w:w="1276" w:type="dxa"/>
          </w:tcPr>
          <w:p w14:paraId="78E5ACE1"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c>
          <w:tcPr>
            <w:tcW w:w="1563" w:type="dxa"/>
          </w:tcPr>
          <w:p w14:paraId="1E263631"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r>
      <w:tr w:rsidR="007E4B18" w:rsidRPr="00D267CA" w14:paraId="3E22F5B1" w14:textId="77777777" w:rsidTr="007E4B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83E8AB1" w14:textId="7416F953" w:rsidR="00A22871" w:rsidRPr="00D267CA" w:rsidRDefault="00A22871" w:rsidP="00A22871">
            <w:pPr>
              <w:rPr>
                <w:b w:val="0"/>
                <w:sz w:val="20"/>
              </w:rPr>
            </w:pPr>
            <w:del w:id="2116" w:author="Gareth Pateman" w:date="2018-04-18T16:15:00Z">
              <w:r w:rsidDel="007E4B18">
                <w:rPr>
                  <w:b w:val="0"/>
                  <w:sz w:val="20"/>
                </w:rPr>
                <w:delText>Date Created</w:delText>
              </w:r>
            </w:del>
            <w:r w:rsidR="00F8499D">
              <w:rPr>
                <w:b w:val="0"/>
                <w:sz w:val="20"/>
              </w:rPr>
              <w:t>c</w:t>
            </w:r>
            <w:ins w:id="2117" w:author="Gareth Pateman" w:date="2018-04-18T16:15:00Z">
              <w:r w:rsidR="007E4B18">
                <w:rPr>
                  <w:b w:val="0"/>
                  <w:sz w:val="20"/>
                </w:rPr>
                <w:t>reationDate</w:t>
              </w:r>
            </w:ins>
          </w:p>
        </w:tc>
        <w:tc>
          <w:tcPr>
            <w:tcW w:w="1134" w:type="dxa"/>
          </w:tcPr>
          <w:p w14:paraId="325B5748"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sidRPr="00D267CA">
              <w:rPr>
                <w:sz w:val="20"/>
              </w:rPr>
              <w:t>DateTime</w:t>
            </w:r>
          </w:p>
        </w:tc>
        <w:tc>
          <w:tcPr>
            <w:tcW w:w="2551" w:type="dxa"/>
          </w:tcPr>
          <w:p w14:paraId="75303AB9"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Date and time when the debit mandate was created by the API Provider</w:t>
            </w:r>
          </w:p>
        </w:tc>
        <w:tc>
          <w:tcPr>
            <w:tcW w:w="709" w:type="dxa"/>
          </w:tcPr>
          <w:p w14:paraId="5649B5AE" w14:textId="77777777" w:rsidR="00A22871" w:rsidRPr="00536948" w:rsidRDefault="00A22871" w:rsidP="00A22871">
            <w:pPr>
              <w:cnfStyle w:val="000000100000" w:firstRow="0" w:lastRow="0" w:firstColumn="0" w:lastColumn="0" w:oddVBand="0" w:evenVBand="0" w:oddHBand="1" w:evenHBand="0" w:firstRowFirstColumn="0" w:firstRowLastColumn="0" w:lastRowFirstColumn="0" w:lastRowLastColumn="0"/>
              <w:rPr>
                <w:sz w:val="20"/>
              </w:rPr>
            </w:pPr>
            <w:r w:rsidRPr="00057300">
              <w:rPr>
                <w:rFonts w:ascii="Wingdings" w:hAnsi="Wingdings" w:cs="Wingdings"/>
                <w:sz w:val="20"/>
              </w:rPr>
              <w:t></w:t>
            </w:r>
            <w:r>
              <w:rPr>
                <w:sz w:val="20"/>
              </w:rPr>
              <w:t>NA</w:t>
            </w:r>
          </w:p>
          <w:p w14:paraId="64CBB265" w14:textId="77777777" w:rsidR="00A22871" w:rsidRPr="00536948" w:rsidRDefault="00A22871" w:rsidP="00A22871">
            <w:pPr>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057300">
              <w:rPr>
                <w:rFonts w:ascii="Wingdings" w:hAnsi="Wingdings" w:cs="Wingdings"/>
                <w:sz w:val="20"/>
              </w:rPr>
              <w:t></w:t>
            </w:r>
            <w:r w:rsidRPr="00057300">
              <w:rPr>
                <w:rFonts w:cs="Wingdings"/>
                <w:sz w:val="20"/>
              </w:rPr>
              <w:t>O</w:t>
            </w:r>
          </w:p>
        </w:tc>
        <w:tc>
          <w:tcPr>
            <w:tcW w:w="1276" w:type="dxa"/>
          </w:tcPr>
          <w:p w14:paraId="7587B2E4"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c>
          <w:tcPr>
            <w:tcW w:w="1563" w:type="dxa"/>
          </w:tcPr>
          <w:p w14:paraId="71E6CBBD"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r>
      <w:tr w:rsidR="007E4B18" w:rsidRPr="00D267CA" w14:paraId="149EA15B" w14:textId="77777777" w:rsidTr="007E4B18">
        <w:tc>
          <w:tcPr>
            <w:cnfStyle w:val="001000000000" w:firstRow="0" w:lastRow="0" w:firstColumn="1" w:lastColumn="0" w:oddVBand="0" w:evenVBand="0" w:oddHBand="0" w:evenHBand="0" w:firstRowFirstColumn="0" w:firstRowLastColumn="0" w:lastRowFirstColumn="0" w:lastRowLastColumn="0"/>
            <w:tcW w:w="1555" w:type="dxa"/>
          </w:tcPr>
          <w:p w14:paraId="5E384DA8" w14:textId="099146CC" w:rsidR="00A22871" w:rsidRPr="00D267CA" w:rsidRDefault="00A22871">
            <w:pPr>
              <w:jc w:val="left"/>
              <w:rPr>
                <w:b w:val="0"/>
                <w:sz w:val="20"/>
              </w:rPr>
              <w:pPrChange w:id="2118" w:author="Gareth Pateman" w:date="2018-04-18T16:18:00Z">
                <w:pPr/>
              </w:pPrChange>
            </w:pPr>
            <w:del w:id="2119" w:author="Gareth Pateman" w:date="2018-04-18T16:17:00Z">
              <w:r w:rsidDel="007E4B18">
                <w:rPr>
                  <w:b w:val="0"/>
                  <w:sz w:val="20"/>
                </w:rPr>
                <w:delText>Date Modified</w:delText>
              </w:r>
            </w:del>
            <w:r w:rsidR="00F8499D">
              <w:rPr>
                <w:b w:val="0"/>
                <w:sz w:val="20"/>
              </w:rPr>
              <w:t>m</w:t>
            </w:r>
            <w:ins w:id="2120" w:author="Gareth Pateman" w:date="2018-04-18T16:17:00Z">
              <w:r w:rsidR="007E4B18">
                <w:rPr>
                  <w:b w:val="0"/>
                  <w:sz w:val="20"/>
                </w:rPr>
                <w:t>odificationDate</w:t>
              </w:r>
            </w:ins>
          </w:p>
        </w:tc>
        <w:tc>
          <w:tcPr>
            <w:tcW w:w="1134" w:type="dxa"/>
          </w:tcPr>
          <w:p w14:paraId="31081560"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sidRPr="00D267CA">
              <w:rPr>
                <w:sz w:val="20"/>
              </w:rPr>
              <w:t>DateTime</w:t>
            </w:r>
          </w:p>
        </w:tc>
        <w:tc>
          <w:tcPr>
            <w:tcW w:w="2551" w:type="dxa"/>
          </w:tcPr>
          <w:p w14:paraId="1E28DA92"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Date and time when the debit mandate was modified by the API Provider</w:t>
            </w:r>
          </w:p>
        </w:tc>
        <w:tc>
          <w:tcPr>
            <w:tcW w:w="709" w:type="dxa"/>
          </w:tcPr>
          <w:p w14:paraId="2055CC96" w14:textId="77777777" w:rsidR="00A22871" w:rsidRPr="00536948" w:rsidRDefault="00A22871" w:rsidP="00A22871">
            <w:pPr>
              <w:cnfStyle w:val="000000000000" w:firstRow="0" w:lastRow="0" w:firstColumn="0" w:lastColumn="0" w:oddVBand="0" w:evenVBand="0" w:oddHBand="0" w:evenHBand="0" w:firstRowFirstColumn="0" w:firstRowLastColumn="0" w:lastRowFirstColumn="0" w:lastRowLastColumn="0"/>
              <w:rPr>
                <w:sz w:val="20"/>
              </w:rPr>
            </w:pPr>
            <w:r w:rsidRPr="00057300">
              <w:rPr>
                <w:rFonts w:ascii="Wingdings" w:hAnsi="Wingdings" w:cs="Wingdings"/>
                <w:sz w:val="20"/>
              </w:rPr>
              <w:t></w:t>
            </w:r>
            <w:r>
              <w:rPr>
                <w:sz w:val="20"/>
              </w:rPr>
              <w:t>NA</w:t>
            </w:r>
          </w:p>
          <w:p w14:paraId="16965D27" w14:textId="77777777" w:rsidR="00A22871" w:rsidRPr="00057300" w:rsidRDefault="00A22871" w:rsidP="00A22871">
            <w:pPr>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057300">
              <w:rPr>
                <w:rFonts w:ascii="Wingdings" w:hAnsi="Wingdings" w:cs="Wingdings"/>
                <w:sz w:val="20"/>
              </w:rPr>
              <w:t></w:t>
            </w:r>
            <w:r w:rsidRPr="00057300">
              <w:rPr>
                <w:rFonts w:cs="Wingdings"/>
                <w:sz w:val="20"/>
              </w:rPr>
              <w:t>O</w:t>
            </w:r>
          </w:p>
        </w:tc>
        <w:tc>
          <w:tcPr>
            <w:tcW w:w="1276" w:type="dxa"/>
          </w:tcPr>
          <w:p w14:paraId="21805FA9"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c>
          <w:tcPr>
            <w:tcW w:w="1563" w:type="dxa"/>
          </w:tcPr>
          <w:p w14:paraId="54E29C9A"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r>
    </w:tbl>
    <w:p w14:paraId="49A377A6" w14:textId="77777777" w:rsidR="00A22871" w:rsidRDefault="00A22871" w:rsidP="00A22871"/>
    <w:p w14:paraId="1F31E902" w14:textId="77777777" w:rsidR="00A22871" w:rsidRDefault="00A22871" w:rsidP="002F254C">
      <w:pPr>
        <w:pStyle w:val="Heading2"/>
      </w:pPr>
      <w:bookmarkStart w:id="2121" w:name="_Links_API"/>
      <w:bookmarkStart w:id="2122" w:name="_Toc513209456"/>
      <w:bookmarkEnd w:id="2121"/>
      <w:r>
        <w:t>Links API</w:t>
      </w:r>
      <w:bookmarkEnd w:id="2122"/>
    </w:p>
    <w:p w14:paraId="58C4B310" w14:textId="77777777" w:rsidR="00A22871" w:rsidRDefault="00A22871" w:rsidP="002F254C">
      <w:pPr>
        <w:pStyle w:val="NormalParagraph"/>
      </w:pPr>
      <w:r>
        <w:t>The Links API is used to establish a link between two separate accounts on the client and provider’s systems. The API can be used for example to link a mobile wallet account to an MFI account or a Bank Account. The link object does not mandate the processes to verify and authenticate a link request - this depends upon the use case. A link needs to be associated with a mode of operation:</w:t>
      </w:r>
    </w:p>
    <w:p w14:paraId="0D1655A4" w14:textId="77777777" w:rsidR="00A22871" w:rsidRDefault="00A22871" w:rsidP="002F254C">
      <w:pPr>
        <w:pStyle w:val="ListBullet1"/>
      </w:pPr>
      <w:r>
        <w:t>Pull. The link can be used by the client to debit the target account held by the provider.</w:t>
      </w:r>
    </w:p>
    <w:p w14:paraId="2CE02C7A" w14:textId="77777777" w:rsidR="00A22871" w:rsidRDefault="00A22871" w:rsidP="002F254C">
      <w:pPr>
        <w:pStyle w:val="ListBullet1"/>
      </w:pPr>
      <w:r>
        <w:t>Push. The link can be used by the client to credit the target account held by the provider.</w:t>
      </w:r>
    </w:p>
    <w:p w14:paraId="2F170B21" w14:textId="77777777" w:rsidR="00A22871" w:rsidRDefault="00A22871" w:rsidP="002F254C">
      <w:pPr>
        <w:pStyle w:val="ListBullet1"/>
      </w:pPr>
      <w:r>
        <w:t>Both. The link can be used for Push and Pull requests.</w:t>
      </w:r>
    </w:p>
    <w:p w14:paraId="2212BD6B" w14:textId="77777777" w:rsidR="00A22871" w:rsidRDefault="00A22871" w:rsidP="002F254C">
      <w:pPr>
        <w:pStyle w:val="NormalParagraph"/>
      </w:pPr>
      <w:r>
        <w:t>In order to identify the accounts that are to be linked, the target account is specified in the URI whereas the source account is specified in the link object.</w:t>
      </w:r>
    </w:p>
    <w:p w14:paraId="534446E6" w14:textId="77777777" w:rsidR="00A22871" w:rsidRDefault="00A22871" w:rsidP="002F254C">
      <w:pPr>
        <w:pStyle w:val="NormalParagraph"/>
      </w:pPr>
      <w:r>
        <w:t>The URI format is as follows:</w:t>
      </w:r>
    </w:p>
    <w:p w14:paraId="7D60BD71" w14:textId="77777777" w:rsidR="00A22871" w:rsidRDefault="00A22871" w:rsidP="002F254C">
      <w:pPr>
        <w:pStyle w:val="ListBullet1"/>
      </w:pPr>
      <w:r w:rsidRPr="00BD0617">
        <w:t>Creation</w:t>
      </w:r>
      <w:r>
        <w:t xml:space="preserve">: </w:t>
      </w:r>
      <w:r w:rsidRPr="00A32FD0">
        <w:rPr>
          <w:i/>
        </w:rPr>
        <w:t xml:space="preserve">POST </w:t>
      </w:r>
      <w:r>
        <w:rPr>
          <w:i/>
        </w:rPr>
        <w:t>/a</w:t>
      </w:r>
      <w:r w:rsidRPr="00A32FD0">
        <w:rPr>
          <w:i/>
        </w:rPr>
        <w:t>ccounts</w:t>
      </w:r>
      <w:r>
        <w:rPr>
          <w:i/>
        </w:rPr>
        <w:t>/</w:t>
      </w:r>
      <w:r>
        <w:t>{Target Account Identifiers}</w:t>
      </w:r>
      <w:r w:rsidRPr="00A32FD0">
        <w:rPr>
          <w:i/>
        </w:rPr>
        <w:t>/</w:t>
      </w:r>
      <w:r>
        <w:rPr>
          <w:i/>
        </w:rPr>
        <w:t>links</w:t>
      </w:r>
      <w:r>
        <w:t>.</w:t>
      </w:r>
    </w:p>
    <w:p w14:paraId="03509ABB" w14:textId="77777777" w:rsidR="00A22871" w:rsidRDefault="00A22871" w:rsidP="002F254C">
      <w:pPr>
        <w:pStyle w:val="ListBullet1"/>
      </w:pPr>
      <w:r w:rsidRPr="002A3881">
        <w:t>Update</w:t>
      </w:r>
      <w:r>
        <w:t xml:space="preserve">: In order to update a Link (status and/or mode), a HTTP PATCH is used. Format is: </w:t>
      </w:r>
      <w:r w:rsidRPr="00396E6D">
        <w:t>P</w:t>
      </w:r>
      <w:r w:rsidRPr="002A3881">
        <w:t>ATCH</w:t>
      </w:r>
      <w:r>
        <w:t xml:space="preserve"> /a</w:t>
      </w:r>
      <w:r w:rsidRPr="00485808">
        <w:rPr>
          <w:i/>
        </w:rPr>
        <w:t>ccounts/{</w:t>
      </w:r>
      <w:r>
        <w:rPr>
          <w:i/>
        </w:rPr>
        <w:t xml:space="preserve">Target </w:t>
      </w:r>
      <w:r w:rsidRPr="00485808">
        <w:rPr>
          <w:i/>
        </w:rPr>
        <w:t>Account Identifiers</w:t>
      </w:r>
      <w:r>
        <w:rPr>
          <w:i/>
        </w:rPr>
        <w:t>}</w:t>
      </w:r>
      <w:r w:rsidRPr="002A3881">
        <w:t>/</w:t>
      </w:r>
      <w:r>
        <w:t>links</w:t>
      </w:r>
      <w:r w:rsidRPr="002A3881">
        <w:t>/{</w:t>
      </w:r>
      <w:r>
        <w:t>Link</w:t>
      </w:r>
      <w:r w:rsidRPr="002A3881">
        <w:t xml:space="preserve"> Reference</w:t>
      </w:r>
      <w:r>
        <w:t xml:space="preserve">}. </w:t>
      </w:r>
    </w:p>
    <w:p w14:paraId="464CA304" w14:textId="77777777" w:rsidR="00A22871" w:rsidRDefault="00A22871" w:rsidP="002F254C">
      <w:pPr>
        <w:pStyle w:val="ListBullet1"/>
      </w:pPr>
      <w:r w:rsidRPr="00BD0617">
        <w:t>Read</w:t>
      </w:r>
      <w:r>
        <w:t xml:space="preserve">. </w:t>
      </w:r>
      <w:r w:rsidRPr="00A4394C">
        <w:t xml:space="preserve">GET </w:t>
      </w:r>
      <w:r>
        <w:t>/a</w:t>
      </w:r>
      <w:r w:rsidRPr="00EC67B7">
        <w:rPr>
          <w:i/>
        </w:rPr>
        <w:t>ccounts/{</w:t>
      </w:r>
      <w:r>
        <w:rPr>
          <w:i/>
        </w:rPr>
        <w:t xml:space="preserve">Target </w:t>
      </w:r>
      <w:r w:rsidRPr="00EC67B7">
        <w:rPr>
          <w:i/>
        </w:rPr>
        <w:t>Account Identifiers</w:t>
      </w:r>
      <w:r>
        <w:t>}</w:t>
      </w:r>
      <w:r w:rsidRPr="00A4394C">
        <w:t>/</w:t>
      </w:r>
      <w:r>
        <w:t>link</w:t>
      </w:r>
      <w:r w:rsidRPr="00A4394C">
        <w:t>s</w:t>
      </w:r>
      <w:r>
        <w:t>/</w:t>
      </w:r>
      <w:r w:rsidRPr="00A4394C">
        <w:t>{</w:t>
      </w:r>
      <w:r>
        <w:t>Link</w:t>
      </w:r>
      <w:r w:rsidRPr="00A4394C">
        <w:t xml:space="preserve"> Reference}</w:t>
      </w:r>
      <w:r>
        <w:t>.</w:t>
      </w:r>
    </w:p>
    <w:p w14:paraId="541C6A90" w14:textId="77777777" w:rsidR="00A22871" w:rsidRDefault="00A22871" w:rsidP="002F254C">
      <w:pPr>
        <w:pStyle w:val="Heading3"/>
      </w:pPr>
      <w:bookmarkStart w:id="2123" w:name="_Toc459720558"/>
      <w:bookmarkStart w:id="2124" w:name="_Toc459720678"/>
      <w:bookmarkStart w:id="2125" w:name="_Toc459720795"/>
      <w:bookmarkStart w:id="2126" w:name="_Toc459720912"/>
      <w:bookmarkStart w:id="2127" w:name="_Toc459721030"/>
      <w:bookmarkStart w:id="2128" w:name="_Toc513209457"/>
      <w:bookmarkEnd w:id="2123"/>
      <w:bookmarkEnd w:id="2124"/>
      <w:bookmarkEnd w:id="2125"/>
      <w:bookmarkEnd w:id="2126"/>
      <w:bookmarkEnd w:id="2127"/>
      <w:r>
        <w:t>Link Object</w:t>
      </w:r>
      <w:bookmarkEnd w:id="2128"/>
    </w:p>
    <w:tbl>
      <w:tblPr>
        <w:tblStyle w:val="PlainTable21"/>
        <w:tblW w:w="9200"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ayout w:type="fixed"/>
        <w:tblLook w:val="04A0" w:firstRow="1" w:lastRow="0" w:firstColumn="1" w:lastColumn="0" w:noHBand="0" w:noVBand="1"/>
      </w:tblPr>
      <w:tblGrid>
        <w:gridCol w:w="1271"/>
        <w:gridCol w:w="1276"/>
        <w:gridCol w:w="2835"/>
        <w:gridCol w:w="850"/>
        <w:gridCol w:w="1134"/>
        <w:gridCol w:w="1834"/>
      </w:tblGrid>
      <w:tr w:rsidR="00A22871" w:rsidRPr="00D267CA" w14:paraId="2F964187" w14:textId="77777777" w:rsidTr="00F849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0" w:type="dxa"/>
            <w:gridSpan w:val="6"/>
            <w:shd w:val="clear" w:color="auto" w:fill="F2F2F2" w:themeFill="background1" w:themeFillShade="F2"/>
          </w:tcPr>
          <w:p w14:paraId="6130FE3D" w14:textId="77777777" w:rsidR="00A22871" w:rsidRPr="00D267CA" w:rsidRDefault="00A22871" w:rsidP="00A22871">
            <w:pPr>
              <w:jc w:val="center"/>
              <w:rPr>
                <w:sz w:val="20"/>
              </w:rPr>
            </w:pPr>
            <w:r>
              <w:rPr>
                <w:sz w:val="28"/>
              </w:rPr>
              <w:t>Link</w:t>
            </w:r>
            <w:r w:rsidRPr="005115BD">
              <w:rPr>
                <w:sz w:val="28"/>
              </w:rPr>
              <w:t xml:space="preserve"> Object Properties</w:t>
            </w:r>
          </w:p>
        </w:tc>
      </w:tr>
      <w:tr w:rsidR="00A22871" w:rsidRPr="00D267CA" w14:paraId="733A76F1" w14:textId="77777777" w:rsidTr="00F849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25CA9F1" w14:textId="77777777" w:rsidR="00A22871" w:rsidRPr="00195442" w:rsidRDefault="00A22871" w:rsidP="00A22871">
            <w:pPr>
              <w:rPr>
                <w:sz w:val="20"/>
              </w:rPr>
            </w:pPr>
            <w:r w:rsidRPr="00195442">
              <w:rPr>
                <w:sz w:val="20"/>
              </w:rPr>
              <w:t>Name</w:t>
            </w:r>
          </w:p>
        </w:tc>
        <w:tc>
          <w:tcPr>
            <w:tcW w:w="1276" w:type="dxa"/>
          </w:tcPr>
          <w:p w14:paraId="27F04A7C"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Type</w:t>
            </w:r>
          </w:p>
        </w:tc>
        <w:tc>
          <w:tcPr>
            <w:tcW w:w="2835" w:type="dxa"/>
          </w:tcPr>
          <w:p w14:paraId="486638E9"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Pr>
                <w:b/>
                <w:sz w:val="20"/>
              </w:rPr>
              <w:t>Description</w:t>
            </w:r>
          </w:p>
        </w:tc>
        <w:tc>
          <w:tcPr>
            <w:tcW w:w="850" w:type="dxa"/>
          </w:tcPr>
          <w:p w14:paraId="14A20F86"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p>
        </w:tc>
        <w:tc>
          <w:tcPr>
            <w:tcW w:w="1134" w:type="dxa"/>
          </w:tcPr>
          <w:p w14:paraId="283A4918"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Reference</w:t>
            </w:r>
          </w:p>
        </w:tc>
        <w:tc>
          <w:tcPr>
            <w:tcW w:w="1834" w:type="dxa"/>
          </w:tcPr>
          <w:p w14:paraId="5F12E726"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Validation</w:t>
            </w:r>
          </w:p>
        </w:tc>
      </w:tr>
      <w:tr w:rsidR="00A22871" w:rsidRPr="00D267CA" w14:paraId="5926606E" w14:textId="77777777" w:rsidTr="00F8499D">
        <w:tc>
          <w:tcPr>
            <w:cnfStyle w:val="001000000000" w:firstRow="0" w:lastRow="0" w:firstColumn="1" w:lastColumn="0" w:oddVBand="0" w:evenVBand="0" w:oddHBand="0" w:evenHBand="0" w:firstRowFirstColumn="0" w:firstRowLastColumn="0" w:lastRowFirstColumn="0" w:lastRowLastColumn="0"/>
            <w:tcW w:w="1271" w:type="dxa"/>
          </w:tcPr>
          <w:p w14:paraId="24F1E919" w14:textId="40F7D04E" w:rsidR="00A22871" w:rsidRPr="00D267CA" w:rsidRDefault="00F8499D" w:rsidP="00A22871">
            <w:pPr>
              <w:rPr>
                <w:b w:val="0"/>
                <w:sz w:val="20"/>
              </w:rPr>
            </w:pPr>
            <w:r>
              <w:rPr>
                <w:b w:val="0"/>
                <w:sz w:val="20"/>
              </w:rPr>
              <w:t>l</w:t>
            </w:r>
            <w:r w:rsidR="00A22871">
              <w:rPr>
                <w:b w:val="0"/>
                <w:sz w:val="20"/>
              </w:rPr>
              <w:t>inkReference</w:t>
            </w:r>
          </w:p>
        </w:tc>
        <w:tc>
          <w:tcPr>
            <w:tcW w:w="1276" w:type="dxa"/>
          </w:tcPr>
          <w:p w14:paraId="6F882D22"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sidRPr="00D267CA">
              <w:rPr>
                <w:sz w:val="20"/>
              </w:rPr>
              <w:t>String</w:t>
            </w:r>
          </w:p>
        </w:tc>
        <w:tc>
          <w:tcPr>
            <w:tcW w:w="2835" w:type="dxa"/>
          </w:tcPr>
          <w:p w14:paraId="56387560"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Indicates the Link reference. This enables a linked account to be uniquely identified.</w:t>
            </w:r>
          </w:p>
        </w:tc>
        <w:tc>
          <w:tcPr>
            <w:tcW w:w="850" w:type="dxa"/>
          </w:tcPr>
          <w:p w14:paraId="4EFBBFD0" w14:textId="77777777" w:rsidR="00A22871" w:rsidRPr="00536948"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B175BA">
              <w:rPr>
                <w:rFonts w:ascii="Wingdings" w:hAnsi="Wingdings" w:cs="Wingdings"/>
                <w:sz w:val="20"/>
              </w:rPr>
              <w:t></w:t>
            </w:r>
            <w:r>
              <w:rPr>
                <w:sz w:val="20"/>
              </w:rPr>
              <w:t>NA</w:t>
            </w:r>
          </w:p>
          <w:p w14:paraId="2AFA6388" w14:textId="77777777" w:rsidR="00A22871" w:rsidRPr="00B175BA" w:rsidRDefault="00A22871" w:rsidP="00A22871">
            <w:pPr>
              <w:jc w:val="center"/>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175BA">
              <w:rPr>
                <w:rFonts w:ascii="Wingdings" w:hAnsi="Wingdings" w:cs="Wingdings"/>
                <w:sz w:val="20"/>
              </w:rPr>
              <w:t></w:t>
            </w:r>
            <w:r>
              <w:rPr>
                <w:rFonts w:cs="Wingdings"/>
                <w:sz w:val="20"/>
              </w:rPr>
              <w:t>M</w:t>
            </w:r>
          </w:p>
        </w:tc>
        <w:tc>
          <w:tcPr>
            <w:tcW w:w="1134" w:type="dxa"/>
          </w:tcPr>
          <w:p w14:paraId="62C9317F"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c>
          <w:tcPr>
            <w:tcW w:w="1834" w:type="dxa"/>
          </w:tcPr>
          <w:p w14:paraId="5B7CADDA"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r>
      <w:tr w:rsidR="00A22871" w:rsidRPr="00D267CA" w14:paraId="3241399E" w14:textId="77777777" w:rsidTr="00F849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04E4CCE" w14:textId="3C8839F2" w:rsidR="00A22871" w:rsidRPr="00D267CA" w:rsidRDefault="00F8499D" w:rsidP="00A22871">
            <w:pPr>
              <w:rPr>
                <w:b w:val="0"/>
                <w:sz w:val="20"/>
              </w:rPr>
            </w:pPr>
            <w:r>
              <w:rPr>
                <w:b w:val="0"/>
                <w:sz w:val="20"/>
              </w:rPr>
              <w:t>s</w:t>
            </w:r>
            <w:r w:rsidR="00A22871">
              <w:rPr>
                <w:b w:val="0"/>
                <w:sz w:val="20"/>
              </w:rPr>
              <w:t>tatus</w:t>
            </w:r>
          </w:p>
        </w:tc>
        <w:tc>
          <w:tcPr>
            <w:tcW w:w="1276" w:type="dxa"/>
          </w:tcPr>
          <w:p w14:paraId="46E54371"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2835" w:type="dxa"/>
          </w:tcPr>
          <w:p w14:paraId="64592043"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 xml:space="preserve">Indicates the status of the Link. </w:t>
            </w:r>
          </w:p>
        </w:tc>
        <w:tc>
          <w:tcPr>
            <w:tcW w:w="850" w:type="dxa"/>
          </w:tcPr>
          <w:p w14:paraId="4A379EDA" w14:textId="77777777" w:rsidR="00A22871" w:rsidRPr="00536948"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E42E58">
              <w:rPr>
                <w:rFonts w:ascii="Wingdings" w:hAnsi="Wingdings" w:cs="Wingdings"/>
                <w:sz w:val="20"/>
              </w:rPr>
              <w:t></w:t>
            </w:r>
            <w:r>
              <w:rPr>
                <w:sz w:val="20"/>
              </w:rPr>
              <w:t>M</w:t>
            </w:r>
          </w:p>
          <w:p w14:paraId="52D5FC58" w14:textId="77777777" w:rsidR="00A22871" w:rsidRPr="00536948"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B52FC7">
              <w:rPr>
                <w:rFonts w:ascii="Wingdings" w:hAnsi="Wingdings" w:cs="Wingdings"/>
                <w:sz w:val="20"/>
              </w:rPr>
              <w:t></w:t>
            </w:r>
            <w:r>
              <w:rPr>
                <w:rFonts w:cs="Wingdings"/>
                <w:sz w:val="20"/>
              </w:rPr>
              <w:t>M</w:t>
            </w:r>
          </w:p>
        </w:tc>
        <w:tc>
          <w:tcPr>
            <w:tcW w:w="1134" w:type="dxa"/>
          </w:tcPr>
          <w:p w14:paraId="763E8C10"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c>
          <w:tcPr>
            <w:tcW w:w="1834" w:type="dxa"/>
          </w:tcPr>
          <w:p w14:paraId="589048AF"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Enumeration = active, inactive</w:t>
            </w:r>
          </w:p>
        </w:tc>
      </w:tr>
      <w:tr w:rsidR="00A22871" w:rsidRPr="00D267CA" w14:paraId="4DB21C06" w14:textId="77777777" w:rsidTr="00F8499D">
        <w:tc>
          <w:tcPr>
            <w:cnfStyle w:val="001000000000" w:firstRow="0" w:lastRow="0" w:firstColumn="1" w:lastColumn="0" w:oddVBand="0" w:evenVBand="0" w:oddHBand="0" w:evenHBand="0" w:firstRowFirstColumn="0" w:firstRowLastColumn="0" w:lastRowFirstColumn="0" w:lastRowLastColumn="0"/>
            <w:tcW w:w="1271" w:type="dxa"/>
          </w:tcPr>
          <w:p w14:paraId="0B4C2649" w14:textId="5685CF8C" w:rsidR="00A22871" w:rsidRPr="00D267CA" w:rsidRDefault="00F8499D" w:rsidP="00A22871">
            <w:pPr>
              <w:rPr>
                <w:b w:val="0"/>
                <w:sz w:val="20"/>
              </w:rPr>
            </w:pPr>
            <w:r>
              <w:rPr>
                <w:b w:val="0"/>
                <w:sz w:val="20"/>
              </w:rPr>
              <w:lastRenderedPageBreak/>
              <w:t>M</w:t>
            </w:r>
            <w:r w:rsidR="00A22871">
              <w:rPr>
                <w:b w:val="0"/>
                <w:sz w:val="20"/>
              </w:rPr>
              <w:t>ode</w:t>
            </w:r>
          </w:p>
        </w:tc>
        <w:tc>
          <w:tcPr>
            <w:tcW w:w="1276" w:type="dxa"/>
          </w:tcPr>
          <w:p w14:paraId="036587BA"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2835" w:type="dxa"/>
          </w:tcPr>
          <w:p w14:paraId="6914AFCD"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Indicates the mode of operation support for the Link. If not populated, then default value it ‘Both’.</w:t>
            </w:r>
          </w:p>
        </w:tc>
        <w:tc>
          <w:tcPr>
            <w:tcW w:w="850" w:type="dxa"/>
          </w:tcPr>
          <w:p w14:paraId="59A94561" w14:textId="77777777" w:rsidR="00A22871" w:rsidRPr="00536948"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Pr>
                <w:sz w:val="20"/>
              </w:rPr>
              <w:t>O</w:t>
            </w:r>
          </w:p>
          <w:p w14:paraId="4DD78862" w14:textId="77777777" w:rsidR="00A22871" w:rsidRPr="00E42E58" w:rsidRDefault="00A22871" w:rsidP="00A22871">
            <w:pPr>
              <w:jc w:val="center"/>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Pr>
                <w:rFonts w:cs="Wingdings"/>
                <w:sz w:val="20"/>
              </w:rPr>
              <w:t>O</w:t>
            </w:r>
          </w:p>
        </w:tc>
        <w:tc>
          <w:tcPr>
            <w:tcW w:w="1134" w:type="dxa"/>
          </w:tcPr>
          <w:p w14:paraId="6097F1E3"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c>
          <w:tcPr>
            <w:tcW w:w="1834" w:type="dxa"/>
          </w:tcPr>
          <w:p w14:paraId="40278CF2"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Enumeration = push, pull, both</w:t>
            </w:r>
          </w:p>
          <w:p w14:paraId="485706F1"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r>
      <w:tr w:rsidR="00A22871" w:rsidRPr="00D267CA" w14:paraId="57A113FE" w14:textId="77777777" w:rsidTr="00F849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4E9EF2A" w14:textId="72D483CF" w:rsidR="00A22871" w:rsidRPr="00F8499D" w:rsidRDefault="00F8499D" w:rsidP="00A22871">
            <w:pPr>
              <w:rPr>
                <w:b w:val="0"/>
                <w:sz w:val="20"/>
              </w:rPr>
            </w:pPr>
            <w:r w:rsidRPr="00F8499D">
              <w:rPr>
                <w:b w:val="0"/>
                <w:sz w:val="20"/>
              </w:rPr>
              <w:t>s</w:t>
            </w:r>
            <w:r w:rsidR="00A22871" w:rsidRPr="00F8499D">
              <w:rPr>
                <w:b w:val="0"/>
                <w:sz w:val="20"/>
              </w:rPr>
              <w:t>ourceAccountIdentifier</w:t>
            </w:r>
            <w:r w:rsidRPr="00F8499D">
              <w:rPr>
                <w:b w:val="0"/>
                <w:sz w:val="20"/>
              </w:rPr>
              <w:t>s</w:t>
            </w:r>
          </w:p>
        </w:tc>
        <w:tc>
          <w:tcPr>
            <w:tcW w:w="1276" w:type="dxa"/>
          </w:tcPr>
          <w:p w14:paraId="5D89080E"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Reference Array</w:t>
            </w:r>
          </w:p>
        </w:tc>
        <w:tc>
          <w:tcPr>
            <w:tcW w:w="2835" w:type="dxa"/>
          </w:tcPr>
          <w:p w14:paraId="6D06ED34"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A series of key/value pairs that identify the source account. Keys include MSISDN and Wallet Identifier.</w:t>
            </w:r>
          </w:p>
        </w:tc>
        <w:tc>
          <w:tcPr>
            <w:tcW w:w="850" w:type="dxa"/>
          </w:tcPr>
          <w:p w14:paraId="3DC6E837" w14:textId="77777777" w:rsidR="00A22871" w:rsidRPr="00536948"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E42E58">
              <w:rPr>
                <w:rFonts w:ascii="Wingdings" w:hAnsi="Wingdings" w:cs="Wingdings"/>
                <w:sz w:val="20"/>
              </w:rPr>
              <w:t></w:t>
            </w:r>
            <w:r>
              <w:rPr>
                <w:sz w:val="20"/>
              </w:rPr>
              <w:t>M</w:t>
            </w:r>
          </w:p>
          <w:p w14:paraId="12C7576E" w14:textId="77777777" w:rsidR="00A22871" w:rsidRPr="00E42E58" w:rsidRDefault="00A22871" w:rsidP="00A22871">
            <w:pPr>
              <w:jc w:val="center"/>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Pr>
                <w:rFonts w:cs="Wingdings"/>
                <w:sz w:val="20"/>
              </w:rPr>
              <w:t>M</w:t>
            </w:r>
          </w:p>
        </w:tc>
        <w:tc>
          <w:tcPr>
            <w:tcW w:w="1134" w:type="dxa"/>
          </w:tcPr>
          <w:p w14:paraId="0471DB73" w14:textId="3BCE4D8F" w:rsidR="00A22871" w:rsidRPr="00EC25D5" w:rsidRDefault="00901346" w:rsidP="00A22871">
            <w:pPr>
              <w:cnfStyle w:val="000000100000" w:firstRow="0" w:lastRow="0" w:firstColumn="0" w:lastColumn="0" w:oddVBand="0" w:evenVBand="0" w:oddHBand="1" w:evenHBand="0" w:firstRowFirstColumn="0" w:firstRowLastColumn="0" w:lastRowFirstColumn="0" w:lastRowLastColumn="0"/>
              <w:rPr>
                <w:sz w:val="20"/>
                <w:szCs w:val="20"/>
              </w:rPr>
            </w:pPr>
            <w:hyperlink w:anchor="_Account_Identifiers_Object" w:history="1">
              <w:r w:rsidR="00553C1C" w:rsidRPr="002F254C">
                <w:rPr>
                  <w:rStyle w:val="Hyperlink"/>
                  <w:sz w:val="20"/>
                </w:rPr>
                <w:t>Account Identifiers</w:t>
              </w:r>
            </w:hyperlink>
            <w:r w:rsidR="00A22871" w:rsidRPr="00553C1C">
              <w:rPr>
                <w:sz w:val="20"/>
              </w:rPr>
              <w:t xml:space="preserve"> </w:t>
            </w:r>
          </w:p>
        </w:tc>
        <w:tc>
          <w:tcPr>
            <w:tcW w:w="1834" w:type="dxa"/>
          </w:tcPr>
          <w:p w14:paraId="1EFC7F01"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r>
    </w:tbl>
    <w:p w14:paraId="0BA78E03" w14:textId="77777777" w:rsidR="00A22871" w:rsidRDefault="00A22871" w:rsidP="002F254C">
      <w:pPr>
        <w:pStyle w:val="Heading2"/>
      </w:pPr>
      <w:bookmarkStart w:id="2129" w:name="_Toc459721032"/>
      <w:bookmarkStart w:id="2130" w:name="_Toc459721033"/>
      <w:bookmarkStart w:id="2131" w:name="_Change_Requests_Object"/>
      <w:bookmarkStart w:id="2132" w:name="_Toc451930625"/>
      <w:bookmarkStart w:id="2133" w:name="_Toc452127187"/>
      <w:bookmarkStart w:id="2134" w:name="_Toc452994639"/>
      <w:bookmarkStart w:id="2135" w:name="_Toc453003879"/>
      <w:bookmarkStart w:id="2136" w:name="_Toc453061169"/>
      <w:bookmarkStart w:id="2137" w:name="_Toc453062205"/>
      <w:bookmarkStart w:id="2138" w:name="_Toc453064077"/>
      <w:bookmarkStart w:id="2139" w:name="_Toc453236007"/>
      <w:bookmarkStart w:id="2140" w:name="_Toc451930626"/>
      <w:bookmarkStart w:id="2141" w:name="_Toc452127188"/>
      <w:bookmarkStart w:id="2142" w:name="_Toc452994640"/>
      <w:bookmarkStart w:id="2143" w:name="_Toc453003880"/>
      <w:bookmarkStart w:id="2144" w:name="_Toc453061170"/>
      <w:bookmarkStart w:id="2145" w:name="_Toc453062206"/>
      <w:bookmarkStart w:id="2146" w:name="_Toc453064078"/>
      <w:bookmarkStart w:id="2147" w:name="_Toc453236008"/>
      <w:bookmarkStart w:id="2148" w:name="_Toc451930660"/>
      <w:bookmarkStart w:id="2149" w:name="_Toc452127222"/>
      <w:bookmarkStart w:id="2150" w:name="_Toc452994674"/>
      <w:bookmarkStart w:id="2151" w:name="_Toc453003914"/>
      <w:bookmarkStart w:id="2152" w:name="_Toc453061204"/>
      <w:bookmarkStart w:id="2153" w:name="_Toc453062240"/>
      <w:bookmarkStart w:id="2154" w:name="_Toc453064112"/>
      <w:bookmarkStart w:id="2155" w:name="_Toc453236042"/>
      <w:bookmarkStart w:id="2156" w:name="_Toc451930661"/>
      <w:bookmarkStart w:id="2157" w:name="_Toc452127223"/>
      <w:bookmarkStart w:id="2158" w:name="_Toc452994675"/>
      <w:bookmarkStart w:id="2159" w:name="_Toc453003915"/>
      <w:bookmarkStart w:id="2160" w:name="_Toc453061205"/>
      <w:bookmarkStart w:id="2161" w:name="_Toc453062241"/>
      <w:bookmarkStart w:id="2162" w:name="_Toc453064113"/>
      <w:bookmarkStart w:id="2163" w:name="_Toc453236043"/>
      <w:bookmarkStart w:id="2164" w:name="_Toc451930662"/>
      <w:bookmarkStart w:id="2165" w:name="_Toc452127224"/>
      <w:bookmarkStart w:id="2166" w:name="_Toc452994676"/>
      <w:bookmarkStart w:id="2167" w:name="_Toc453003916"/>
      <w:bookmarkStart w:id="2168" w:name="_Toc453061206"/>
      <w:bookmarkStart w:id="2169" w:name="_Toc453062242"/>
      <w:bookmarkStart w:id="2170" w:name="_Toc453064114"/>
      <w:bookmarkStart w:id="2171" w:name="_Toc453236044"/>
      <w:bookmarkStart w:id="2172" w:name="_Toc451930663"/>
      <w:bookmarkStart w:id="2173" w:name="_Toc452127225"/>
      <w:bookmarkStart w:id="2174" w:name="_Toc452994677"/>
      <w:bookmarkStart w:id="2175" w:name="_Toc453003917"/>
      <w:bookmarkStart w:id="2176" w:name="_Toc453061207"/>
      <w:bookmarkStart w:id="2177" w:name="_Toc453062243"/>
      <w:bookmarkStart w:id="2178" w:name="_Toc453064115"/>
      <w:bookmarkStart w:id="2179" w:name="_Toc453236045"/>
      <w:bookmarkStart w:id="2180" w:name="_Toc459721034"/>
      <w:bookmarkStart w:id="2181" w:name="_Quotations_API"/>
      <w:bookmarkStart w:id="2182" w:name="_Toc51320945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r>
        <w:t>Quotations API</w:t>
      </w:r>
      <w:bookmarkEnd w:id="2182"/>
    </w:p>
    <w:p w14:paraId="35FFC2DC" w14:textId="0722838D" w:rsidR="00A22871" w:rsidRDefault="00A22871" w:rsidP="002F254C">
      <w:pPr>
        <w:pStyle w:val="NormalParagraph"/>
      </w:pPr>
      <w:r>
        <w:t xml:space="preserve">The quotations API is used to obtain one or multiple quotes for a mobile money customer that wishes to </w:t>
      </w:r>
      <w:del w:id="2183" w:author="Gareth Pateman" w:date="2018-04-06T16:11:00Z">
        <w:r w:rsidDel="009D2D43">
          <w:delText>send money internationally</w:delText>
        </w:r>
      </w:del>
      <w:ins w:id="2184" w:author="Gareth Pateman" w:date="2018-04-06T16:11:00Z">
        <w:r w:rsidR="009D2D43">
          <w:t>transfer money</w:t>
        </w:r>
      </w:ins>
      <w:r>
        <w:t xml:space="preserve">. The </w:t>
      </w:r>
      <w:del w:id="2185" w:author="Gareth Pateman" w:date="2018-04-06T16:13:00Z">
        <w:r w:rsidDel="009D2D43">
          <w:delText xml:space="preserve">production </w:delText>
        </w:r>
      </w:del>
      <w:ins w:id="2186" w:author="Gareth Pateman" w:date="2018-04-06T16:13:00Z">
        <w:r w:rsidR="009D2D43">
          <w:t xml:space="preserve">creation </w:t>
        </w:r>
      </w:ins>
      <w:r>
        <w:t xml:space="preserve">of a quote typically involves obtaining </w:t>
      </w:r>
      <w:del w:id="2187" w:author="Gareth Pateman" w:date="2018-04-06T16:11:00Z">
        <w:r w:rsidDel="009D2D43">
          <w:delText xml:space="preserve">the Forex rate and any additional </w:delText>
        </w:r>
      </w:del>
      <w:ins w:id="2188" w:author="Gareth Pateman" w:date="2018-04-06T16:11:00Z">
        <w:r w:rsidR="009D2D43">
          <w:t xml:space="preserve">the </w:t>
        </w:r>
      </w:ins>
      <w:r>
        <w:t>fees that will be levied on the sending customer</w:t>
      </w:r>
      <w:ins w:id="2189" w:author="Gareth Pateman" w:date="2018-04-06T16:11:00Z">
        <w:r w:rsidR="009D2D43">
          <w:t xml:space="preserve"> and if the request is international, the forex rate</w:t>
        </w:r>
      </w:ins>
      <w:r>
        <w:t xml:space="preserve">. Normally a request is made for a quotation by the requesting mobile money system (also known as the Sending Service Provider) in response to a customer request. </w:t>
      </w:r>
      <w:del w:id="2190" w:author="Gareth Pateman" w:date="2018-04-06T16:12:00Z">
        <w:r w:rsidDel="009D2D43">
          <w:delText xml:space="preserve">The quotation is then provided to an IMT hub (also known as a Wholesale Service Provider) which is typically responsible for performing sender (and possibly receiver) AML checks as well as obtaining a Forex rate. </w:delText>
        </w:r>
      </w:del>
      <w:r>
        <w:t xml:space="preserve">The quotation is calculated and returned to the requesting mobile money system. If the customer is satisfied with the quotation, then he will </w:t>
      </w:r>
      <w:del w:id="2191" w:author="Gareth Pateman" w:date="2018-04-06T16:12:00Z">
        <w:r w:rsidDel="009D2D43">
          <w:delText>initiate an International Transfer</w:delText>
        </w:r>
      </w:del>
      <w:ins w:id="2192" w:author="Gareth Pateman" w:date="2018-04-06T16:12:00Z">
        <w:r w:rsidR="009D2D43">
          <w:t>typically proceed with</w:t>
        </w:r>
      </w:ins>
      <w:r>
        <w:t xml:space="preserve"> </w:t>
      </w:r>
      <w:ins w:id="2193" w:author="Gareth Pateman" w:date="2018-04-06T16:12:00Z">
        <w:r w:rsidR="009D2D43">
          <w:t xml:space="preserve">the </w:t>
        </w:r>
      </w:ins>
      <w:r>
        <w:t>transaction.</w:t>
      </w:r>
    </w:p>
    <w:p w14:paraId="2FE34D7C" w14:textId="77777777" w:rsidR="00A22871" w:rsidRDefault="00A22871" w:rsidP="002F254C">
      <w:pPr>
        <w:pStyle w:val="NormalParagraph"/>
      </w:pPr>
      <w:r>
        <w:t>The quotations object supports:</w:t>
      </w:r>
    </w:p>
    <w:p w14:paraId="3E20668A" w14:textId="77777777" w:rsidR="00A22871" w:rsidRDefault="00A22871" w:rsidP="002F254C">
      <w:pPr>
        <w:pStyle w:val="ListBullet1"/>
      </w:pPr>
      <w:r>
        <w:t xml:space="preserve">Creation of a quotation: </w:t>
      </w:r>
      <w:r w:rsidRPr="00A32FD0">
        <w:rPr>
          <w:b/>
          <w:i/>
        </w:rPr>
        <w:t>POST /</w:t>
      </w:r>
      <w:r>
        <w:rPr>
          <w:b/>
          <w:i/>
        </w:rPr>
        <w:t>q</w:t>
      </w:r>
      <w:r w:rsidRPr="00A32FD0">
        <w:rPr>
          <w:b/>
          <w:i/>
        </w:rPr>
        <w:t>uotations</w:t>
      </w:r>
    </w:p>
    <w:p w14:paraId="7C0A8376" w14:textId="77777777" w:rsidR="00A22871" w:rsidRDefault="00A22871" w:rsidP="002F254C">
      <w:pPr>
        <w:pStyle w:val="ListBullet1"/>
      </w:pPr>
      <w:r>
        <w:t xml:space="preserve">View a quotation: </w:t>
      </w:r>
      <w:r w:rsidRPr="00A32FD0">
        <w:rPr>
          <w:b/>
          <w:i/>
        </w:rPr>
        <w:t>GET/</w:t>
      </w:r>
      <w:r>
        <w:rPr>
          <w:b/>
          <w:i/>
        </w:rPr>
        <w:t>q</w:t>
      </w:r>
      <w:r w:rsidRPr="00A32FD0">
        <w:rPr>
          <w:b/>
          <w:i/>
        </w:rPr>
        <w:t>uotations/</w:t>
      </w:r>
      <w:r>
        <w:rPr>
          <w:b/>
          <w:i/>
        </w:rPr>
        <w:t>{Quotation Reference}</w:t>
      </w:r>
    </w:p>
    <w:p w14:paraId="3A624313" w14:textId="77777777" w:rsidR="00A22871" w:rsidRDefault="00A22871" w:rsidP="00A22871"/>
    <w:tbl>
      <w:tblPr>
        <w:tblStyle w:val="PlainTable21"/>
        <w:tblW w:w="9146"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ayout w:type="fixed"/>
        <w:tblLook w:val="04A0" w:firstRow="1" w:lastRow="0" w:firstColumn="1" w:lastColumn="0" w:noHBand="0" w:noVBand="1"/>
        <w:tblPrChange w:id="2194" w:author="Gareth Pateman" w:date="2018-04-18T16:18:00Z">
          <w:tblPr>
            <w:tblStyle w:val="PlainTable21"/>
            <w:tblW w:w="9146"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ook w:val="04A0" w:firstRow="1" w:lastRow="0" w:firstColumn="1" w:lastColumn="0" w:noHBand="0" w:noVBand="1"/>
          </w:tblPr>
        </w:tblPrChange>
      </w:tblPr>
      <w:tblGrid>
        <w:gridCol w:w="1838"/>
        <w:gridCol w:w="1559"/>
        <w:gridCol w:w="1985"/>
        <w:gridCol w:w="709"/>
        <w:gridCol w:w="1275"/>
        <w:gridCol w:w="1780"/>
        <w:tblGridChange w:id="2195">
          <w:tblGrid>
            <w:gridCol w:w="1696"/>
            <w:gridCol w:w="1605"/>
            <w:gridCol w:w="2033"/>
            <w:gridCol w:w="719"/>
            <w:gridCol w:w="1217"/>
            <w:gridCol w:w="1876"/>
          </w:tblGrid>
        </w:tblGridChange>
      </w:tblGrid>
      <w:tr w:rsidR="00A22871" w:rsidRPr="00D267CA" w14:paraId="21292F41" w14:textId="77777777" w:rsidTr="008F18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gridSpan w:val="6"/>
            <w:shd w:val="clear" w:color="auto" w:fill="F2F2F2" w:themeFill="background1" w:themeFillShade="F2"/>
            <w:tcPrChange w:id="2196" w:author="Gareth Pateman" w:date="2018-04-18T16:18:00Z">
              <w:tcPr>
                <w:tcW w:w="9146" w:type="dxa"/>
                <w:gridSpan w:val="6"/>
                <w:shd w:val="clear" w:color="auto" w:fill="F2F2F2" w:themeFill="background1" w:themeFillShade="F2"/>
              </w:tcPr>
            </w:tcPrChange>
          </w:tcPr>
          <w:p w14:paraId="66B3F775" w14:textId="77777777" w:rsidR="00A22871" w:rsidRPr="00B21398" w:rsidRDefault="00A22871" w:rsidP="002F254C">
            <w:pPr>
              <w:pStyle w:val="ListParagraph"/>
              <w:numPr>
                <w:ilvl w:val="0"/>
                <w:numId w:val="0"/>
              </w:numPr>
              <w:ind w:left="680"/>
              <w:jc w:val="center"/>
              <w:cnfStyle w:val="101000000000" w:firstRow="1" w:lastRow="0" w:firstColumn="1" w:lastColumn="0" w:oddVBand="0" w:evenVBand="0" w:oddHBand="0" w:evenHBand="0" w:firstRowFirstColumn="0" w:firstRowLastColumn="0" w:lastRowFirstColumn="0" w:lastRowLastColumn="0"/>
              <w:rPr>
                <w:sz w:val="20"/>
              </w:rPr>
            </w:pPr>
            <w:r>
              <w:rPr>
                <w:sz w:val="28"/>
              </w:rPr>
              <w:t>Quotation</w:t>
            </w:r>
            <w:r w:rsidRPr="00B21398">
              <w:rPr>
                <w:sz w:val="28"/>
              </w:rPr>
              <w:t xml:space="preserve"> Object Properties</w:t>
            </w:r>
          </w:p>
        </w:tc>
      </w:tr>
      <w:tr w:rsidR="007E4B18" w:rsidRPr="00D267CA" w14:paraId="768D0206" w14:textId="77777777" w:rsidTr="008F1802">
        <w:tblPrEx>
          <w:tblPrExChange w:id="2197" w:author="Gareth Pateman" w:date="2018-04-18T16:18:00Z">
            <w:tblPrEx>
              <w:tblLayout w:type="fixed"/>
            </w:tblPrEx>
          </w:tblPrExChange>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Change w:id="2198" w:author="Gareth Pateman" w:date="2018-04-18T16:18:00Z">
              <w:tcPr>
                <w:tcW w:w="1696" w:type="dxa"/>
              </w:tcPr>
            </w:tcPrChange>
          </w:tcPr>
          <w:p w14:paraId="44068BBB" w14:textId="77777777" w:rsidR="00A22871" w:rsidRPr="00195442" w:rsidRDefault="00A22871" w:rsidP="00A22871">
            <w:pPr>
              <w:cnfStyle w:val="001000100000" w:firstRow="0" w:lastRow="0" w:firstColumn="1" w:lastColumn="0" w:oddVBand="0" w:evenVBand="0" w:oddHBand="1" w:evenHBand="0" w:firstRowFirstColumn="0" w:firstRowLastColumn="0" w:lastRowFirstColumn="0" w:lastRowLastColumn="0"/>
              <w:rPr>
                <w:sz w:val="20"/>
              </w:rPr>
            </w:pPr>
            <w:r w:rsidRPr="00195442">
              <w:rPr>
                <w:sz w:val="20"/>
              </w:rPr>
              <w:t>Name</w:t>
            </w:r>
          </w:p>
        </w:tc>
        <w:tc>
          <w:tcPr>
            <w:tcW w:w="1559" w:type="dxa"/>
            <w:tcPrChange w:id="2199" w:author="Gareth Pateman" w:date="2018-04-18T16:18:00Z">
              <w:tcPr>
                <w:tcW w:w="1605" w:type="dxa"/>
              </w:tcPr>
            </w:tcPrChange>
          </w:tcPr>
          <w:p w14:paraId="4A2B6AD6"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Type</w:t>
            </w:r>
          </w:p>
        </w:tc>
        <w:tc>
          <w:tcPr>
            <w:tcW w:w="1985" w:type="dxa"/>
            <w:tcPrChange w:id="2200" w:author="Gareth Pateman" w:date="2018-04-18T16:18:00Z">
              <w:tcPr>
                <w:tcW w:w="2033" w:type="dxa"/>
              </w:tcPr>
            </w:tcPrChange>
          </w:tcPr>
          <w:p w14:paraId="7EAE6EC7"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Pr>
                <w:b/>
                <w:sz w:val="20"/>
              </w:rPr>
              <w:t>Description</w:t>
            </w:r>
          </w:p>
        </w:tc>
        <w:tc>
          <w:tcPr>
            <w:tcW w:w="709" w:type="dxa"/>
            <w:tcPrChange w:id="2201" w:author="Gareth Pateman" w:date="2018-04-18T16:18:00Z">
              <w:tcPr>
                <w:tcW w:w="719" w:type="dxa"/>
              </w:tcPr>
            </w:tcPrChange>
          </w:tcPr>
          <w:p w14:paraId="04DCBCBC"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p>
        </w:tc>
        <w:tc>
          <w:tcPr>
            <w:tcW w:w="1275" w:type="dxa"/>
            <w:tcPrChange w:id="2202" w:author="Gareth Pateman" w:date="2018-04-18T16:18:00Z">
              <w:tcPr>
                <w:tcW w:w="1217" w:type="dxa"/>
              </w:tcPr>
            </w:tcPrChange>
          </w:tcPr>
          <w:p w14:paraId="23413644"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Reference</w:t>
            </w:r>
          </w:p>
        </w:tc>
        <w:tc>
          <w:tcPr>
            <w:tcW w:w="1780" w:type="dxa"/>
            <w:tcPrChange w:id="2203" w:author="Gareth Pateman" w:date="2018-04-18T16:18:00Z">
              <w:tcPr>
                <w:tcW w:w="1876" w:type="dxa"/>
              </w:tcPr>
            </w:tcPrChange>
          </w:tcPr>
          <w:p w14:paraId="17CB8A80"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Validation</w:t>
            </w:r>
          </w:p>
        </w:tc>
      </w:tr>
      <w:tr w:rsidR="007E4B18" w:rsidRPr="00D267CA" w14:paraId="29DC3C7F" w14:textId="77777777" w:rsidTr="008F1802">
        <w:tblPrEx>
          <w:tblPrExChange w:id="2204" w:author="Gareth Pateman" w:date="2018-04-18T16:18:00Z">
            <w:tblPrEx>
              <w:tblLayout w:type="fixed"/>
            </w:tblPrEx>
          </w:tblPrExChange>
        </w:tblPrEx>
        <w:tc>
          <w:tcPr>
            <w:cnfStyle w:val="001000000000" w:firstRow="0" w:lastRow="0" w:firstColumn="1" w:lastColumn="0" w:oddVBand="0" w:evenVBand="0" w:oddHBand="0" w:evenHBand="0" w:firstRowFirstColumn="0" w:firstRowLastColumn="0" w:lastRowFirstColumn="0" w:lastRowLastColumn="0"/>
            <w:tcW w:w="1838" w:type="dxa"/>
            <w:tcPrChange w:id="2205" w:author="Gareth Pateman" w:date="2018-04-18T16:18:00Z">
              <w:tcPr>
                <w:tcW w:w="1696" w:type="dxa"/>
              </w:tcPr>
            </w:tcPrChange>
          </w:tcPr>
          <w:p w14:paraId="1A93A2DB" w14:textId="100AC40C" w:rsidR="00A22871" w:rsidRDefault="00F8499D" w:rsidP="00A22871">
            <w:pPr>
              <w:rPr>
                <w:b w:val="0"/>
                <w:sz w:val="20"/>
              </w:rPr>
            </w:pPr>
            <w:r>
              <w:rPr>
                <w:b w:val="0"/>
                <w:sz w:val="20"/>
              </w:rPr>
              <w:t>q</w:t>
            </w:r>
            <w:r w:rsidR="00A22871">
              <w:rPr>
                <w:b w:val="0"/>
                <w:sz w:val="20"/>
              </w:rPr>
              <w:t xml:space="preserve">uotationReference </w:t>
            </w:r>
          </w:p>
        </w:tc>
        <w:tc>
          <w:tcPr>
            <w:tcW w:w="1559" w:type="dxa"/>
            <w:tcPrChange w:id="2206" w:author="Gareth Pateman" w:date="2018-04-18T16:18:00Z">
              <w:tcPr>
                <w:tcW w:w="1605" w:type="dxa"/>
              </w:tcPr>
            </w:tcPrChange>
          </w:tcPr>
          <w:p w14:paraId="2CDB7D02"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1985" w:type="dxa"/>
            <w:tcPrChange w:id="2207" w:author="Gareth Pateman" w:date="2018-04-18T16:18:00Z">
              <w:tcPr>
                <w:tcW w:w="2033" w:type="dxa"/>
              </w:tcPr>
            </w:tcPrChange>
          </w:tcPr>
          <w:p w14:paraId="7B577A35"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Unique reference for the Quotation as provided by the API Provider</w:t>
            </w:r>
          </w:p>
        </w:tc>
        <w:tc>
          <w:tcPr>
            <w:tcW w:w="709" w:type="dxa"/>
            <w:tcPrChange w:id="2208" w:author="Gareth Pateman" w:date="2018-04-18T16:18:00Z">
              <w:tcPr>
                <w:tcW w:w="719" w:type="dxa"/>
              </w:tcPr>
            </w:tcPrChange>
          </w:tcPr>
          <w:p w14:paraId="65F84434" w14:textId="77777777" w:rsidR="00A22871" w:rsidRPr="00536948"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Pr>
                <w:sz w:val="20"/>
              </w:rPr>
              <w:t>NA</w:t>
            </w:r>
          </w:p>
          <w:p w14:paraId="005D6FF6" w14:textId="77777777" w:rsidR="00A22871" w:rsidRPr="00E42E58" w:rsidRDefault="00A22871" w:rsidP="00A22871">
            <w:pPr>
              <w:jc w:val="center"/>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Pr>
                <w:rFonts w:cs="Wingdings"/>
                <w:sz w:val="20"/>
              </w:rPr>
              <w:t>M</w:t>
            </w:r>
          </w:p>
        </w:tc>
        <w:tc>
          <w:tcPr>
            <w:tcW w:w="1275" w:type="dxa"/>
            <w:tcPrChange w:id="2209" w:author="Gareth Pateman" w:date="2018-04-18T16:18:00Z">
              <w:tcPr>
                <w:tcW w:w="1217" w:type="dxa"/>
              </w:tcPr>
            </w:tcPrChange>
          </w:tcPr>
          <w:p w14:paraId="1B9CE784"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c>
          <w:tcPr>
            <w:tcW w:w="1780" w:type="dxa"/>
            <w:tcPrChange w:id="2210" w:author="Gareth Pateman" w:date="2018-04-18T16:18:00Z">
              <w:tcPr>
                <w:tcW w:w="1876" w:type="dxa"/>
              </w:tcPr>
            </w:tcPrChange>
          </w:tcPr>
          <w:p w14:paraId="6D6A80CD"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r>
      <w:tr w:rsidR="007E4B18" w14:paraId="2C84E8F5" w14:textId="77777777" w:rsidTr="008F1802">
        <w:tblPrEx>
          <w:tblPrExChange w:id="2211" w:author="Gareth Pateman" w:date="2018-04-18T16:18:00Z">
            <w:tblPrEx>
              <w:tblLayout w:type="fixed"/>
            </w:tblPrEx>
          </w:tblPrExChange>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Change w:id="2212" w:author="Gareth Pateman" w:date="2018-04-18T16:18:00Z">
              <w:tcPr>
                <w:tcW w:w="1696" w:type="dxa"/>
              </w:tcPr>
            </w:tcPrChange>
          </w:tcPr>
          <w:p w14:paraId="0109B014" w14:textId="56EC74AE" w:rsidR="00A22871" w:rsidRDefault="009B0C5E" w:rsidP="00A22871">
            <w:pPr>
              <w:cnfStyle w:val="001000100000" w:firstRow="0" w:lastRow="0" w:firstColumn="1" w:lastColumn="0" w:oddVBand="0" w:evenVBand="0" w:oddHBand="1" w:evenHBand="0" w:firstRowFirstColumn="0" w:firstRowLastColumn="0" w:lastRowFirstColumn="0" w:lastRowLastColumn="0"/>
              <w:rPr>
                <w:b w:val="0"/>
                <w:sz w:val="20"/>
              </w:rPr>
            </w:pPr>
            <w:r>
              <w:rPr>
                <w:b w:val="0"/>
                <w:sz w:val="20"/>
              </w:rPr>
              <w:t>q</w:t>
            </w:r>
            <w:r w:rsidR="00A22871">
              <w:rPr>
                <w:b w:val="0"/>
                <w:sz w:val="20"/>
              </w:rPr>
              <w:t xml:space="preserve">uotationStatus </w:t>
            </w:r>
          </w:p>
        </w:tc>
        <w:tc>
          <w:tcPr>
            <w:tcW w:w="1559" w:type="dxa"/>
            <w:tcPrChange w:id="2213" w:author="Gareth Pateman" w:date="2018-04-18T16:18:00Z">
              <w:tcPr>
                <w:tcW w:w="1605" w:type="dxa"/>
              </w:tcPr>
            </w:tcPrChange>
          </w:tcPr>
          <w:p w14:paraId="6BB49DDE"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1985" w:type="dxa"/>
            <w:tcPrChange w:id="2214" w:author="Gareth Pateman" w:date="2018-04-18T16:18:00Z">
              <w:tcPr>
                <w:tcW w:w="2033" w:type="dxa"/>
              </w:tcPr>
            </w:tcPrChange>
          </w:tcPr>
          <w:p w14:paraId="0B194D1B"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 xml:space="preserve">Indicates the creation state of the quotation. </w:t>
            </w:r>
          </w:p>
        </w:tc>
        <w:tc>
          <w:tcPr>
            <w:tcW w:w="709" w:type="dxa"/>
            <w:tcPrChange w:id="2215" w:author="Gareth Pateman" w:date="2018-04-18T16:18:00Z">
              <w:tcPr>
                <w:tcW w:w="719" w:type="dxa"/>
              </w:tcPr>
            </w:tcPrChange>
          </w:tcPr>
          <w:p w14:paraId="64AFC2C6" w14:textId="77777777" w:rsidR="00A22871" w:rsidRPr="00536948"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E42E58">
              <w:rPr>
                <w:rFonts w:ascii="Wingdings" w:hAnsi="Wingdings" w:cs="Wingdings"/>
                <w:sz w:val="20"/>
              </w:rPr>
              <w:t></w:t>
            </w:r>
            <w:r>
              <w:rPr>
                <w:sz w:val="20"/>
              </w:rPr>
              <w:t>NA</w:t>
            </w:r>
          </w:p>
          <w:p w14:paraId="45D00816" w14:textId="77777777" w:rsidR="00A22871" w:rsidRPr="00E42E58" w:rsidRDefault="00A22871" w:rsidP="00A22871">
            <w:pPr>
              <w:jc w:val="center"/>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Pr>
                <w:rFonts w:cs="Wingdings"/>
                <w:sz w:val="20"/>
              </w:rPr>
              <w:t>O</w:t>
            </w:r>
          </w:p>
        </w:tc>
        <w:tc>
          <w:tcPr>
            <w:tcW w:w="1275" w:type="dxa"/>
            <w:tcPrChange w:id="2216" w:author="Gareth Pateman" w:date="2018-04-18T16:18:00Z">
              <w:tcPr>
                <w:tcW w:w="1217" w:type="dxa"/>
              </w:tcPr>
            </w:tcPrChange>
          </w:tcPr>
          <w:p w14:paraId="58D30BE2"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c>
          <w:tcPr>
            <w:tcW w:w="1780" w:type="dxa"/>
            <w:tcPrChange w:id="2217" w:author="Gareth Pateman" w:date="2018-04-18T16:18:00Z">
              <w:tcPr>
                <w:tcW w:w="1876" w:type="dxa"/>
              </w:tcPr>
            </w:tcPrChange>
          </w:tcPr>
          <w:p w14:paraId="337BB96A"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Enumeration = pending, rejected, completed</w:t>
            </w:r>
          </w:p>
        </w:tc>
      </w:tr>
      <w:tr w:rsidR="007E4B18" w:rsidRPr="00D267CA" w14:paraId="191939B2" w14:textId="77777777" w:rsidTr="008F1802">
        <w:tblPrEx>
          <w:tblPrExChange w:id="2218" w:author="Gareth Pateman" w:date="2018-04-18T16:18:00Z">
            <w:tblPrEx>
              <w:tblLayout w:type="fixed"/>
            </w:tblPrEx>
          </w:tblPrExChange>
        </w:tblPrEx>
        <w:tc>
          <w:tcPr>
            <w:cnfStyle w:val="001000000000" w:firstRow="0" w:lastRow="0" w:firstColumn="1" w:lastColumn="0" w:oddVBand="0" w:evenVBand="0" w:oddHBand="0" w:evenHBand="0" w:firstRowFirstColumn="0" w:firstRowLastColumn="0" w:lastRowFirstColumn="0" w:lastRowLastColumn="0"/>
            <w:tcW w:w="1838" w:type="dxa"/>
            <w:tcPrChange w:id="2219" w:author="Gareth Pateman" w:date="2018-04-18T16:18:00Z">
              <w:tcPr>
                <w:tcW w:w="1696" w:type="dxa"/>
              </w:tcPr>
            </w:tcPrChange>
          </w:tcPr>
          <w:p w14:paraId="01E9C37E" w14:textId="05297B9A" w:rsidR="00A22871" w:rsidRPr="00D267CA" w:rsidRDefault="00F8499D" w:rsidP="00A22871">
            <w:pPr>
              <w:rPr>
                <w:b w:val="0"/>
                <w:sz w:val="20"/>
              </w:rPr>
            </w:pPr>
            <w:r>
              <w:rPr>
                <w:b w:val="0"/>
                <w:sz w:val="20"/>
              </w:rPr>
              <w:t>r</w:t>
            </w:r>
            <w:r w:rsidR="00A22871" w:rsidRPr="00D267CA">
              <w:rPr>
                <w:b w:val="0"/>
                <w:sz w:val="20"/>
              </w:rPr>
              <w:t>equestDate</w:t>
            </w:r>
          </w:p>
        </w:tc>
        <w:tc>
          <w:tcPr>
            <w:tcW w:w="1559" w:type="dxa"/>
            <w:tcPrChange w:id="2220" w:author="Gareth Pateman" w:date="2018-04-18T16:18:00Z">
              <w:tcPr>
                <w:tcW w:w="1605" w:type="dxa"/>
              </w:tcPr>
            </w:tcPrChange>
          </w:tcPr>
          <w:p w14:paraId="7FFD6CFF"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sidRPr="00D267CA">
              <w:rPr>
                <w:sz w:val="20"/>
              </w:rPr>
              <w:t>DateTime</w:t>
            </w:r>
          </w:p>
        </w:tc>
        <w:tc>
          <w:tcPr>
            <w:tcW w:w="1985" w:type="dxa"/>
            <w:tcPrChange w:id="2221" w:author="Gareth Pateman" w:date="2018-04-18T16:18:00Z">
              <w:tcPr>
                <w:tcW w:w="2033" w:type="dxa"/>
              </w:tcPr>
            </w:tcPrChange>
          </w:tcPr>
          <w:p w14:paraId="384B63A2"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sidRPr="00D267CA">
              <w:rPr>
                <w:sz w:val="20"/>
              </w:rPr>
              <w:t>The creation date and time of the transaction as supplied by the client.</w:t>
            </w:r>
          </w:p>
        </w:tc>
        <w:tc>
          <w:tcPr>
            <w:tcW w:w="709" w:type="dxa"/>
            <w:tcPrChange w:id="2222" w:author="Gareth Pateman" w:date="2018-04-18T16:18:00Z">
              <w:tcPr>
                <w:tcW w:w="719" w:type="dxa"/>
              </w:tcPr>
            </w:tcPrChange>
          </w:tcPr>
          <w:p w14:paraId="3F3A051C" w14:textId="77777777" w:rsidR="00A22871" w:rsidRPr="00536948"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sidRPr="00536948">
              <w:rPr>
                <w:sz w:val="20"/>
              </w:rPr>
              <w:t>M</w:t>
            </w:r>
          </w:p>
          <w:p w14:paraId="2FE2D30C" w14:textId="77777777" w:rsidR="00A22871" w:rsidRPr="00536948"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B52FC7">
              <w:rPr>
                <w:rFonts w:ascii="Wingdings" w:hAnsi="Wingdings" w:cs="Wingdings"/>
                <w:sz w:val="20"/>
              </w:rPr>
              <w:t></w:t>
            </w:r>
            <w:r>
              <w:rPr>
                <w:rFonts w:cs="Wingdings"/>
                <w:sz w:val="20"/>
              </w:rPr>
              <w:t>M</w:t>
            </w:r>
            <w:r w:rsidRPr="00536948" w:rsidDel="00785489">
              <w:rPr>
                <w:sz w:val="20"/>
              </w:rPr>
              <w:t xml:space="preserve"> </w:t>
            </w:r>
          </w:p>
        </w:tc>
        <w:tc>
          <w:tcPr>
            <w:tcW w:w="1275" w:type="dxa"/>
            <w:tcPrChange w:id="2223" w:author="Gareth Pateman" w:date="2018-04-18T16:18:00Z">
              <w:tcPr>
                <w:tcW w:w="1217" w:type="dxa"/>
              </w:tcPr>
            </w:tcPrChange>
          </w:tcPr>
          <w:p w14:paraId="2BC73EF7"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c>
          <w:tcPr>
            <w:tcW w:w="1780" w:type="dxa"/>
            <w:tcPrChange w:id="2224" w:author="Gareth Pateman" w:date="2018-04-18T16:18:00Z">
              <w:tcPr>
                <w:tcW w:w="1876" w:type="dxa"/>
              </w:tcPr>
            </w:tcPrChange>
          </w:tcPr>
          <w:p w14:paraId="15C747C6"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r>
      <w:tr w:rsidR="007E4B18" w:rsidRPr="00D267CA" w14:paraId="7B41513B" w14:textId="77777777" w:rsidTr="008F1802">
        <w:tblPrEx>
          <w:tblPrExChange w:id="2225" w:author="Gareth Pateman" w:date="2018-04-18T16:18:00Z">
            <w:tblPrEx>
              <w:tblLayout w:type="fixed"/>
            </w:tblPrEx>
          </w:tblPrExChange>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Change w:id="2226" w:author="Gareth Pateman" w:date="2018-04-18T16:18:00Z">
              <w:tcPr>
                <w:tcW w:w="1696" w:type="dxa"/>
              </w:tcPr>
            </w:tcPrChange>
          </w:tcPr>
          <w:p w14:paraId="77C70F11" w14:textId="149CC330" w:rsidR="00A22871" w:rsidRPr="00D267CA" w:rsidRDefault="00A22871" w:rsidP="00A22871">
            <w:pPr>
              <w:cnfStyle w:val="001000100000" w:firstRow="0" w:lastRow="0" w:firstColumn="1" w:lastColumn="0" w:oddVBand="0" w:evenVBand="0" w:oddHBand="1" w:evenHBand="0" w:firstRowFirstColumn="0" w:firstRowLastColumn="0" w:lastRowFirstColumn="0" w:lastRowLastColumn="0"/>
              <w:rPr>
                <w:b w:val="0"/>
                <w:sz w:val="20"/>
              </w:rPr>
            </w:pPr>
            <w:del w:id="2227" w:author="Gareth Pateman" w:date="2018-04-18T16:16:00Z">
              <w:r w:rsidDel="007E4B18">
                <w:rPr>
                  <w:b w:val="0"/>
                  <w:sz w:val="20"/>
                </w:rPr>
                <w:delText>Date Created</w:delText>
              </w:r>
            </w:del>
            <w:r w:rsidR="009B0C5E">
              <w:rPr>
                <w:b w:val="0"/>
                <w:sz w:val="20"/>
              </w:rPr>
              <w:t>c</w:t>
            </w:r>
            <w:ins w:id="2228" w:author="Gareth Pateman" w:date="2018-04-18T16:16:00Z">
              <w:r w:rsidR="007E4B18">
                <w:rPr>
                  <w:b w:val="0"/>
                  <w:sz w:val="20"/>
                </w:rPr>
                <w:t>reationDate</w:t>
              </w:r>
            </w:ins>
          </w:p>
        </w:tc>
        <w:tc>
          <w:tcPr>
            <w:tcW w:w="1559" w:type="dxa"/>
            <w:tcPrChange w:id="2229" w:author="Gareth Pateman" w:date="2018-04-18T16:18:00Z">
              <w:tcPr>
                <w:tcW w:w="1605" w:type="dxa"/>
              </w:tcPr>
            </w:tcPrChange>
          </w:tcPr>
          <w:p w14:paraId="2A9A023A"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sidRPr="00D267CA">
              <w:rPr>
                <w:sz w:val="20"/>
              </w:rPr>
              <w:t>DateTime</w:t>
            </w:r>
          </w:p>
        </w:tc>
        <w:tc>
          <w:tcPr>
            <w:tcW w:w="1985" w:type="dxa"/>
            <w:tcPrChange w:id="2230" w:author="Gareth Pateman" w:date="2018-04-18T16:18:00Z">
              <w:tcPr>
                <w:tcW w:w="2033" w:type="dxa"/>
              </w:tcPr>
            </w:tcPrChange>
          </w:tcPr>
          <w:p w14:paraId="71543911"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Date and time when the transaction was created by the API Provider</w:t>
            </w:r>
          </w:p>
        </w:tc>
        <w:tc>
          <w:tcPr>
            <w:tcW w:w="709" w:type="dxa"/>
            <w:tcPrChange w:id="2231" w:author="Gareth Pateman" w:date="2018-04-18T16:18:00Z">
              <w:tcPr>
                <w:tcW w:w="719" w:type="dxa"/>
              </w:tcPr>
            </w:tcPrChange>
          </w:tcPr>
          <w:p w14:paraId="471E44C0" w14:textId="77777777" w:rsidR="00A22871" w:rsidRPr="00536948"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057300">
              <w:rPr>
                <w:rFonts w:ascii="Wingdings" w:hAnsi="Wingdings" w:cs="Wingdings"/>
                <w:sz w:val="20"/>
              </w:rPr>
              <w:t></w:t>
            </w:r>
            <w:r>
              <w:rPr>
                <w:sz w:val="20"/>
              </w:rPr>
              <w:t>NA</w:t>
            </w:r>
          </w:p>
          <w:p w14:paraId="6F405217" w14:textId="77777777" w:rsidR="00A22871" w:rsidRPr="00536948" w:rsidRDefault="00A22871" w:rsidP="00A22871">
            <w:pPr>
              <w:jc w:val="center"/>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057300">
              <w:rPr>
                <w:rFonts w:ascii="Wingdings" w:hAnsi="Wingdings" w:cs="Wingdings"/>
                <w:sz w:val="20"/>
              </w:rPr>
              <w:t></w:t>
            </w:r>
            <w:r w:rsidRPr="00057300">
              <w:rPr>
                <w:rFonts w:cs="Wingdings"/>
                <w:sz w:val="20"/>
              </w:rPr>
              <w:t>O</w:t>
            </w:r>
          </w:p>
        </w:tc>
        <w:tc>
          <w:tcPr>
            <w:tcW w:w="1275" w:type="dxa"/>
            <w:tcPrChange w:id="2232" w:author="Gareth Pateman" w:date="2018-04-18T16:18:00Z">
              <w:tcPr>
                <w:tcW w:w="1217" w:type="dxa"/>
              </w:tcPr>
            </w:tcPrChange>
          </w:tcPr>
          <w:p w14:paraId="119A1C1E"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c>
          <w:tcPr>
            <w:tcW w:w="1780" w:type="dxa"/>
            <w:tcPrChange w:id="2233" w:author="Gareth Pateman" w:date="2018-04-18T16:18:00Z">
              <w:tcPr>
                <w:tcW w:w="1876" w:type="dxa"/>
              </w:tcPr>
            </w:tcPrChange>
          </w:tcPr>
          <w:p w14:paraId="603563C4"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r>
      <w:tr w:rsidR="007E4B18" w:rsidRPr="00D267CA" w14:paraId="10CF6608" w14:textId="77777777" w:rsidTr="008F1802">
        <w:tblPrEx>
          <w:tblPrExChange w:id="2234" w:author="Gareth Pateman" w:date="2018-04-18T16:18:00Z">
            <w:tblPrEx>
              <w:tblLayout w:type="fixed"/>
            </w:tblPrEx>
          </w:tblPrExChange>
        </w:tblPrEx>
        <w:tc>
          <w:tcPr>
            <w:cnfStyle w:val="001000000000" w:firstRow="0" w:lastRow="0" w:firstColumn="1" w:lastColumn="0" w:oddVBand="0" w:evenVBand="0" w:oddHBand="0" w:evenHBand="0" w:firstRowFirstColumn="0" w:firstRowLastColumn="0" w:lastRowFirstColumn="0" w:lastRowLastColumn="0"/>
            <w:tcW w:w="1838" w:type="dxa"/>
            <w:tcPrChange w:id="2235" w:author="Gareth Pateman" w:date="2018-04-18T16:18:00Z">
              <w:tcPr>
                <w:tcW w:w="1696" w:type="dxa"/>
              </w:tcPr>
            </w:tcPrChange>
          </w:tcPr>
          <w:p w14:paraId="13D64E61" w14:textId="7D0A1818" w:rsidR="00A22871" w:rsidRPr="00D267CA" w:rsidRDefault="00A22871">
            <w:pPr>
              <w:jc w:val="left"/>
              <w:rPr>
                <w:b w:val="0"/>
                <w:sz w:val="20"/>
              </w:rPr>
              <w:pPrChange w:id="2236" w:author="Gareth Pateman" w:date="2018-04-18T16:18:00Z">
                <w:pPr/>
              </w:pPrChange>
            </w:pPr>
            <w:del w:id="2237" w:author="Gareth Pateman" w:date="2018-04-18T16:18:00Z">
              <w:r w:rsidDel="007E4B18">
                <w:rPr>
                  <w:b w:val="0"/>
                  <w:sz w:val="20"/>
                </w:rPr>
                <w:delText>Date Modified</w:delText>
              </w:r>
            </w:del>
            <w:ins w:id="2238" w:author="Gareth Pateman" w:date="2018-05-04T14:48:00Z">
              <w:r w:rsidR="004A3411">
                <w:rPr>
                  <w:b w:val="0"/>
                  <w:sz w:val="20"/>
                </w:rPr>
                <w:t>m</w:t>
              </w:r>
            </w:ins>
            <w:ins w:id="2239" w:author="Gareth Pateman" w:date="2018-04-18T16:18:00Z">
              <w:r w:rsidR="007E4B18">
                <w:rPr>
                  <w:b w:val="0"/>
                  <w:sz w:val="20"/>
                </w:rPr>
                <w:t>odification Date</w:t>
              </w:r>
            </w:ins>
          </w:p>
        </w:tc>
        <w:tc>
          <w:tcPr>
            <w:tcW w:w="1559" w:type="dxa"/>
            <w:tcPrChange w:id="2240" w:author="Gareth Pateman" w:date="2018-04-18T16:18:00Z">
              <w:tcPr>
                <w:tcW w:w="1605" w:type="dxa"/>
              </w:tcPr>
            </w:tcPrChange>
          </w:tcPr>
          <w:p w14:paraId="1F89A227"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sidRPr="00D267CA">
              <w:rPr>
                <w:sz w:val="20"/>
              </w:rPr>
              <w:t>DateTime</w:t>
            </w:r>
          </w:p>
        </w:tc>
        <w:tc>
          <w:tcPr>
            <w:tcW w:w="1985" w:type="dxa"/>
            <w:tcPrChange w:id="2241" w:author="Gareth Pateman" w:date="2018-04-18T16:18:00Z">
              <w:tcPr>
                <w:tcW w:w="2033" w:type="dxa"/>
              </w:tcPr>
            </w:tcPrChange>
          </w:tcPr>
          <w:p w14:paraId="7E1E6D82"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Date and time when the transaction was modified by the API Provider</w:t>
            </w:r>
          </w:p>
        </w:tc>
        <w:tc>
          <w:tcPr>
            <w:tcW w:w="709" w:type="dxa"/>
            <w:tcPrChange w:id="2242" w:author="Gareth Pateman" w:date="2018-04-18T16:18:00Z">
              <w:tcPr>
                <w:tcW w:w="719" w:type="dxa"/>
              </w:tcPr>
            </w:tcPrChange>
          </w:tcPr>
          <w:p w14:paraId="705C0F08" w14:textId="77777777" w:rsidR="00A22871" w:rsidRPr="00536948"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057300">
              <w:rPr>
                <w:rFonts w:ascii="Wingdings" w:hAnsi="Wingdings" w:cs="Wingdings"/>
                <w:sz w:val="20"/>
              </w:rPr>
              <w:t></w:t>
            </w:r>
            <w:r>
              <w:rPr>
                <w:sz w:val="20"/>
              </w:rPr>
              <w:t>NA</w:t>
            </w:r>
          </w:p>
          <w:p w14:paraId="16B99B06" w14:textId="77777777" w:rsidR="00A22871" w:rsidRPr="00057300" w:rsidRDefault="00A22871" w:rsidP="00A22871">
            <w:pPr>
              <w:jc w:val="center"/>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057300">
              <w:rPr>
                <w:rFonts w:ascii="Wingdings" w:hAnsi="Wingdings" w:cs="Wingdings"/>
                <w:sz w:val="20"/>
              </w:rPr>
              <w:t></w:t>
            </w:r>
            <w:r w:rsidRPr="00057300">
              <w:rPr>
                <w:rFonts w:cs="Wingdings"/>
                <w:sz w:val="20"/>
              </w:rPr>
              <w:t>O</w:t>
            </w:r>
          </w:p>
        </w:tc>
        <w:tc>
          <w:tcPr>
            <w:tcW w:w="1275" w:type="dxa"/>
            <w:tcPrChange w:id="2243" w:author="Gareth Pateman" w:date="2018-04-18T16:18:00Z">
              <w:tcPr>
                <w:tcW w:w="1217" w:type="dxa"/>
              </w:tcPr>
            </w:tcPrChange>
          </w:tcPr>
          <w:p w14:paraId="697CE50F"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c>
          <w:tcPr>
            <w:tcW w:w="1780" w:type="dxa"/>
            <w:tcPrChange w:id="2244" w:author="Gareth Pateman" w:date="2018-04-18T16:18:00Z">
              <w:tcPr>
                <w:tcW w:w="1876" w:type="dxa"/>
              </w:tcPr>
            </w:tcPrChange>
          </w:tcPr>
          <w:p w14:paraId="776C4CE8"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r>
      <w:tr w:rsidR="007E4B18" w:rsidRPr="00D267CA" w14:paraId="614A551B" w14:textId="77777777" w:rsidTr="008F1802">
        <w:tblPrEx>
          <w:tblPrExChange w:id="2245" w:author="Gareth Pateman" w:date="2018-04-18T16:18:00Z">
            <w:tblPrEx>
              <w:tblLayout w:type="fixed"/>
            </w:tblPrEx>
          </w:tblPrExChange>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Change w:id="2246" w:author="Gareth Pateman" w:date="2018-04-18T16:18:00Z">
              <w:tcPr>
                <w:tcW w:w="1696" w:type="dxa"/>
              </w:tcPr>
            </w:tcPrChange>
          </w:tcPr>
          <w:p w14:paraId="7F89FD38" w14:textId="76F56B35" w:rsidR="00A22871" w:rsidRPr="00D267CA" w:rsidRDefault="00F8499D">
            <w:pPr>
              <w:jc w:val="left"/>
              <w:cnfStyle w:val="001000100000" w:firstRow="0" w:lastRow="0" w:firstColumn="1" w:lastColumn="0" w:oddVBand="0" w:evenVBand="0" w:oddHBand="1" w:evenHBand="0" w:firstRowFirstColumn="0" w:firstRowLastColumn="0" w:lastRowFirstColumn="0" w:lastRowLastColumn="0"/>
              <w:rPr>
                <w:b w:val="0"/>
                <w:sz w:val="20"/>
              </w:rPr>
              <w:pPrChange w:id="2247" w:author="Gareth Pateman" w:date="2018-04-18T16:18:00Z">
                <w:pPr>
                  <w:cnfStyle w:val="001000100000" w:firstRow="0" w:lastRow="0" w:firstColumn="1" w:lastColumn="0" w:oddVBand="0" w:evenVBand="0" w:oddHBand="1" w:evenHBand="0" w:firstRowFirstColumn="0" w:firstRowLastColumn="0" w:lastRowFirstColumn="0" w:lastRowLastColumn="0"/>
                </w:pPr>
              </w:pPrChange>
            </w:pPr>
            <w:r>
              <w:rPr>
                <w:b w:val="0"/>
                <w:sz w:val="20"/>
              </w:rPr>
              <w:t>d</w:t>
            </w:r>
            <w:r w:rsidR="00A22871">
              <w:rPr>
                <w:b w:val="0"/>
                <w:sz w:val="20"/>
              </w:rPr>
              <w:t>ebitParty</w:t>
            </w:r>
          </w:p>
        </w:tc>
        <w:tc>
          <w:tcPr>
            <w:tcW w:w="1559" w:type="dxa"/>
            <w:tcPrChange w:id="2248" w:author="Gareth Pateman" w:date="2018-04-18T16:18:00Z">
              <w:tcPr>
                <w:tcW w:w="1605" w:type="dxa"/>
              </w:tcPr>
            </w:tcPrChange>
          </w:tcPr>
          <w:p w14:paraId="6BC45603"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Reference Array</w:t>
            </w:r>
          </w:p>
        </w:tc>
        <w:tc>
          <w:tcPr>
            <w:tcW w:w="1985" w:type="dxa"/>
            <w:tcPrChange w:id="2249" w:author="Gareth Pateman" w:date="2018-04-18T16:18:00Z">
              <w:tcPr>
                <w:tcW w:w="2033" w:type="dxa"/>
              </w:tcPr>
            </w:tcPrChange>
          </w:tcPr>
          <w:p w14:paraId="662496EA"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 xml:space="preserve">A collection of key/value pairs that enable the debit </w:t>
            </w:r>
            <w:r>
              <w:rPr>
                <w:sz w:val="20"/>
              </w:rPr>
              <w:lastRenderedPageBreak/>
              <w:t>party to be identified. Keys include MSISDN and Wallet Identifier.</w:t>
            </w:r>
          </w:p>
        </w:tc>
        <w:tc>
          <w:tcPr>
            <w:tcW w:w="709" w:type="dxa"/>
            <w:tcPrChange w:id="2250" w:author="Gareth Pateman" w:date="2018-04-18T16:18:00Z">
              <w:tcPr>
                <w:tcW w:w="719" w:type="dxa"/>
              </w:tcPr>
            </w:tcPrChange>
          </w:tcPr>
          <w:p w14:paraId="24BE8984" w14:textId="77777777" w:rsidR="00A22871" w:rsidRPr="00536948"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E42E58">
              <w:rPr>
                <w:rFonts w:ascii="Wingdings" w:hAnsi="Wingdings" w:cs="Wingdings"/>
                <w:sz w:val="20"/>
              </w:rPr>
              <w:lastRenderedPageBreak/>
              <w:t></w:t>
            </w:r>
            <w:r w:rsidRPr="00536948">
              <w:rPr>
                <w:sz w:val="20"/>
              </w:rPr>
              <w:t>M</w:t>
            </w:r>
          </w:p>
          <w:p w14:paraId="3CAE661E" w14:textId="77777777" w:rsidR="00A22871" w:rsidRPr="00536948"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B52FC7">
              <w:rPr>
                <w:rFonts w:ascii="Wingdings" w:hAnsi="Wingdings" w:cs="Wingdings"/>
                <w:sz w:val="20"/>
              </w:rPr>
              <w:t></w:t>
            </w:r>
            <w:r>
              <w:rPr>
                <w:rFonts w:cs="Wingdings"/>
                <w:sz w:val="20"/>
              </w:rPr>
              <w:t>M</w:t>
            </w:r>
            <w:r w:rsidRPr="00536948" w:rsidDel="00536948">
              <w:rPr>
                <w:sz w:val="20"/>
              </w:rPr>
              <w:t xml:space="preserve"> </w:t>
            </w:r>
          </w:p>
        </w:tc>
        <w:tc>
          <w:tcPr>
            <w:tcW w:w="1275" w:type="dxa"/>
            <w:tcPrChange w:id="2251" w:author="Gareth Pateman" w:date="2018-04-18T16:18:00Z">
              <w:tcPr>
                <w:tcW w:w="1217" w:type="dxa"/>
              </w:tcPr>
            </w:tcPrChange>
          </w:tcPr>
          <w:p w14:paraId="34863D6D" w14:textId="77777777" w:rsidR="00553C1C" w:rsidRPr="00D06609" w:rsidRDefault="00553C1C" w:rsidP="00553C1C">
            <w:pPr>
              <w:cnfStyle w:val="000000100000" w:firstRow="0" w:lastRow="0" w:firstColumn="0" w:lastColumn="0" w:oddVBand="0" w:evenVBand="0" w:oddHBand="1" w:evenHBand="0" w:firstRowFirstColumn="0" w:firstRowLastColumn="0" w:lastRowFirstColumn="0" w:lastRowLastColumn="0"/>
              <w:rPr>
                <w:rStyle w:val="Hyperlink"/>
                <w:sz w:val="20"/>
                <w:szCs w:val="20"/>
              </w:rPr>
            </w:pPr>
            <w:r>
              <w:rPr>
                <w:sz w:val="20"/>
              </w:rPr>
              <w:fldChar w:fldCharType="begin"/>
            </w:r>
            <w:r>
              <w:rPr>
                <w:sz w:val="20"/>
                <w:szCs w:val="20"/>
              </w:rPr>
              <w:instrText xml:space="preserve"> HYPERLINK  \l "_Toc446882437" </w:instrText>
            </w:r>
            <w:r>
              <w:rPr>
                <w:sz w:val="20"/>
              </w:rPr>
              <w:fldChar w:fldCharType="separate"/>
            </w:r>
            <w:r w:rsidRPr="00D06609">
              <w:rPr>
                <w:rStyle w:val="Hyperlink"/>
                <w:sz w:val="20"/>
                <w:szCs w:val="20"/>
              </w:rPr>
              <w:t>Account</w:t>
            </w:r>
          </w:p>
          <w:p w14:paraId="04A26840" w14:textId="52289860" w:rsidR="00A22871" w:rsidRPr="00D267CA" w:rsidRDefault="00553C1C" w:rsidP="00A22871">
            <w:pPr>
              <w:cnfStyle w:val="000000100000" w:firstRow="0" w:lastRow="0" w:firstColumn="0" w:lastColumn="0" w:oddVBand="0" w:evenVBand="0" w:oddHBand="1" w:evenHBand="0" w:firstRowFirstColumn="0" w:firstRowLastColumn="0" w:lastRowFirstColumn="0" w:lastRowLastColumn="0"/>
              <w:rPr>
                <w:sz w:val="20"/>
              </w:rPr>
            </w:pPr>
            <w:r w:rsidRPr="00D06609">
              <w:rPr>
                <w:rStyle w:val="Hyperlink"/>
                <w:sz w:val="20"/>
                <w:szCs w:val="20"/>
              </w:rPr>
              <w:t>Identifier</w:t>
            </w:r>
            <w:r>
              <w:rPr>
                <w:sz w:val="20"/>
              </w:rPr>
              <w:fldChar w:fldCharType="end"/>
            </w:r>
          </w:p>
        </w:tc>
        <w:tc>
          <w:tcPr>
            <w:tcW w:w="1780" w:type="dxa"/>
            <w:tcPrChange w:id="2252" w:author="Gareth Pateman" w:date="2018-04-18T16:18:00Z">
              <w:tcPr>
                <w:tcW w:w="1876" w:type="dxa"/>
              </w:tcPr>
            </w:tcPrChange>
          </w:tcPr>
          <w:p w14:paraId="658603BD"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r>
      <w:tr w:rsidR="007E4B18" w:rsidRPr="00D267CA" w14:paraId="2212CAD2" w14:textId="77777777" w:rsidTr="008F1802">
        <w:tblPrEx>
          <w:tblPrExChange w:id="2253" w:author="Gareth Pateman" w:date="2018-04-18T16:18:00Z">
            <w:tblPrEx>
              <w:tblLayout w:type="fixed"/>
            </w:tblPrEx>
          </w:tblPrExChange>
        </w:tblPrEx>
        <w:tc>
          <w:tcPr>
            <w:cnfStyle w:val="001000000000" w:firstRow="0" w:lastRow="0" w:firstColumn="1" w:lastColumn="0" w:oddVBand="0" w:evenVBand="0" w:oddHBand="0" w:evenHBand="0" w:firstRowFirstColumn="0" w:firstRowLastColumn="0" w:lastRowFirstColumn="0" w:lastRowLastColumn="0"/>
            <w:tcW w:w="1838" w:type="dxa"/>
            <w:tcPrChange w:id="2254" w:author="Gareth Pateman" w:date="2018-04-18T16:18:00Z">
              <w:tcPr>
                <w:tcW w:w="1696" w:type="dxa"/>
              </w:tcPr>
            </w:tcPrChange>
          </w:tcPr>
          <w:p w14:paraId="7BAFD8C7" w14:textId="1BA03DCB" w:rsidR="00A22871" w:rsidRPr="00D267CA" w:rsidRDefault="00F8499D">
            <w:pPr>
              <w:jc w:val="left"/>
              <w:rPr>
                <w:b w:val="0"/>
                <w:sz w:val="20"/>
              </w:rPr>
              <w:pPrChange w:id="2255" w:author="Gareth Pateman" w:date="2018-04-18T16:18:00Z">
                <w:pPr/>
              </w:pPrChange>
            </w:pPr>
            <w:r>
              <w:rPr>
                <w:b w:val="0"/>
                <w:sz w:val="20"/>
              </w:rPr>
              <w:t>c</w:t>
            </w:r>
            <w:r w:rsidR="00A22871">
              <w:rPr>
                <w:b w:val="0"/>
                <w:sz w:val="20"/>
              </w:rPr>
              <w:t>reditParty</w:t>
            </w:r>
          </w:p>
        </w:tc>
        <w:tc>
          <w:tcPr>
            <w:tcW w:w="1559" w:type="dxa"/>
            <w:tcPrChange w:id="2256" w:author="Gareth Pateman" w:date="2018-04-18T16:18:00Z">
              <w:tcPr>
                <w:tcW w:w="1605" w:type="dxa"/>
              </w:tcPr>
            </w:tcPrChange>
          </w:tcPr>
          <w:p w14:paraId="241C40AF"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Reference Array</w:t>
            </w:r>
          </w:p>
        </w:tc>
        <w:tc>
          <w:tcPr>
            <w:tcW w:w="1985" w:type="dxa"/>
            <w:tcPrChange w:id="2257" w:author="Gareth Pateman" w:date="2018-04-18T16:18:00Z">
              <w:tcPr>
                <w:tcW w:w="2033" w:type="dxa"/>
              </w:tcPr>
            </w:tcPrChange>
          </w:tcPr>
          <w:p w14:paraId="6AEA2CBF"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A series of key/value pairs that enable the credit party to be identified. Keys include MSISDN and Wallet Identifier.</w:t>
            </w:r>
          </w:p>
        </w:tc>
        <w:tc>
          <w:tcPr>
            <w:tcW w:w="709" w:type="dxa"/>
            <w:tcPrChange w:id="2258" w:author="Gareth Pateman" w:date="2018-04-18T16:18:00Z">
              <w:tcPr>
                <w:tcW w:w="719" w:type="dxa"/>
              </w:tcPr>
            </w:tcPrChange>
          </w:tcPr>
          <w:p w14:paraId="34C39DEA" w14:textId="77777777" w:rsidR="00A22871" w:rsidRPr="00536948"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sidRPr="00536948">
              <w:rPr>
                <w:sz w:val="20"/>
              </w:rPr>
              <w:t>M</w:t>
            </w:r>
          </w:p>
          <w:p w14:paraId="4F8DDDAB" w14:textId="77777777" w:rsidR="00A22871" w:rsidRPr="00536948"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B52FC7">
              <w:rPr>
                <w:rFonts w:ascii="Wingdings" w:hAnsi="Wingdings" w:cs="Wingdings"/>
                <w:sz w:val="20"/>
              </w:rPr>
              <w:t></w:t>
            </w:r>
            <w:r>
              <w:rPr>
                <w:rFonts w:cs="Wingdings"/>
                <w:sz w:val="20"/>
              </w:rPr>
              <w:t>M</w:t>
            </w:r>
            <w:r w:rsidRPr="00536948" w:rsidDel="00536948">
              <w:rPr>
                <w:sz w:val="20"/>
              </w:rPr>
              <w:t xml:space="preserve"> </w:t>
            </w:r>
          </w:p>
        </w:tc>
        <w:tc>
          <w:tcPr>
            <w:tcW w:w="1275" w:type="dxa"/>
            <w:tcPrChange w:id="2259" w:author="Gareth Pateman" w:date="2018-04-18T16:18:00Z">
              <w:tcPr>
                <w:tcW w:w="1217" w:type="dxa"/>
              </w:tcPr>
            </w:tcPrChange>
          </w:tcPr>
          <w:p w14:paraId="107DC3CA" w14:textId="7A6A886B" w:rsidR="00A22871" w:rsidRPr="00D267CA" w:rsidRDefault="00090C9A" w:rsidP="00A22871">
            <w:pPr>
              <w:cnfStyle w:val="000000000000" w:firstRow="0" w:lastRow="0" w:firstColumn="0" w:lastColumn="0" w:oddVBand="0" w:evenVBand="0" w:oddHBand="0" w:evenHBand="0" w:firstRowFirstColumn="0" w:firstRowLastColumn="0" w:lastRowFirstColumn="0" w:lastRowLastColumn="0"/>
              <w:rPr>
                <w:sz w:val="20"/>
              </w:rPr>
            </w:pPr>
            <w:r>
              <w:fldChar w:fldCharType="begin"/>
            </w:r>
            <w:r>
              <w:instrText xml:space="preserve"> HYPERLINK \l "_Toc446882437" </w:instrText>
            </w:r>
            <w:r>
              <w:fldChar w:fldCharType="separate"/>
            </w:r>
            <w:r w:rsidR="00553C1C" w:rsidRPr="00D06609">
              <w:rPr>
                <w:rStyle w:val="Hyperlink"/>
                <w:sz w:val="20"/>
                <w:szCs w:val="20"/>
              </w:rPr>
              <w:t>Account Identifier</w:t>
            </w:r>
            <w:r>
              <w:rPr>
                <w:rStyle w:val="Hyperlink"/>
                <w:sz w:val="20"/>
              </w:rPr>
              <w:fldChar w:fldCharType="end"/>
            </w:r>
          </w:p>
        </w:tc>
        <w:tc>
          <w:tcPr>
            <w:tcW w:w="1780" w:type="dxa"/>
            <w:tcPrChange w:id="2260" w:author="Gareth Pateman" w:date="2018-04-18T16:18:00Z">
              <w:tcPr>
                <w:tcW w:w="1876" w:type="dxa"/>
              </w:tcPr>
            </w:tcPrChange>
          </w:tcPr>
          <w:p w14:paraId="43CCC79E"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r>
      <w:tr w:rsidR="007E4B18" w:rsidRPr="00D267CA" w14:paraId="4B8C96CD" w14:textId="77777777" w:rsidTr="008F1802">
        <w:tblPrEx>
          <w:tblPrExChange w:id="2261" w:author="Gareth Pateman" w:date="2018-04-18T16:18:00Z">
            <w:tblPrEx>
              <w:tblLayout w:type="fixed"/>
            </w:tblPrEx>
          </w:tblPrExChange>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Change w:id="2262" w:author="Gareth Pateman" w:date="2018-04-18T16:18:00Z">
              <w:tcPr>
                <w:tcW w:w="1696" w:type="dxa"/>
              </w:tcPr>
            </w:tcPrChange>
          </w:tcPr>
          <w:p w14:paraId="45FBACA3" w14:textId="1B006ED0" w:rsidR="00A22871" w:rsidRPr="00D267CA" w:rsidRDefault="00F8499D" w:rsidP="00A22871">
            <w:pPr>
              <w:cnfStyle w:val="001000100000" w:firstRow="0" w:lastRow="0" w:firstColumn="1" w:lastColumn="0" w:oddVBand="0" w:evenVBand="0" w:oddHBand="1" w:evenHBand="0" w:firstRowFirstColumn="0" w:firstRowLastColumn="0" w:lastRowFirstColumn="0" w:lastRowLastColumn="0"/>
              <w:rPr>
                <w:b w:val="0"/>
                <w:sz w:val="20"/>
              </w:rPr>
            </w:pPr>
            <w:r>
              <w:rPr>
                <w:b w:val="0"/>
                <w:sz w:val="20"/>
              </w:rPr>
              <w:t>s</w:t>
            </w:r>
            <w:r w:rsidR="00A22871">
              <w:rPr>
                <w:b w:val="0"/>
                <w:sz w:val="20"/>
              </w:rPr>
              <w:t>enderKYC</w:t>
            </w:r>
          </w:p>
        </w:tc>
        <w:tc>
          <w:tcPr>
            <w:tcW w:w="1559" w:type="dxa"/>
            <w:tcPrChange w:id="2263" w:author="Gareth Pateman" w:date="2018-04-18T16:18:00Z">
              <w:tcPr>
                <w:tcW w:w="1605" w:type="dxa"/>
              </w:tcPr>
            </w:tcPrChange>
          </w:tcPr>
          <w:p w14:paraId="631AB497"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Reference</w:t>
            </w:r>
          </w:p>
        </w:tc>
        <w:tc>
          <w:tcPr>
            <w:tcW w:w="1985" w:type="dxa"/>
            <w:tcPrChange w:id="2264" w:author="Gareth Pateman" w:date="2018-04-18T16:18:00Z">
              <w:tcPr>
                <w:tcW w:w="2033" w:type="dxa"/>
              </w:tcPr>
            </w:tcPrChange>
          </w:tcPr>
          <w:p w14:paraId="128EFAB9"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A collection of properties detailing the KYC of the transaction Sender, typically used for International Transfers.</w:t>
            </w:r>
          </w:p>
        </w:tc>
        <w:tc>
          <w:tcPr>
            <w:tcW w:w="709" w:type="dxa"/>
            <w:tcPrChange w:id="2265" w:author="Gareth Pateman" w:date="2018-04-18T16:18:00Z">
              <w:tcPr>
                <w:tcW w:w="719" w:type="dxa"/>
              </w:tcPr>
            </w:tcPrChange>
          </w:tcPr>
          <w:p w14:paraId="123533F9" w14:textId="77777777" w:rsidR="00A22871" w:rsidRPr="00536948"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E42E58">
              <w:rPr>
                <w:rFonts w:ascii="Wingdings" w:hAnsi="Wingdings" w:cs="Wingdings"/>
                <w:sz w:val="20"/>
              </w:rPr>
              <w:t></w:t>
            </w:r>
            <w:r w:rsidRPr="00536948">
              <w:rPr>
                <w:sz w:val="20"/>
              </w:rPr>
              <w:t>O</w:t>
            </w:r>
          </w:p>
          <w:p w14:paraId="1E1783BE" w14:textId="77777777" w:rsidR="00A22871" w:rsidRPr="00536948"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B52FC7">
              <w:rPr>
                <w:rFonts w:ascii="Wingdings" w:hAnsi="Wingdings" w:cs="Wingdings"/>
                <w:sz w:val="20"/>
              </w:rPr>
              <w:t></w:t>
            </w:r>
            <w:r w:rsidRPr="00B52FC7">
              <w:rPr>
                <w:rFonts w:cs="Wingdings"/>
                <w:sz w:val="20"/>
              </w:rPr>
              <w:t>O</w:t>
            </w:r>
            <w:r w:rsidRPr="00536948" w:rsidDel="00536948">
              <w:rPr>
                <w:sz w:val="20"/>
              </w:rPr>
              <w:t xml:space="preserve"> </w:t>
            </w:r>
          </w:p>
        </w:tc>
        <w:tc>
          <w:tcPr>
            <w:tcW w:w="1275" w:type="dxa"/>
            <w:tcPrChange w:id="2266" w:author="Gareth Pateman" w:date="2018-04-18T16:18:00Z">
              <w:tcPr>
                <w:tcW w:w="1217" w:type="dxa"/>
              </w:tcPr>
            </w:tcPrChange>
          </w:tcPr>
          <w:p w14:paraId="0725D0EA" w14:textId="7D7514E0" w:rsidR="00A22871" w:rsidRPr="00D267CA" w:rsidRDefault="00090C9A" w:rsidP="00A22871">
            <w:pPr>
              <w:cnfStyle w:val="000000100000" w:firstRow="0" w:lastRow="0" w:firstColumn="0" w:lastColumn="0" w:oddVBand="0" w:evenVBand="0" w:oddHBand="1" w:evenHBand="0" w:firstRowFirstColumn="0" w:firstRowLastColumn="0" w:lastRowFirstColumn="0" w:lastRowLastColumn="0"/>
              <w:rPr>
                <w:sz w:val="20"/>
              </w:rPr>
            </w:pPr>
            <w:r>
              <w:fldChar w:fldCharType="begin"/>
            </w:r>
            <w:r>
              <w:instrText xml:space="preserve"> HYPERLINK \l "_KYC_Object" </w:instrText>
            </w:r>
            <w:r>
              <w:fldChar w:fldCharType="separate"/>
            </w:r>
            <w:r w:rsidR="00553C1C" w:rsidRPr="00E90944">
              <w:rPr>
                <w:rStyle w:val="Hyperlink"/>
                <w:sz w:val="20"/>
                <w:szCs w:val="20"/>
              </w:rPr>
              <w:t>KYC</w:t>
            </w:r>
            <w:r>
              <w:rPr>
                <w:rStyle w:val="Hyperlink"/>
                <w:sz w:val="20"/>
              </w:rPr>
              <w:fldChar w:fldCharType="end"/>
            </w:r>
            <w:r w:rsidR="00553C1C">
              <w:rPr>
                <w:rStyle w:val="Hyperlink"/>
                <w:sz w:val="20"/>
                <w:szCs w:val="20"/>
              </w:rPr>
              <w:t xml:space="preserve"> Information</w:t>
            </w:r>
          </w:p>
        </w:tc>
        <w:tc>
          <w:tcPr>
            <w:tcW w:w="1780" w:type="dxa"/>
            <w:tcPrChange w:id="2267" w:author="Gareth Pateman" w:date="2018-04-18T16:18:00Z">
              <w:tcPr>
                <w:tcW w:w="1876" w:type="dxa"/>
              </w:tcPr>
            </w:tcPrChange>
          </w:tcPr>
          <w:p w14:paraId="50CC6006"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r>
      <w:tr w:rsidR="007E4B18" w:rsidRPr="00D267CA" w14:paraId="3807939E" w14:textId="77777777" w:rsidTr="008F1802">
        <w:tblPrEx>
          <w:tblPrExChange w:id="2268" w:author="Gareth Pateman" w:date="2018-04-18T16:18:00Z">
            <w:tblPrEx>
              <w:tblLayout w:type="fixed"/>
            </w:tblPrEx>
          </w:tblPrExChange>
        </w:tblPrEx>
        <w:tc>
          <w:tcPr>
            <w:cnfStyle w:val="001000000000" w:firstRow="0" w:lastRow="0" w:firstColumn="1" w:lastColumn="0" w:oddVBand="0" w:evenVBand="0" w:oddHBand="0" w:evenHBand="0" w:firstRowFirstColumn="0" w:firstRowLastColumn="0" w:lastRowFirstColumn="0" w:lastRowLastColumn="0"/>
            <w:tcW w:w="1838" w:type="dxa"/>
            <w:tcPrChange w:id="2269" w:author="Gareth Pateman" w:date="2018-04-18T16:18:00Z">
              <w:tcPr>
                <w:tcW w:w="1696" w:type="dxa"/>
              </w:tcPr>
            </w:tcPrChange>
          </w:tcPr>
          <w:p w14:paraId="6B822165" w14:textId="22D58C95" w:rsidR="00A22871" w:rsidRPr="00D267CA" w:rsidRDefault="00F8499D" w:rsidP="00A22871">
            <w:pPr>
              <w:rPr>
                <w:b w:val="0"/>
                <w:sz w:val="20"/>
              </w:rPr>
            </w:pPr>
            <w:r>
              <w:rPr>
                <w:b w:val="0"/>
                <w:sz w:val="20"/>
              </w:rPr>
              <w:t>r</w:t>
            </w:r>
            <w:r w:rsidR="00A22871">
              <w:rPr>
                <w:b w:val="0"/>
                <w:sz w:val="20"/>
              </w:rPr>
              <w:t>ecipientKYC</w:t>
            </w:r>
          </w:p>
        </w:tc>
        <w:tc>
          <w:tcPr>
            <w:tcW w:w="1559" w:type="dxa"/>
            <w:tcPrChange w:id="2270" w:author="Gareth Pateman" w:date="2018-04-18T16:18:00Z">
              <w:tcPr>
                <w:tcW w:w="1605" w:type="dxa"/>
              </w:tcPr>
            </w:tcPrChange>
          </w:tcPr>
          <w:p w14:paraId="7A48013F"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Reference</w:t>
            </w:r>
          </w:p>
        </w:tc>
        <w:tc>
          <w:tcPr>
            <w:tcW w:w="1985" w:type="dxa"/>
            <w:tcPrChange w:id="2271" w:author="Gareth Pateman" w:date="2018-04-18T16:18:00Z">
              <w:tcPr>
                <w:tcW w:w="2033" w:type="dxa"/>
              </w:tcPr>
            </w:tcPrChange>
          </w:tcPr>
          <w:p w14:paraId="3764BAE9"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A collection of properties detailed the KYC of the transaction Recipient, typically used for International Transfers.</w:t>
            </w:r>
          </w:p>
        </w:tc>
        <w:tc>
          <w:tcPr>
            <w:tcW w:w="709" w:type="dxa"/>
            <w:tcPrChange w:id="2272" w:author="Gareth Pateman" w:date="2018-04-18T16:18:00Z">
              <w:tcPr>
                <w:tcW w:w="719" w:type="dxa"/>
              </w:tcPr>
            </w:tcPrChange>
          </w:tcPr>
          <w:p w14:paraId="2E633B36" w14:textId="77777777" w:rsidR="00A22871" w:rsidRPr="00536948"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sidRPr="00536948">
              <w:rPr>
                <w:sz w:val="20"/>
              </w:rPr>
              <w:t>O</w:t>
            </w:r>
          </w:p>
          <w:p w14:paraId="2FE353CB" w14:textId="77777777" w:rsidR="00A22871" w:rsidRPr="00536948"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B52FC7">
              <w:rPr>
                <w:rFonts w:ascii="Wingdings" w:hAnsi="Wingdings" w:cs="Wingdings"/>
                <w:sz w:val="20"/>
              </w:rPr>
              <w:t></w:t>
            </w:r>
            <w:r w:rsidRPr="00B52FC7">
              <w:rPr>
                <w:rFonts w:cs="Wingdings"/>
                <w:sz w:val="20"/>
              </w:rPr>
              <w:t>O</w:t>
            </w:r>
            <w:r w:rsidRPr="00536948" w:rsidDel="00536948">
              <w:rPr>
                <w:sz w:val="20"/>
              </w:rPr>
              <w:t xml:space="preserve"> </w:t>
            </w:r>
          </w:p>
        </w:tc>
        <w:tc>
          <w:tcPr>
            <w:tcW w:w="1275" w:type="dxa"/>
            <w:tcPrChange w:id="2273" w:author="Gareth Pateman" w:date="2018-04-18T16:18:00Z">
              <w:tcPr>
                <w:tcW w:w="1217" w:type="dxa"/>
              </w:tcPr>
            </w:tcPrChange>
          </w:tcPr>
          <w:p w14:paraId="3F127008" w14:textId="3E16E50A" w:rsidR="00A22871" w:rsidRPr="00D267CA" w:rsidRDefault="00090C9A" w:rsidP="00A22871">
            <w:pPr>
              <w:cnfStyle w:val="000000000000" w:firstRow="0" w:lastRow="0" w:firstColumn="0" w:lastColumn="0" w:oddVBand="0" w:evenVBand="0" w:oddHBand="0" w:evenHBand="0" w:firstRowFirstColumn="0" w:firstRowLastColumn="0" w:lastRowFirstColumn="0" w:lastRowLastColumn="0"/>
              <w:rPr>
                <w:sz w:val="20"/>
              </w:rPr>
            </w:pPr>
            <w:r>
              <w:fldChar w:fldCharType="begin"/>
            </w:r>
            <w:r>
              <w:instrText xml:space="preserve"> HYPERLINK \l "_KYC_Object" </w:instrText>
            </w:r>
            <w:r>
              <w:fldChar w:fldCharType="separate"/>
            </w:r>
            <w:r w:rsidR="00553C1C" w:rsidRPr="00E90944">
              <w:rPr>
                <w:rStyle w:val="Hyperlink"/>
                <w:sz w:val="20"/>
                <w:szCs w:val="20"/>
              </w:rPr>
              <w:t>KYC</w:t>
            </w:r>
            <w:r>
              <w:rPr>
                <w:rStyle w:val="Hyperlink"/>
                <w:sz w:val="20"/>
              </w:rPr>
              <w:fldChar w:fldCharType="end"/>
            </w:r>
            <w:r w:rsidR="00553C1C">
              <w:rPr>
                <w:rStyle w:val="Hyperlink"/>
                <w:sz w:val="20"/>
                <w:szCs w:val="20"/>
              </w:rPr>
              <w:t xml:space="preserve"> Information</w:t>
            </w:r>
          </w:p>
        </w:tc>
        <w:tc>
          <w:tcPr>
            <w:tcW w:w="1780" w:type="dxa"/>
            <w:tcPrChange w:id="2274" w:author="Gareth Pateman" w:date="2018-04-18T16:18:00Z">
              <w:tcPr>
                <w:tcW w:w="1876" w:type="dxa"/>
              </w:tcPr>
            </w:tcPrChange>
          </w:tcPr>
          <w:p w14:paraId="4160C237"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r>
      <w:tr w:rsidR="007E4B18" w:rsidRPr="00D267CA" w14:paraId="768E34A4" w14:textId="77777777" w:rsidTr="008F1802">
        <w:tblPrEx>
          <w:tblPrExChange w:id="2275" w:author="Gareth Pateman" w:date="2018-04-18T16:18:00Z">
            <w:tblPrEx>
              <w:tblLayout w:type="fixed"/>
            </w:tblPrEx>
          </w:tblPrExChange>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Change w:id="2276" w:author="Gareth Pateman" w:date="2018-04-18T16:18:00Z">
              <w:tcPr>
                <w:tcW w:w="1696" w:type="dxa"/>
              </w:tcPr>
            </w:tcPrChange>
          </w:tcPr>
          <w:p w14:paraId="15B6F3DC" w14:textId="7917167D" w:rsidR="00A22871" w:rsidRPr="00D267CA" w:rsidRDefault="009B0C5E" w:rsidP="002F254C">
            <w:pPr>
              <w:jc w:val="left"/>
              <w:cnfStyle w:val="001000100000" w:firstRow="0" w:lastRow="0" w:firstColumn="1" w:lastColumn="0" w:oddVBand="0" w:evenVBand="0" w:oddHBand="1" w:evenHBand="0" w:firstRowFirstColumn="0" w:firstRowLastColumn="0" w:lastRowFirstColumn="0" w:lastRowLastColumn="0"/>
              <w:rPr>
                <w:b w:val="0"/>
                <w:sz w:val="20"/>
              </w:rPr>
            </w:pPr>
            <w:r>
              <w:rPr>
                <w:b w:val="0"/>
                <w:sz w:val="20"/>
              </w:rPr>
              <w:t>r</w:t>
            </w:r>
            <w:r w:rsidR="00A22871">
              <w:rPr>
                <w:b w:val="0"/>
                <w:sz w:val="20"/>
              </w:rPr>
              <w:t>equestAmount</w:t>
            </w:r>
          </w:p>
        </w:tc>
        <w:tc>
          <w:tcPr>
            <w:tcW w:w="1559" w:type="dxa"/>
            <w:tcPrChange w:id="2277" w:author="Gareth Pateman" w:date="2018-04-18T16:18:00Z">
              <w:tcPr>
                <w:tcW w:w="1605" w:type="dxa"/>
              </w:tcPr>
            </w:tcPrChange>
          </w:tcPr>
          <w:p w14:paraId="26B60222"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1985" w:type="dxa"/>
            <w:tcPrChange w:id="2278" w:author="Gareth Pateman" w:date="2018-04-18T16:18:00Z">
              <w:tcPr>
                <w:tcW w:w="2033" w:type="dxa"/>
              </w:tcPr>
            </w:tcPrChange>
          </w:tcPr>
          <w:p w14:paraId="2F7CA992"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Requested</w:t>
            </w:r>
            <w:r w:rsidRPr="00D267CA">
              <w:rPr>
                <w:sz w:val="20"/>
              </w:rPr>
              <w:t xml:space="preserve"> </w:t>
            </w:r>
            <w:r>
              <w:rPr>
                <w:sz w:val="20"/>
              </w:rPr>
              <w:t>quotation</w:t>
            </w:r>
            <w:r w:rsidRPr="00D267CA">
              <w:rPr>
                <w:sz w:val="20"/>
              </w:rPr>
              <w:t xml:space="preserve"> amount</w:t>
            </w:r>
            <w:r>
              <w:rPr>
                <w:sz w:val="20"/>
              </w:rPr>
              <w:t>.</w:t>
            </w:r>
          </w:p>
        </w:tc>
        <w:tc>
          <w:tcPr>
            <w:tcW w:w="709" w:type="dxa"/>
            <w:tcPrChange w:id="2279" w:author="Gareth Pateman" w:date="2018-04-18T16:18:00Z">
              <w:tcPr>
                <w:tcW w:w="719" w:type="dxa"/>
              </w:tcPr>
            </w:tcPrChange>
          </w:tcPr>
          <w:p w14:paraId="5C8209FF" w14:textId="77777777" w:rsidR="00A22871" w:rsidRPr="00536948"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E42E58">
              <w:rPr>
                <w:rFonts w:ascii="Wingdings" w:hAnsi="Wingdings" w:cs="Wingdings"/>
                <w:sz w:val="20"/>
              </w:rPr>
              <w:t></w:t>
            </w:r>
            <w:r>
              <w:rPr>
                <w:sz w:val="20"/>
              </w:rPr>
              <w:t>M</w:t>
            </w:r>
          </w:p>
          <w:p w14:paraId="03C6722D" w14:textId="77777777" w:rsidR="00A22871" w:rsidRPr="00536948"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B52FC7">
              <w:rPr>
                <w:rFonts w:ascii="Wingdings" w:hAnsi="Wingdings" w:cs="Wingdings"/>
                <w:sz w:val="20"/>
              </w:rPr>
              <w:t></w:t>
            </w:r>
            <w:r>
              <w:rPr>
                <w:rFonts w:cs="Wingdings"/>
                <w:sz w:val="20"/>
              </w:rPr>
              <w:t>M</w:t>
            </w:r>
          </w:p>
        </w:tc>
        <w:tc>
          <w:tcPr>
            <w:tcW w:w="1275" w:type="dxa"/>
            <w:tcPrChange w:id="2280" w:author="Gareth Pateman" w:date="2018-04-18T16:18:00Z">
              <w:tcPr>
                <w:tcW w:w="1217" w:type="dxa"/>
              </w:tcPr>
            </w:tcPrChange>
          </w:tcPr>
          <w:p w14:paraId="6F16E975"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c>
          <w:tcPr>
            <w:tcW w:w="1780" w:type="dxa"/>
            <w:tcPrChange w:id="2281" w:author="Gareth Pateman" w:date="2018-04-18T16:18:00Z">
              <w:tcPr>
                <w:tcW w:w="1876" w:type="dxa"/>
              </w:tcPr>
            </w:tcPrChange>
          </w:tcPr>
          <w:p w14:paraId="5D0727C9" w14:textId="46D406CB" w:rsidR="00A22871" w:rsidRPr="00D267CA" w:rsidRDefault="004B5D28" w:rsidP="002F254C">
            <w:pPr>
              <w:jc w:val="left"/>
              <w:cnfStyle w:val="000000100000" w:firstRow="0" w:lastRow="0" w:firstColumn="0" w:lastColumn="0" w:oddVBand="0" w:evenVBand="0" w:oddHBand="1" w:evenHBand="0" w:firstRowFirstColumn="0" w:firstRowLastColumn="0" w:lastRowFirstColumn="0" w:lastRowLastColumn="0"/>
              <w:rPr>
                <w:sz w:val="20"/>
              </w:rPr>
            </w:pPr>
            <w:ins w:id="2282" w:author="Gareth Pateman" w:date="2018-04-18T12:13:00Z">
              <w:r>
                <w:rPr>
                  <w:sz w:val="20"/>
                </w:rPr>
                <w:t>If supplied, amount must contain two decimal places separated by ‘.’</w:t>
              </w:r>
            </w:ins>
            <w:ins w:id="2283" w:author="Gareth Pateman [2]" w:date="2017-08-07T11:40:00Z">
              <w:del w:id="2284" w:author="Gareth Pateman" w:date="2018-04-18T12:13:00Z">
                <w:r w:rsidR="00AC05A1" w:rsidDel="004B5D28">
                  <w:rPr>
                    <w:sz w:val="20"/>
                    <w:szCs w:val="20"/>
                  </w:rPr>
                  <w:delText>Regular Expression – please refer to Swagger definition</w:delText>
                </w:r>
              </w:del>
            </w:ins>
          </w:p>
        </w:tc>
      </w:tr>
      <w:tr w:rsidR="007E4B18" w:rsidRPr="00D267CA" w14:paraId="51EBD515" w14:textId="77777777" w:rsidTr="008F1802">
        <w:tblPrEx>
          <w:tblPrExChange w:id="2285" w:author="Gareth Pateman" w:date="2018-04-18T16:18:00Z">
            <w:tblPrEx>
              <w:tblLayout w:type="fixed"/>
            </w:tblPrEx>
          </w:tblPrExChange>
        </w:tblPrEx>
        <w:tc>
          <w:tcPr>
            <w:cnfStyle w:val="001000000000" w:firstRow="0" w:lastRow="0" w:firstColumn="1" w:lastColumn="0" w:oddVBand="0" w:evenVBand="0" w:oddHBand="0" w:evenHBand="0" w:firstRowFirstColumn="0" w:firstRowLastColumn="0" w:lastRowFirstColumn="0" w:lastRowLastColumn="0"/>
            <w:tcW w:w="1838" w:type="dxa"/>
            <w:tcPrChange w:id="2286" w:author="Gareth Pateman" w:date="2018-04-18T16:18:00Z">
              <w:tcPr>
                <w:tcW w:w="1696" w:type="dxa"/>
              </w:tcPr>
            </w:tcPrChange>
          </w:tcPr>
          <w:p w14:paraId="488663A0" w14:textId="5856F173" w:rsidR="00A22871" w:rsidRPr="00E42E58" w:rsidRDefault="009B0C5E" w:rsidP="002F254C">
            <w:pPr>
              <w:jc w:val="left"/>
              <w:rPr>
                <w:b w:val="0"/>
                <w:sz w:val="20"/>
              </w:rPr>
            </w:pPr>
            <w:r>
              <w:rPr>
                <w:b w:val="0"/>
                <w:sz w:val="20"/>
              </w:rPr>
              <w:t>r</w:t>
            </w:r>
            <w:r w:rsidR="00A22871">
              <w:rPr>
                <w:b w:val="0"/>
                <w:sz w:val="20"/>
              </w:rPr>
              <w:t>equestCurrency</w:t>
            </w:r>
          </w:p>
        </w:tc>
        <w:tc>
          <w:tcPr>
            <w:tcW w:w="1559" w:type="dxa"/>
            <w:tcPrChange w:id="2287" w:author="Gareth Pateman" w:date="2018-04-18T16:18:00Z">
              <w:tcPr>
                <w:tcW w:w="1605" w:type="dxa"/>
              </w:tcPr>
            </w:tcPrChange>
          </w:tcPr>
          <w:p w14:paraId="66A8C844"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1985" w:type="dxa"/>
            <w:tcPrChange w:id="2288" w:author="Gareth Pateman" w:date="2018-04-18T16:18:00Z">
              <w:tcPr>
                <w:tcW w:w="2033" w:type="dxa"/>
              </w:tcPr>
            </w:tcPrChange>
          </w:tcPr>
          <w:p w14:paraId="7417BC0E" w14:textId="77777777" w:rsidR="00A22871" w:rsidRPr="00E95DA0"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Currency of the requested</w:t>
            </w:r>
            <w:r w:rsidRPr="00D267CA">
              <w:rPr>
                <w:sz w:val="20"/>
              </w:rPr>
              <w:t xml:space="preserve"> </w:t>
            </w:r>
            <w:r>
              <w:rPr>
                <w:sz w:val="20"/>
              </w:rPr>
              <w:t>quotation</w:t>
            </w:r>
            <w:r w:rsidRPr="00D267CA">
              <w:rPr>
                <w:sz w:val="20"/>
              </w:rPr>
              <w:t xml:space="preserve"> amount</w:t>
            </w:r>
            <w:r>
              <w:rPr>
                <w:sz w:val="20"/>
              </w:rPr>
              <w:t>.</w:t>
            </w:r>
          </w:p>
        </w:tc>
        <w:tc>
          <w:tcPr>
            <w:tcW w:w="709" w:type="dxa"/>
            <w:tcPrChange w:id="2289" w:author="Gareth Pateman" w:date="2018-04-18T16:18:00Z">
              <w:tcPr>
                <w:tcW w:w="719" w:type="dxa"/>
              </w:tcPr>
            </w:tcPrChange>
          </w:tcPr>
          <w:p w14:paraId="4D965FBE" w14:textId="77777777" w:rsidR="00A22871" w:rsidRPr="00536948"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Pr>
                <w:sz w:val="20"/>
              </w:rPr>
              <w:t>M</w:t>
            </w:r>
          </w:p>
          <w:p w14:paraId="1CE3E334" w14:textId="77777777" w:rsidR="00A22871" w:rsidRPr="00536948"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B52FC7">
              <w:rPr>
                <w:rFonts w:ascii="Wingdings" w:hAnsi="Wingdings" w:cs="Wingdings"/>
                <w:sz w:val="20"/>
              </w:rPr>
              <w:t></w:t>
            </w:r>
            <w:r w:rsidRPr="00B52FC7">
              <w:rPr>
                <w:rFonts w:cs="Wingdings"/>
                <w:sz w:val="20"/>
              </w:rPr>
              <w:t>M</w:t>
            </w:r>
          </w:p>
        </w:tc>
        <w:tc>
          <w:tcPr>
            <w:tcW w:w="1275" w:type="dxa"/>
            <w:tcPrChange w:id="2290" w:author="Gareth Pateman" w:date="2018-04-18T16:18:00Z">
              <w:tcPr>
                <w:tcW w:w="1217" w:type="dxa"/>
              </w:tcPr>
            </w:tcPrChange>
          </w:tcPr>
          <w:p w14:paraId="6D8FF9EF"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c>
          <w:tcPr>
            <w:tcW w:w="1780" w:type="dxa"/>
            <w:tcPrChange w:id="2291" w:author="Gareth Pateman" w:date="2018-04-18T16:18:00Z">
              <w:tcPr>
                <w:tcW w:w="1876" w:type="dxa"/>
              </w:tcPr>
            </w:tcPrChange>
          </w:tcPr>
          <w:p w14:paraId="477440EE" w14:textId="0F5D7306"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 xml:space="preserve">Enumeration = </w:t>
            </w:r>
            <w:r w:rsidR="00090C9A">
              <w:fldChar w:fldCharType="begin"/>
            </w:r>
            <w:r w:rsidR="00090C9A">
              <w:instrText xml:space="preserve"> HYPERLINK \l "_ISO_Currency_Codes" </w:instrText>
            </w:r>
            <w:r w:rsidR="00090C9A">
              <w:fldChar w:fldCharType="separate"/>
            </w:r>
            <w:r w:rsidR="00786507" w:rsidRPr="00E90944">
              <w:rPr>
                <w:rStyle w:val="Hyperlink"/>
                <w:sz w:val="20"/>
                <w:szCs w:val="20"/>
              </w:rPr>
              <w:t>ISO Currency Codes</w:t>
            </w:r>
            <w:r w:rsidR="00090C9A">
              <w:rPr>
                <w:rStyle w:val="Hyperlink"/>
                <w:sz w:val="20"/>
              </w:rPr>
              <w:fldChar w:fldCharType="end"/>
            </w:r>
          </w:p>
        </w:tc>
      </w:tr>
      <w:tr w:rsidR="007E4B18" w:rsidRPr="00D267CA" w14:paraId="17E48A36" w14:textId="77777777" w:rsidTr="008F1802">
        <w:tblPrEx>
          <w:tblPrExChange w:id="2292" w:author="Gareth Pateman" w:date="2018-04-18T16:18:00Z">
            <w:tblPrEx>
              <w:tblLayout w:type="fixed"/>
            </w:tblPrEx>
          </w:tblPrExChange>
        </w:tblPrEx>
        <w:trPr>
          <w:cnfStyle w:val="000000100000" w:firstRow="0" w:lastRow="0" w:firstColumn="0" w:lastColumn="0" w:oddVBand="0" w:evenVBand="0" w:oddHBand="1" w:evenHBand="0" w:firstRowFirstColumn="0" w:firstRowLastColumn="0" w:lastRowFirstColumn="0" w:lastRowLastColumn="0"/>
          <w:ins w:id="2293" w:author="Gareth Pateman" w:date="2018-04-06T16:05:00Z"/>
        </w:trPr>
        <w:tc>
          <w:tcPr>
            <w:cnfStyle w:val="001000000000" w:firstRow="0" w:lastRow="0" w:firstColumn="1" w:lastColumn="0" w:oddVBand="0" w:evenVBand="0" w:oddHBand="0" w:evenHBand="0" w:firstRowFirstColumn="0" w:firstRowLastColumn="0" w:lastRowFirstColumn="0" w:lastRowLastColumn="0"/>
            <w:tcW w:w="1838" w:type="dxa"/>
            <w:tcPrChange w:id="2294" w:author="Gareth Pateman" w:date="2018-04-18T16:18:00Z">
              <w:tcPr>
                <w:tcW w:w="1696" w:type="dxa"/>
              </w:tcPr>
            </w:tcPrChange>
          </w:tcPr>
          <w:p w14:paraId="092D3D94" w14:textId="79241D20" w:rsidR="00BF3B9F" w:rsidRDefault="009B0C5E" w:rsidP="002F254C">
            <w:pPr>
              <w:jc w:val="left"/>
              <w:cnfStyle w:val="001000100000" w:firstRow="0" w:lastRow="0" w:firstColumn="1" w:lastColumn="0" w:oddVBand="0" w:evenVBand="0" w:oddHBand="1" w:evenHBand="0" w:firstRowFirstColumn="0" w:firstRowLastColumn="0" w:lastRowFirstColumn="0" w:lastRowLastColumn="0"/>
              <w:rPr>
                <w:ins w:id="2295" w:author="Gareth Pateman" w:date="2018-04-06T16:05:00Z"/>
                <w:b w:val="0"/>
                <w:sz w:val="20"/>
              </w:rPr>
            </w:pPr>
            <w:del w:id="2296" w:author="Gareth Pateman" w:date="2018-05-04T14:49:00Z">
              <w:r w:rsidDel="004A3411">
                <w:rPr>
                  <w:b w:val="0"/>
                  <w:sz w:val="20"/>
                </w:rPr>
                <w:delText>T</w:delText>
              </w:r>
            </w:del>
            <w:ins w:id="2297" w:author="Gareth Pateman" w:date="2018-05-04T14:49:00Z">
              <w:r w:rsidR="004A3411">
                <w:rPr>
                  <w:b w:val="0"/>
                  <w:sz w:val="20"/>
                </w:rPr>
                <w:t>type</w:t>
              </w:r>
            </w:ins>
          </w:p>
        </w:tc>
        <w:tc>
          <w:tcPr>
            <w:tcW w:w="1559" w:type="dxa"/>
            <w:tcPrChange w:id="2298" w:author="Gareth Pateman" w:date="2018-04-18T16:18:00Z">
              <w:tcPr>
                <w:tcW w:w="1605" w:type="dxa"/>
              </w:tcPr>
            </w:tcPrChange>
          </w:tcPr>
          <w:p w14:paraId="279FFCAE" w14:textId="1970847C" w:rsidR="00BF3B9F" w:rsidRDefault="00BF3B9F" w:rsidP="002F254C">
            <w:pPr>
              <w:jc w:val="left"/>
              <w:cnfStyle w:val="000000100000" w:firstRow="0" w:lastRow="0" w:firstColumn="0" w:lastColumn="0" w:oddVBand="0" w:evenVBand="0" w:oddHBand="1" w:evenHBand="0" w:firstRowFirstColumn="0" w:firstRowLastColumn="0" w:lastRowFirstColumn="0" w:lastRowLastColumn="0"/>
              <w:rPr>
                <w:ins w:id="2299" w:author="Gareth Pateman" w:date="2018-04-06T16:05:00Z"/>
                <w:sz w:val="20"/>
              </w:rPr>
            </w:pPr>
            <w:ins w:id="2300" w:author="Gareth Pateman" w:date="2018-04-06T16:05:00Z">
              <w:r>
                <w:rPr>
                  <w:sz w:val="20"/>
                </w:rPr>
                <w:t>String</w:t>
              </w:r>
            </w:ins>
          </w:p>
        </w:tc>
        <w:tc>
          <w:tcPr>
            <w:tcW w:w="1985" w:type="dxa"/>
            <w:tcPrChange w:id="2301" w:author="Gareth Pateman" w:date="2018-04-18T16:18:00Z">
              <w:tcPr>
                <w:tcW w:w="2033" w:type="dxa"/>
              </w:tcPr>
            </w:tcPrChange>
          </w:tcPr>
          <w:p w14:paraId="3FAD759B" w14:textId="57DAE526" w:rsidR="00BF3B9F" w:rsidRDefault="00BF3B9F" w:rsidP="002F254C">
            <w:pPr>
              <w:jc w:val="left"/>
              <w:cnfStyle w:val="000000100000" w:firstRow="0" w:lastRow="0" w:firstColumn="0" w:lastColumn="0" w:oddVBand="0" w:evenVBand="0" w:oddHBand="1" w:evenHBand="0" w:firstRowFirstColumn="0" w:firstRowLastColumn="0" w:lastRowFirstColumn="0" w:lastRowLastColumn="0"/>
              <w:rPr>
                <w:ins w:id="2302" w:author="Gareth Pateman" w:date="2018-04-06T16:05:00Z"/>
                <w:sz w:val="20"/>
              </w:rPr>
            </w:pPr>
            <w:ins w:id="2303" w:author="Gareth Pateman" w:date="2018-04-06T16:05:00Z">
              <w:r>
                <w:rPr>
                  <w:sz w:val="20"/>
                </w:rPr>
                <w:t xml:space="preserve">The </w:t>
              </w:r>
            </w:ins>
            <w:ins w:id="2304" w:author="Gareth Pateman" w:date="2018-04-06T16:06:00Z">
              <w:r>
                <w:rPr>
                  <w:sz w:val="20"/>
                </w:rPr>
                <w:t>transaction type that the quotation has been requested for.</w:t>
              </w:r>
            </w:ins>
          </w:p>
        </w:tc>
        <w:tc>
          <w:tcPr>
            <w:tcW w:w="709" w:type="dxa"/>
            <w:tcPrChange w:id="2305" w:author="Gareth Pateman" w:date="2018-04-18T16:18:00Z">
              <w:tcPr>
                <w:tcW w:w="719" w:type="dxa"/>
              </w:tcPr>
            </w:tcPrChange>
          </w:tcPr>
          <w:p w14:paraId="5159D377" w14:textId="77777777" w:rsidR="00BF3B9F" w:rsidRPr="00536948" w:rsidRDefault="00BF3B9F" w:rsidP="00BF3B9F">
            <w:pPr>
              <w:jc w:val="left"/>
              <w:cnfStyle w:val="000000100000" w:firstRow="0" w:lastRow="0" w:firstColumn="0" w:lastColumn="0" w:oddVBand="0" w:evenVBand="0" w:oddHBand="1" w:evenHBand="0" w:firstRowFirstColumn="0" w:firstRowLastColumn="0" w:lastRowFirstColumn="0" w:lastRowLastColumn="0"/>
              <w:rPr>
                <w:ins w:id="2306" w:author="Gareth Pateman" w:date="2018-04-06T16:05:00Z"/>
                <w:sz w:val="20"/>
              </w:rPr>
            </w:pPr>
            <w:ins w:id="2307" w:author="Gareth Pateman" w:date="2018-04-06T16:05:00Z">
              <w:r w:rsidRPr="00E42E58">
                <w:rPr>
                  <w:rFonts w:ascii="Wingdings" w:hAnsi="Wingdings" w:cs="Wingdings"/>
                  <w:sz w:val="20"/>
                </w:rPr>
                <w:t></w:t>
              </w:r>
              <w:r w:rsidRPr="00536948">
                <w:rPr>
                  <w:sz w:val="20"/>
                </w:rPr>
                <w:t>O</w:t>
              </w:r>
            </w:ins>
          </w:p>
          <w:p w14:paraId="7C857F57" w14:textId="7E1264D4" w:rsidR="00BF3B9F" w:rsidRPr="00E42E58" w:rsidRDefault="00BF3B9F" w:rsidP="00BF3B9F">
            <w:pPr>
              <w:jc w:val="left"/>
              <w:cnfStyle w:val="000000100000" w:firstRow="0" w:lastRow="0" w:firstColumn="0" w:lastColumn="0" w:oddVBand="0" w:evenVBand="0" w:oddHBand="1" w:evenHBand="0" w:firstRowFirstColumn="0" w:firstRowLastColumn="0" w:lastRowFirstColumn="0" w:lastRowLastColumn="0"/>
              <w:rPr>
                <w:ins w:id="2308" w:author="Gareth Pateman" w:date="2018-04-06T16:05:00Z"/>
                <w:rFonts w:ascii="Wingdings" w:hAnsi="Wingdings" w:cs="Wingdings"/>
                <w:sz w:val="20"/>
              </w:rPr>
            </w:pPr>
            <w:ins w:id="2309" w:author="Gareth Pateman" w:date="2018-04-06T16:05:00Z">
              <w:r w:rsidRPr="00B52FC7">
                <w:rPr>
                  <w:rFonts w:ascii="Wingdings" w:hAnsi="Wingdings" w:cs="Wingdings"/>
                  <w:sz w:val="20"/>
                </w:rPr>
                <w:t></w:t>
              </w:r>
              <w:r w:rsidRPr="00B52FC7">
                <w:rPr>
                  <w:rFonts w:cs="Wingdings"/>
                  <w:sz w:val="20"/>
                </w:rPr>
                <w:t>O</w:t>
              </w:r>
            </w:ins>
          </w:p>
        </w:tc>
        <w:tc>
          <w:tcPr>
            <w:tcW w:w="1275" w:type="dxa"/>
            <w:tcPrChange w:id="2310" w:author="Gareth Pateman" w:date="2018-04-18T16:18:00Z">
              <w:tcPr>
                <w:tcW w:w="1217" w:type="dxa"/>
              </w:tcPr>
            </w:tcPrChange>
          </w:tcPr>
          <w:p w14:paraId="28732A1D" w14:textId="77777777" w:rsidR="00BF3B9F" w:rsidRPr="00D267CA" w:rsidRDefault="00BF3B9F" w:rsidP="002F254C">
            <w:pPr>
              <w:jc w:val="left"/>
              <w:cnfStyle w:val="000000100000" w:firstRow="0" w:lastRow="0" w:firstColumn="0" w:lastColumn="0" w:oddVBand="0" w:evenVBand="0" w:oddHBand="1" w:evenHBand="0" w:firstRowFirstColumn="0" w:firstRowLastColumn="0" w:lastRowFirstColumn="0" w:lastRowLastColumn="0"/>
              <w:rPr>
                <w:ins w:id="2311" w:author="Gareth Pateman" w:date="2018-04-06T16:05:00Z"/>
                <w:sz w:val="20"/>
              </w:rPr>
            </w:pPr>
          </w:p>
        </w:tc>
        <w:tc>
          <w:tcPr>
            <w:tcW w:w="1780" w:type="dxa"/>
            <w:tcPrChange w:id="2312" w:author="Gareth Pateman" w:date="2018-04-18T16:18:00Z">
              <w:tcPr>
                <w:tcW w:w="1876" w:type="dxa"/>
              </w:tcPr>
            </w:tcPrChange>
          </w:tcPr>
          <w:p w14:paraId="6523579A" w14:textId="3C1E8072" w:rsidR="00BF3B9F" w:rsidRDefault="00BF3B9F" w:rsidP="002F254C">
            <w:pPr>
              <w:jc w:val="left"/>
              <w:cnfStyle w:val="000000100000" w:firstRow="0" w:lastRow="0" w:firstColumn="0" w:lastColumn="0" w:oddVBand="0" w:evenVBand="0" w:oddHBand="1" w:evenHBand="0" w:firstRowFirstColumn="0" w:firstRowLastColumn="0" w:lastRowFirstColumn="0" w:lastRowLastColumn="0"/>
              <w:rPr>
                <w:ins w:id="2313" w:author="Gareth Pateman" w:date="2018-04-06T16:05:00Z"/>
                <w:sz w:val="20"/>
              </w:rPr>
            </w:pPr>
            <w:ins w:id="2314" w:author="Gareth Pateman" w:date="2018-04-06T16:05:00Z">
              <w:r>
                <w:rPr>
                  <w:sz w:val="20"/>
                </w:rPr>
                <w:t xml:space="preserve">Enumeration = </w:t>
              </w:r>
              <w:r>
                <w:fldChar w:fldCharType="begin"/>
              </w:r>
              <w:r>
                <w:instrText xml:space="preserve"> HYPERLINK \l "_Transaction_Types" </w:instrText>
              </w:r>
              <w:r>
                <w:fldChar w:fldCharType="separate"/>
              </w:r>
              <w:r w:rsidRPr="00C22E5E">
                <w:rPr>
                  <w:rStyle w:val="Hyperlink"/>
                  <w:sz w:val="20"/>
                  <w:szCs w:val="20"/>
                </w:rPr>
                <w:t>Transaction Types</w:t>
              </w:r>
              <w:r>
                <w:rPr>
                  <w:rStyle w:val="Hyperlink"/>
                  <w:sz w:val="20"/>
                </w:rPr>
                <w:fldChar w:fldCharType="end"/>
              </w:r>
            </w:ins>
          </w:p>
        </w:tc>
      </w:tr>
      <w:tr w:rsidR="007E4B18" w:rsidRPr="00D267CA" w14:paraId="1905F3FD" w14:textId="77777777" w:rsidTr="008F1802">
        <w:tblPrEx>
          <w:tblPrExChange w:id="2315" w:author="Gareth Pateman" w:date="2018-04-18T16:18:00Z">
            <w:tblPrEx>
              <w:tblLayout w:type="fixed"/>
            </w:tblPrEx>
          </w:tblPrExChange>
        </w:tblPrEx>
        <w:trPr>
          <w:ins w:id="2316" w:author="Gareth Pateman" w:date="2018-04-06T16:05:00Z"/>
        </w:trPr>
        <w:tc>
          <w:tcPr>
            <w:cnfStyle w:val="001000000000" w:firstRow="0" w:lastRow="0" w:firstColumn="1" w:lastColumn="0" w:oddVBand="0" w:evenVBand="0" w:oddHBand="0" w:evenHBand="0" w:firstRowFirstColumn="0" w:firstRowLastColumn="0" w:lastRowFirstColumn="0" w:lastRowLastColumn="0"/>
            <w:tcW w:w="1838" w:type="dxa"/>
            <w:tcPrChange w:id="2317" w:author="Gareth Pateman" w:date="2018-04-18T16:18:00Z">
              <w:tcPr>
                <w:tcW w:w="1696" w:type="dxa"/>
              </w:tcPr>
            </w:tcPrChange>
          </w:tcPr>
          <w:p w14:paraId="2DE241A6" w14:textId="1B4DF266" w:rsidR="00BF3B9F" w:rsidRDefault="009B0C5E" w:rsidP="002F254C">
            <w:pPr>
              <w:jc w:val="left"/>
              <w:rPr>
                <w:ins w:id="2318" w:author="Gareth Pateman" w:date="2018-04-06T16:05:00Z"/>
                <w:b w:val="0"/>
                <w:sz w:val="20"/>
              </w:rPr>
            </w:pPr>
            <w:r>
              <w:rPr>
                <w:b w:val="0"/>
                <w:sz w:val="20"/>
              </w:rPr>
              <w:t>subtype</w:t>
            </w:r>
          </w:p>
        </w:tc>
        <w:tc>
          <w:tcPr>
            <w:tcW w:w="1559" w:type="dxa"/>
            <w:tcPrChange w:id="2319" w:author="Gareth Pateman" w:date="2018-04-18T16:18:00Z">
              <w:tcPr>
                <w:tcW w:w="1605" w:type="dxa"/>
              </w:tcPr>
            </w:tcPrChange>
          </w:tcPr>
          <w:p w14:paraId="5BFD59C4" w14:textId="5B1DE717" w:rsidR="00BF3B9F" w:rsidRDefault="00BF3B9F" w:rsidP="002F254C">
            <w:pPr>
              <w:jc w:val="left"/>
              <w:cnfStyle w:val="000000000000" w:firstRow="0" w:lastRow="0" w:firstColumn="0" w:lastColumn="0" w:oddVBand="0" w:evenVBand="0" w:oddHBand="0" w:evenHBand="0" w:firstRowFirstColumn="0" w:firstRowLastColumn="0" w:lastRowFirstColumn="0" w:lastRowLastColumn="0"/>
              <w:rPr>
                <w:ins w:id="2320" w:author="Gareth Pateman" w:date="2018-04-06T16:05:00Z"/>
                <w:sz w:val="20"/>
              </w:rPr>
            </w:pPr>
            <w:ins w:id="2321" w:author="Gareth Pateman" w:date="2018-04-06T16:05:00Z">
              <w:r>
                <w:rPr>
                  <w:sz w:val="20"/>
                </w:rPr>
                <w:t>String</w:t>
              </w:r>
            </w:ins>
          </w:p>
        </w:tc>
        <w:tc>
          <w:tcPr>
            <w:tcW w:w="1985" w:type="dxa"/>
            <w:tcPrChange w:id="2322" w:author="Gareth Pateman" w:date="2018-04-18T16:18:00Z">
              <w:tcPr>
                <w:tcW w:w="2033" w:type="dxa"/>
              </w:tcPr>
            </w:tcPrChange>
          </w:tcPr>
          <w:p w14:paraId="21699397" w14:textId="25AF1C67" w:rsidR="00BF3B9F" w:rsidRDefault="00BF3B9F" w:rsidP="002F254C">
            <w:pPr>
              <w:jc w:val="left"/>
              <w:cnfStyle w:val="000000000000" w:firstRow="0" w:lastRow="0" w:firstColumn="0" w:lastColumn="0" w:oddVBand="0" w:evenVBand="0" w:oddHBand="0" w:evenHBand="0" w:firstRowFirstColumn="0" w:firstRowLastColumn="0" w:lastRowFirstColumn="0" w:lastRowLastColumn="0"/>
              <w:rPr>
                <w:ins w:id="2323" w:author="Gareth Pateman" w:date="2018-04-06T16:05:00Z"/>
                <w:sz w:val="20"/>
              </w:rPr>
            </w:pPr>
            <w:ins w:id="2324" w:author="Gareth Pateman" w:date="2018-04-06T16:06:00Z">
              <w:r>
                <w:rPr>
                  <w:sz w:val="20"/>
                </w:rPr>
                <w:t xml:space="preserve">The transaction sub-type that the quotation has been requested </w:t>
              </w:r>
            </w:ins>
            <w:ins w:id="2325" w:author="Gareth Pateman" w:date="2018-04-06T16:07:00Z">
              <w:r>
                <w:rPr>
                  <w:sz w:val="20"/>
                </w:rPr>
                <w:t>for.</w:t>
              </w:r>
            </w:ins>
          </w:p>
        </w:tc>
        <w:tc>
          <w:tcPr>
            <w:tcW w:w="709" w:type="dxa"/>
            <w:tcPrChange w:id="2326" w:author="Gareth Pateman" w:date="2018-04-18T16:18:00Z">
              <w:tcPr>
                <w:tcW w:w="719" w:type="dxa"/>
              </w:tcPr>
            </w:tcPrChange>
          </w:tcPr>
          <w:p w14:paraId="22B308BC" w14:textId="77777777" w:rsidR="00BF3B9F" w:rsidRPr="00536948" w:rsidRDefault="00BF3B9F" w:rsidP="00BF3B9F">
            <w:pPr>
              <w:jc w:val="left"/>
              <w:cnfStyle w:val="000000000000" w:firstRow="0" w:lastRow="0" w:firstColumn="0" w:lastColumn="0" w:oddVBand="0" w:evenVBand="0" w:oddHBand="0" w:evenHBand="0" w:firstRowFirstColumn="0" w:firstRowLastColumn="0" w:lastRowFirstColumn="0" w:lastRowLastColumn="0"/>
              <w:rPr>
                <w:ins w:id="2327" w:author="Gareth Pateman" w:date="2018-04-06T16:05:00Z"/>
                <w:sz w:val="20"/>
              </w:rPr>
            </w:pPr>
            <w:ins w:id="2328" w:author="Gareth Pateman" w:date="2018-04-06T16:05:00Z">
              <w:r w:rsidRPr="00E42E58">
                <w:rPr>
                  <w:rFonts w:ascii="Wingdings" w:hAnsi="Wingdings" w:cs="Wingdings"/>
                  <w:sz w:val="20"/>
                </w:rPr>
                <w:t></w:t>
              </w:r>
              <w:r w:rsidRPr="00536948">
                <w:rPr>
                  <w:sz w:val="20"/>
                </w:rPr>
                <w:t>O</w:t>
              </w:r>
            </w:ins>
          </w:p>
          <w:p w14:paraId="6A4FC418" w14:textId="4962E78B" w:rsidR="00BF3B9F" w:rsidRPr="00E42E58" w:rsidRDefault="00BF3B9F" w:rsidP="00BF3B9F">
            <w:pPr>
              <w:jc w:val="left"/>
              <w:cnfStyle w:val="000000000000" w:firstRow="0" w:lastRow="0" w:firstColumn="0" w:lastColumn="0" w:oddVBand="0" w:evenVBand="0" w:oddHBand="0" w:evenHBand="0" w:firstRowFirstColumn="0" w:firstRowLastColumn="0" w:lastRowFirstColumn="0" w:lastRowLastColumn="0"/>
              <w:rPr>
                <w:ins w:id="2329" w:author="Gareth Pateman" w:date="2018-04-06T16:05:00Z"/>
                <w:rFonts w:ascii="Wingdings" w:hAnsi="Wingdings" w:cs="Wingdings"/>
                <w:sz w:val="20"/>
              </w:rPr>
            </w:pPr>
            <w:ins w:id="2330" w:author="Gareth Pateman" w:date="2018-04-06T16:05:00Z">
              <w:r w:rsidRPr="00B52FC7">
                <w:rPr>
                  <w:rFonts w:ascii="Wingdings" w:hAnsi="Wingdings" w:cs="Wingdings"/>
                  <w:sz w:val="20"/>
                </w:rPr>
                <w:t></w:t>
              </w:r>
              <w:r w:rsidRPr="00B52FC7">
                <w:rPr>
                  <w:rFonts w:cs="Wingdings"/>
                  <w:sz w:val="20"/>
                </w:rPr>
                <w:t>O</w:t>
              </w:r>
            </w:ins>
          </w:p>
        </w:tc>
        <w:tc>
          <w:tcPr>
            <w:tcW w:w="1275" w:type="dxa"/>
            <w:tcPrChange w:id="2331" w:author="Gareth Pateman" w:date="2018-04-18T16:18:00Z">
              <w:tcPr>
                <w:tcW w:w="1217" w:type="dxa"/>
              </w:tcPr>
            </w:tcPrChange>
          </w:tcPr>
          <w:p w14:paraId="1122CE6C" w14:textId="77777777" w:rsidR="00BF3B9F" w:rsidRPr="00D267CA" w:rsidRDefault="00BF3B9F" w:rsidP="002F254C">
            <w:pPr>
              <w:jc w:val="left"/>
              <w:cnfStyle w:val="000000000000" w:firstRow="0" w:lastRow="0" w:firstColumn="0" w:lastColumn="0" w:oddVBand="0" w:evenVBand="0" w:oddHBand="0" w:evenHBand="0" w:firstRowFirstColumn="0" w:firstRowLastColumn="0" w:lastRowFirstColumn="0" w:lastRowLastColumn="0"/>
              <w:rPr>
                <w:ins w:id="2332" w:author="Gareth Pateman" w:date="2018-04-06T16:05:00Z"/>
                <w:sz w:val="20"/>
              </w:rPr>
            </w:pPr>
          </w:p>
        </w:tc>
        <w:tc>
          <w:tcPr>
            <w:tcW w:w="1780" w:type="dxa"/>
            <w:tcPrChange w:id="2333" w:author="Gareth Pateman" w:date="2018-04-18T16:18:00Z">
              <w:tcPr>
                <w:tcW w:w="1876" w:type="dxa"/>
              </w:tcPr>
            </w:tcPrChange>
          </w:tcPr>
          <w:p w14:paraId="7F55C8D1" w14:textId="77777777" w:rsidR="00BF3B9F" w:rsidRDefault="00BF3B9F" w:rsidP="002F254C">
            <w:pPr>
              <w:jc w:val="left"/>
              <w:cnfStyle w:val="000000000000" w:firstRow="0" w:lastRow="0" w:firstColumn="0" w:lastColumn="0" w:oddVBand="0" w:evenVBand="0" w:oddHBand="0" w:evenHBand="0" w:firstRowFirstColumn="0" w:firstRowLastColumn="0" w:lastRowFirstColumn="0" w:lastRowLastColumn="0"/>
              <w:rPr>
                <w:ins w:id="2334" w:author="Gareth Pateman" w:date="2018-04-06T16:05:00Z"/>
                <w:sz w:val="20"/>
              </w:rPr>
            </w:pPr>
          </w:p>
        </w:tc>
      </w:tr>
      <w:tr w:rsidR="007E4B18" w:rsidRPr="00D267CA" w14:paraId="474C93C4" w14:textId="77777777" w:rsidTr="008F1802">
        <w:tblPrEx>
          <w:tblPrExChange w:id="2335" w:author="Gareth Pateman" w:date="2018-04-18T16:18:00Z">
            <w:tblPrEx>
              <w:tblLayout w:type="fixed"/>
            </w:tblPrEx>
          </w:tblPrExChange>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Change w:id="2336" w:author="Gareth Pateman" w:date="2018-04-18T16:18:00Z">
              <w:tcPr>
                <w:tcW w:w="1696" w:type="dxa"/>
              </w:tcPr>
            </w:tcPrChange>
          </w:tcPr>
          <w:p w14:paraId="5F5A72AD" w14:textId="523D41B7" w:rsidR="00A22871" w:rsidRDefault="009B0C5E" w:rsidP="002F254C">
            <w:pPr>
              <w:jc w:val="left"/>
              <w:cnfStyle w:val="001000100000" w:firstRow="0" w:lastRow="0" w:firstColumn="1" w:lastColumn="0" w:oddVBand="0" w:evenVBand="0" w:oddHBand="1" w:evenHBand="0" w:firstRowFirstColumn="0" w:firstRowLastColumn="0" w:lastRowFirstColumn="0" w:lastRowLastColumn="0"/>
              <w:rPr>
                <w:b w:val="0"/>
                <w:sz w:val="20"/>
              </w:rPr>
            </w:pPr>
            <w:r>
              <w:rPr>
                <w:b w:val="0"/>
                <w:sz w:val="20"/>
              </w:rPr>
              <w:t>c</w:t>
            </w:r>
            <w:r w:rsidR="00A22871">
              <w:rPr>
                <w:b w:val="0"/>
                <w:sz w:val="20"/>
              </w:rPr>
              <w:t>hosenDeliveryMethod</w:t>
            </w:r>
          </w:p>
        </w:tc>
        <w:tc>
          <w:tcPr>
            <w:tcW w:w="1559" w:type="dxa"/>
            <w:tcPrChange w:id="2337" w:author="Gareth Pateman" w:date="2018-04-18T16:18:00Z">
              <w:tcPr>
                <w:tcW w:w="1605" w:type="dxa"/>
              </w:tcPr>
            </w:tcPrChange>
          </w:tcPr>
          <w:p w14:paraId="2BEE2DD7"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1985" w:type="dxa"/>
            <w:tcPrChange w:id="2338" w:author="Gareth Pateman" w:date="2018-04-18T16:18:00Z">
              <w:tcPr>
                <w:tcW w:w="2033" w:type="dxa"/>
              </w:tcPr>
            </w:tcPrChange>
          </w:tcPr>
          <w:p w14:paraId="6B616685"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F253B8">
              <w:rPr>
                <w:rFonts w:cs="Arial"/>
                <w:sz w:val="20"/>
              </w:rPr>
              <w:t>The delivery method chosen by the sending end user as the specific delivery method to be used in the quotes received</w:t>
            </w:r>
            <w:r>
              <w:rPr>
                <w:rFonts w:cs="Arial"/>
                <w:sz w:val="20"/>
              </w:rPr>
              <w:t>.</w:t>
            </w:r>
          </w:p>
        </w:tc>
        <w:tc>
          <w:tcPr>
            <w:tcW w:w="709" w:type="dxa"/>
            <w:tcPrChange w:id="2339" w:author="Gareth Pateman" w:date="2018-04-18T16:18:00Z">
              <w:tcPr>
                <w:tcW w:w="719" w:type="dxa"/>
              </w:tcPr>
            </w:tcPrChange>
          </w:tcPr>
          <w:p w14:paraId="12A6FF38" w14:textId="77777777" w:rsidR="00A22871" w:rsidRPr="00536948"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E42E58">
              <w:rPr>
                <w:rFonts w:ascii="Wingdings" w:hAnsi="Wingdings" w:cs="Wingdings"/>
                <w:sz w:val="20"/>
              </w:rPr>
              <w:t></w:t>
            </w:r>
            <w:r w:rsidRPr="00536948">
              <w:rPr>
                <w:sz w:val="20"/>
              </w:rPr>
              <w:t>O</w:t>
            </w:r>
          </w:p>
          <w:p w14:paraId="2B99C769" w14:textId="77777777" w:rsidR="00A22871" w:rsidRPr="00E42E58" w:rsidRDefault="00A22871" w:rsidP="002F254C">
            <w:pPr>
              <w:jc w:val="left"/>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sidRPr="00B52FC7">
              <w:rPr>
                <w:rFonts w:cs="Wingdings"/>
                <w:sz w:val="20"/>
              </w:rPr>
              <w:t>O</w:t>
            </w:r>
          </w:p>
        </w:tc>
        <w:tc>
          <w:tcPr>
            <w:tcW w:w="1275" w:type="dxa"/>
            <w:tcPrChange w:id="2340" w:author="Gareth Pateman" w:date="2018-04-18T16:18:00Z">
              <w:tcPr>
                <w:tcW w:w="1217" w:type="dxa"/>
              </w:tcPr>
            </w:tcPrChange>
          </w:tcPr>
          <w:p w14:paraId="4583C63C"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pPr>
          </w:p>
        </w:tc>
        <w:tc>
          <w:tcPr>
            <w:tcW w:w="1780" w:type="dxa"/>
            <w:tcPrChange w:id="2341" w:author="Gareth Pateman" w:date="2018-04-18T16:18:00Z">
              <w:tcPr>
                <w:tcW w:w="1876" w:type="dxa"/>
              </w:tcPr>
            </w:tcPrChange>
          </w:tcPr>
          <w:p w14:paraId="6B58C363" w14:textId="0F125E1C"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 xml:space="preserve">Enumeration = </w:t>
            </w:r>
            <w:r w:rsidR="00090C9A">
              <w:fldChar w:fldCharType="begin"/>
            </w:r>
            <w:r w:rsidR="00090C9A">
              <w:instrText xml:space="preserve"> HYPERLINK \l "_Delivery_Method_Object" </w:instrText>
            </w:r>
            <w:r w:rsidR="00090C9A">
              <w:fldChar w:fldCharType="separate"/>
            </w:r>
            <w:r w:rsidR="00786507" w:rsidRPr="00996991">
              <w:rPr>
                <w:rStyle w:val="Hyperlink"/>
                <w:sz w:val="20"/>
                <w:szCs w:val="20"/>
              </w:rPr>
              <w:t>Delivery Method</w:t>
            </w:r>
            <w:r w:rsidR="00090C9A">
              <w:rPr>
                <w:rStyle w:val="Hyperlink"/>
                <w:sz w:val="20"/>
              </w:rPr>
              <w:fldChar w:fldCharType="end"/>
            </w:r>
          </w:p>
        </w:tc>
      </w:tr>
      <w:tr w:rsidR="007E4B18" w:rsidRPr="00D267CA" w14:paraId="62663A8C" w14:textId="77777777" w:rsidTr="008F1802">
        <w:tblPrEx>
          <w:tblPrExChange w:id="2342" w:author="Gareth Pateman" w:date="2018-04-18T16:18:00Z">
            <w:tblPrEx>
              <w:tblLayout w:type="fixed"/>
            </w:tblPrEx>
          </w:tblPrExChange>
        </w:tblPrEx>
        <w:tc>
          <w:tcPr>
            <w:cnfStyle w:val="001000000000" w:firstRow="0" w:lastRow="0" w:firstColumn="1" w:lastColumn="0" w:oddVBand="0" w:evenVBand="0" w:oddHBand="0" w:evenHBand="0" w:firstRowFirstColumn="0" w:firstRowLastColumn="0" w:lastRowFirstColumn="0" w:lastRowLastColumn="0"/>
            <w:tcW w:w="1838" w:type="dxa"/>
            <w:tcPrChange w:id="2343" w:author="Gareth Pateman" w:date="2018-04-18T16:18:00Z">
              <w:tcPr>
                <w:tcW w:w="1696" w:type="dxa"/>
              </w:tcPr>
            </w:tcPrChange>
          </w:tcPr>
          <w:p w14:paraId="5FCDA822" w14:textId="2823FD70" w:rsidR="00A22871" w:rsidRDefault="009B0C5E" w:rsidP="002F254C">
            <w:pPr>
              <w:jc w:val="left"/>
              <w:rPr>
                <w:b w:val="0"/>
                <w:sz w:val="20"/>
              </w:rPr>
            </w:pPr>
            <w:r>
              <w:rPr>
                <w:b w:val="0"/>
                <w:sz w:val="20"/>
              </w:rPr>
              <w:t>av</w:t>
            </w:r>
            <w:r w:rsidR="00A22871">
              <w:rPr>
                <w:b w:val="0"/>
                <w:sz w:val="20"/>
              </w:rPr>
              <w:t>ailableDeliveryMethod</w:t>
            </w:r>
          </w:p>
        </w:tc>
        <w:tc>
          <w:tcPr>
            <w:tcW w:w="1559" w:type="dxa"/>
            <w:tcPrChange w:id="2344" w:author="Gareth Pateman" w:date="2018-04-18T16:18:00Z">
              <w:tcPr>
                <w:tcW w:w="1605" w:type="dxa"/>
              </w:tcPr>
            </w:tcPrChange>
          </w:tcPr>
          <w:p w14:paraId="6FB809B3"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String Array</w:t>
            </w:r>
          </w:p>
        </w:tc>
        <w:tc>
          <w:tcPr>
            <w:tcW w:w="1985" w:type="dxa"/>
            <w:tcPrChange w:id="2345" w:author="Gareth Pateman" w:date="2018-04-18T16:18:00Z">
              <w:tcPr>
                <w:tcW w:w="2033" w:type="dxa"/>
              </w:tcPr>
            </w:tcPrChange>
          </w:tcPr>
          <w:p w14:paraId="025900B5" w14:textId="77777777" w:rsidR="00A22871" w:rsidRPr="00F253B8" w:rsidRDefault="00A22871" w:rsidP="002F254C">
            <w:pPr>
              <w:jc w:val="left"/>
              <w:cnfStyle w:val="000000000000" w:firstRow="0" w:lastRow="0" w:firstColumn="0" w:lastColumn="0" w:oddVBand="0" w:evenVBand="0" w:oddHBand="0" w:evenHBand="0" w:firstRowFirstColumn="0" w:firstRowLastColumn="0" w:lastRowFirstColumn="0" w:lastRowLastColumn="0"/>
              <w:rPr>
                <w:rFonts w:cs="Arial"/>
                <w:sz w:val="20"/>
              </w:rPr>
            </w:pPr>
            <w:r>
              <w:rPr>
                <w:rFonts w:cs="Arial"/>
                <w:sz w:val="20"/>
              </w:rPr>
              <w:t>Delivery Methods that are possible for the intended recipient.</w:t>
            </w:r>
          </w:p>
        </w:tc>
        <w:tc>
          <w:tcPr>
            <w:tcW w:w="709" w:type="dxa"/>
            <w:tcPrChange w:id="2346" w:author="Gareth Pateman" w:date="2018-04-18T16:18:00Z">
              <w:tcPr>
                <w:tcW w:w="719" w:type="dxa"/>
              </w:tcPr>
            </w:tcPrChange>
          </w:tcPr>
          <w:p w14:paraId="2B7CC9CA" w14:textId="77777777" w:rsidR="00A22871" w:rsidRPr="00536948"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Pr>
                <w:sz w:val="20"/>
              </w:rPr>
              <w:t>NA</w:t>
            </w:r>
          </w:p>
          <w:p w14:paraId="6D562067" w14:textId="77777777" w:rsidR="00A22871" w:rsidRPr="00E42E58" w:rsidRDefault="00A22871" w:rsidP="002F254C">
            <w:pPr>
              <w:jc w:val="left"/>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sidRPr="00B52FC7">
              <w:rPr>
                <w:rFonts w:cs="Wingdings"/>
                <w:sz w:val="20"/>
              </w:rPr>
              <w:t>O</w:t>
            </w:r>
          </w:p>
        </w:tc>
        <w:tc>
          <w:tcPr>
            <w:tcW w:w="1275" w:type="dxa"/>
            <w:tcPrChange w:id="2347" w:author="Gareth Pateman" w:date="2018-04-18T16:18:00Z">
              <w:tcPr>
                <w:tcW w:w="1217" w:type="dxa"/>
              </w:tcPr>
            </w:tcPrChange>
          </w:tcPr>
          <w:p w14:paraId="1C25EDFB"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pPr>
          </w:p>
        </w:tc>
        <w:tc>
          <w:tcPr>
            <w:tcW w:w="1780" w:type="dxa"/>
            <w:tcPrChange w:id="2348" w:author="Gareth Pateman" w:date="2018-04-18T16:18:00Z">
              <w:tcPr>
                <w:tcW w:w="1876" w:type="dxa"/>
              </w:tcPr>
            </w:tcPrChange>
          </w:tcPr>
          <w:p w14:paraId="762772A6" w14:textId="4EB12319"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 xml:space="preserve">Enumeration = </w:t>
            </w:r>
            <w:r w:rsidR="00090C9A">
              <w:fldChar w:fldCharType="begin"/>
            </w:r>
            <w:r w:rsidR="00090C9A">
              <w:instrText xml:space="preserve"> HYPERLINK \l "_Delivery_Method_Object" </w:instrText>
            </w:r>
            <w:r w:rsidR="00090C9A">
              <w:fldChar w:fldCharType="separate"/>
            </w:r>
            <w:r w:rsidR="00786507" w:rsidRPr="00996991">
              <w:rPr>
                <w:rStyle w:val="Hyperlink"/>
                <w:sz w:val="20"/>
                <w:szCs w:val="20"/>
              </w:rPr>
              <w:t>Delivery Method</w:t>
            </w:r>
            <w:r w:rsidR="00090C9A">
              <w:rPr>
                <w:rStyle w:val="Hyperlink"/>
                <w:sz w:val="20"/>
              </w:rPr>
              <w:fldChar w:fldCharType="end"/>
            </w:r>
          </w:p>
        </w:tc>
      </w:tr>
      <w:tr w:rsidR="007E4B18" w:rsidRPr="00D267CA" w14:paraId="1BE44E76" w14:textId="77777777" w:rsidTr="008F1802">
        <w:tblPrEx>
          <w:tblPrExChange w:id="2349" w:author="Gareth Pateman" w:date="2018-04-18T16:18:00Z">
            <w:tblPrEx>
              <w:tblLayout w:type="fixed"/>
            </w:tblPrEx>
          </w:tblPrExChange>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Change w:id="2350" w:author="Gareth Pateman" w:date="2018-04-18T16:18:00Z">
              <w:tcPr>
                <w:tcW w:w="1696" w:type="dxa"/>
              </w:tcPr>
            </w:tcPrChange>
          </w:tcPr>
          <w:p w14:paraId="06E0EA99" w14:textId="28E0BAEE" w:rsidR="00A22871" w:rsidRPr="00D267CA" w:rsidRDefault="009B0C5E" w:rsidP="002F254C">
            <w:pPr>
              <w:jc w:val="left"/>
              <w:cnfStyle w:val="001000100000" w:firstRow="0" w:lastRow="0" w:firstColumn="1" w:lastColumn="0" w:oddVBand="0" w:evenVBand="0" w:oddHBand="1" w:evenHBand="0" w:firstRowFirstColumn="0" w:firstRowLastColumn="0" w:lastRowFirstColumn="0" w:lastRowLastColumn="0"/>
              <w:rPr>
                <w:b w:val="0"/>
                <w:sz w:val="20"/>
              </w:rPr>
            </w:pPr>
            <w:r>
              <w:rPr>
                <w:b w:val="0"/>
                <w:sz w:val="20"/>
              </w:rPr>
              <w:lastRenderedPageBreak/>
              <w:t>Q</w:t>
            </w:r>
            <w:r w:rsidR="00A22871">
              <w:rPr>
                <w:b w:val="0"/>
                <w:sz w:val="20"/>
              </w:rPr>
              <w:t>uotes</w:t>
            </w:r>
          </w:p>
        </w:tc>
        <w:tc>
          <w:tcPr>
            <w:tcW w:w="1559" w:type="dxa"/>
            <w:tcPrChange w:id="2351" w:author="Gareth Pateman" w:date="2018-04-18T16:18:00Z">
              <w:tcPr>
                <w:tcW w:w="1605" w:type="dxa"/>
              </w:tcPr>
            </w:tcPrChange>
          </w:tcPr>
          <w:p w14:paraId="7D94ABF9"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Reference Array</w:t>
            </w:r>
          </w:p>
        </w:tc>
        <w:tc>
          <w:tcPr>
            <w:tcW w:w="1985" w:type="dxa"/>
            <w:tcPrChange w:id="2352" w:author="Gareth Pateman" w:date="2018-04-18T16:18:00Z">
              <w:tcPr>
                <w:tcW w:w="2033" w:type="dxa"/>
              </w:tcPr>
            </w:tcPrChange>
          </w:tcPr>
          <w:p w14:paraId="4B9658BB"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A collection of quotes. A quote can be received from a single receiving payment service provider or from multiple providers.</w:t>
            </w:r>
          </w:p>
        </w:tc>
        <w:tc>
          <w:tcPr>
            <w:tcW w:w="709" w:type="dxa"/>
            <w:tcPrChange w:id="2353" w:author="Gareth Pateman" w:date="2018-04-18T16:18:00Z">
              <w:tcPr>
                <w:tcW w:w="719" w:type="dxa"/>
              </w:tcPr>
            </w:tcPrChange>
          </w:tcPr>
          <w:p w14:paraId="61D6DFB7" w14:textId="77777777" w:rsidR="00A22871" w:rsidRPr="00536948"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E42E58">
              <w:rPr>
                <w:rFonts w:ascii="Wingdings" w:hAnsi="Wingdings" w:cs="Wingdings"/>
                <w:sz w:val="20"/>
              </w:rPr>
              <w:t></w:t>
            </w:r>
            <w:r w:rsidRPr="00536948">
              <w:rPr>
                <w:sz w:val="20"/>
              </w:rPr>
              <w:t>O</w:t>
            </w:r>
          </w:p>
          <w:p w14:paraId="0B514AE6" w14:textId="77777777" w:rsidR="00A22871" w:rsidRPr="00536948"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B52FC7">
              <w:rPr>
                <w:rFonts w:ascii="Wingdings" w:hAnsi="Wingdings" w:cs="Wingdings"/>
                <w:sz w:val="20"/>
              </w:rPr>
              <w:t></w:t>
            </w:r>
            <w:r w:rsidRPr="00B52FC7">
              <w:rPr>
                <w:rFonts w:cs="Wingdings"/>
                <w:sz w:val="20"/>
              </w:rPr>
              <w:t>O</w:t>
            </w:r>
            <w:r w:rsidRPr="00536948" w:rsidDel="00536948">
              <w:rPr>
                <w:sz w:val="20"/>
              </w:rPr>
              <w:t xml:space="preserve"> </w:t>
            </w:r>
          </w:p>
        </w:tc>
        <w:tc>
          <w:tcPr>
            <w:tcW w:w="1275" w:type="dxa"/>
            <w:tcPrChange w:id="2354" w:author="Gareth Pateman" w:date="2018-04-18T16:18:00Z">
              <w:tcPr>
                <w:tcW w:w="1217" w:type="dxa"/>
              </w:tcPr>
            </w:tcPrChange>
          </w:tcPr>
          <w:p w14:paraId="48B2FDBF" w14:textId="7C9C687F" w:rsidR="00A22871" w:rsidRPr="00D267CA" w:rsidRDefault="00090C9A" w:rsidP="002F254C">
            <w:pPr>
              <w:jc w:val="left"/>
              <w:cnfStyle w:val="000000100000" w:firstRow="0" w:lastRow="0" w:firstColumn="0" w:lastColumn="0" w:oddVBand="0" w:evenVBand="0" w:oddHBand="1" w:evenHBand="0" w:firstRowFirstColumn="0" w:firstRowLastColumn="0" w:lastRowFirstColumn="0" w:lastRowLastColumn="0"/>
              <w:rPr>
                <w:sz w:val="20"/>
              </w:rPr>
            </w:pPr>
            <w:r>
              <w:fldChar w:fldCharType="begin"/>
            </w:r>
            <w:r>
              <w:instrText xml:space="preserve"> HYPERLINK \l "_Quotes_Object" </w:instrText>
            </w:r>
            <w:r>
              <w:fldChar w:fldCharType="separate"/>
            </w:r>
            <w:r w:rsidR="00786507" w:rsidRPr="00DF3E4B">
              <w:rPr>
                <w:rStyle w:val="Hyperlink"/>
                <w:sz w:val="20"/>
                <w:szCs w:val="20"/>
              </w:rPr>
              <w:t>Quotes</w:t>
            </w:r>
            <w:r>
              <w:rPr>
                <w:rStyle w:val="Hyperlink"/>
                <w:sz w:val="20"/>
              </w:rPr>
              <w:fldChar w:fldCharType="end"/>
            </w:r>
          </w:p>
        </w:tc>
        <w:tc>
          <w:tcPr>
            <w:tcW w:w="1780" w:type="dxa"/>
            <w:tcPrChange w:id="2355" w:author="Gareth Pateman" w:date="2018-04-18T16:18:00Z">
              <w:tcPr>
                <w:tcW w:w="1876" w:type="dxa"/>
              </w:tcPr>
            </w:tcPrChange>
          </w:tcPr>
          <w:p w14:paraId="15BD57F7"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r>
      <w:tr w:rsidR="007E4B18" w:rsidRPr="00D267CA" w14:paraId="5B474DDD" w14:textId="77777777" w:rsidTr="008F1802">
        <w:tblPrEx>
          <w:tblPrExChange w:id="2356" w:author="Gareth Pateman" w:date="2018-04-18T16:18:00Z">
            <w:tblPrEx>
              <w:tblLayout w:type="fixed"/>
            </w:tblPrEx>
          </w:tblPrExChange>
        </w:tblPrEx>
        <w:tc>
          <w:tcPr>
            <w:cnfStyle w:val="001000000000" w:firstRow="0" w:lastRow="0" w:firstColumn="1" w:lastColumn="0" w:oddVBand="0" w:evenVBand="0" w:oddHBand="0" w:evenHBand="0" w:firstRowFirstColumn="0" w:firstRowLastColumn="0" w:lastRowFirstColumn="0" w:lastRowLastColumn="0"/>
            <w:tcW w:w="1838" w:type="dxa"/>
            <w:tcPrChange w:id="2357" w:author="Gareth Pateman" w:date="2018-04-18T16:18:00Z">
              <w:tcPr>
                <w:tcW w:w="1696" w:type="dxa"/>
              </w:tcPr>
            </w:tcPrChange>
          </w:tcPr>
          <w:p w14:paraId="20A2D365" w14:textId="3047B3A0" w:rsidR="00A22871" w:rsidRDefault="009B0C5E" w:rsidP="00A22871">
            <w:pPr>
              <w:rPr>
                <w:b w:val="0"/>
                <w:sz w:val="20"/>
              </w:rPr>
            </w:pPr>
            <w:r>
              <w:rPr>
                <w:b w:val="0"/>
                <w:sz w:val="20"/>
              </w:rPr>
              <w:t>s</w:t>
            </w:r>
            <w:r w:rsidR="00A22871">
              <w:rPr>
                <w:b w:val="0"/>
                <w:sz w:val="20"/>
              </w:rPr>
              <w:t>enderBlockingReason</w:t>
            </w:r>
          </w:p>
        </w:tc>
        <w:tc>
          <w:tcPr>
            <w:tcW w:w="1559" w:type="dxa"/>
            <w:tcPrChange w:id="2358" w:author="Gareth Pateman" w:date="2018-04-18T16:18:00Z">
              <w:tcPr>
                <w:tcW w:w="1605" w:type="dxa"/>
              </w:tcPr>
            </w:tcPrChange>
          </w:tcPr>
          <w:p w14:paraId="21948AF5"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1985" w:type="dxa"/>
            <w:tcPrChange w:id="2359" w:author="Gareth Pateman" w:date="2018-04-18T16:18:00Z">
              <w:tcPr>
                <w:tcW w:w="2033" w:type="dxa"/>
              </w:tcPr>
            </w:tcPrChange>
          </w:tcPr>
          <w:p w14:paraId="5AA3947F" w14:textId="77777777" w:rsidR="00A22871" w:rsidRPr="00F253B8" w:rsidRDefault="00A22871" w:rsidP="00A22871">
            <w:pPr>
              <w:cnfStyle w:val="000000000000" w:firstRow="0" w:lastRow="0" w:firstColumn="0" w:lastColumn="0" w:oddVBand="0" w:evenVBand="0" w:oddHBand="0" w:evenHBand="0" w:firstRowFirstColumn="0" w:firstRowLastColumn="0" w:lastRowFirstColumn="0" w:lastRowLastColumn="0"/>
              <w:rPr>
                <w:rFonts w:cs="Arial"/>
                <w:sz w:val="20"/>
              </w:rPr>
            </w:pPr>
            <w:r>
              <w:rPr>
                <w:rFonts w:cs="Arial"/>
                <w:sz w:val="20"/>
              </w:rPr>
              <w:t>The reason for blocking the quotation</w:t>
            </w:r>
            <w:r w:rsidRPr="008D7309">
              <w:rPr>
                <w:rFonts w:cs="Arial"/>
                <w:sz w:val="20"/>
              </w:rPr>
              <w:t>, based on AML checks</w:t>
            </w:r>
            <w:r>
              <w:rPr>
                <w:rFonts w:cs="Arial"/>
                <w:sz w:val="20"/>
              </w:rPr>
              <w:t xml:space="preserve"> on the sender</w:t>
            </w:r>
          </w:p>
        </w:tc>
        <w:tc>
          <w:tcPr>
            <w:tcW w:w="709" w:type="dxa"/>
            <w:tcPrChange w:id="2360" w:author="Gareth Pateman" w:date="2018-04-18T16:18:00Z">
              <w:tcPr>
                <w:tcW w:w="719" w:type="dxa"/>
              </w:tcPr>
            </w:tcPrChange>
          </w:tcPr>
          <w:p w14:paraId="5084AE84" w14:textId="77777777" w:rsidR="00A22871" w:rsidRPr="00536948"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Pr>
                <w:sz w:val="20"/>
              </w:rPr>
              <w:t>O</w:t>
            </w:r>
          </w:p>
          <w:p w14:paraId="0D27EAC1" w14:textId="77777777" w:rsidR="00A22871" w:rsidRPr="00E42E58" w:rsidRDefault="00A22871" w:rsidP="00A22871">
            <w:pPr>
              <w:jc w:val="center"/>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sidRPr="00B52FC7">
              <w:rPr>
                <w:rFonts w:cs="Wingdings"/>
                <w:sz w:val="20"/>
              </w:rPr>
              <w:t>O</w:t>
            </w:r>
          </w:p>
        </w:tc>
        <w:tc>
          <w:tcPr>
            <w:tcW w:w="1275" w:type="dxa"/>
            <w:tcPrChange w:id="2361" w:author="Gareth Pateman" w:date="2018-04-18T16:18:00Z">
              <w:tcPr>
                <w:tcW w:w="1217" w:type="dxa"/>
              </w:tcPr>
            </w:tcPrChange>
          </w:tcPr>
          <w:p w14:paraId="4F6597B3"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pPr>
          </w:p>
        </w:tc>
        <w:tc>
          <w:tcPr>
            <w:tcW w:w="1780" w:type="dxa"/>
            <w:tcPrChange w:id="2362" w:author="Gareth Pateman" w:date="2018-04-18T16:18:00Z">
              <w:tcPr>
                <w:tcW w:w="1876" w:type="dxa"/>
              </w:tcPr>
            </w:tcPrChange>
          </w:tcPr>
          <w:p w14:paraId="0779809A"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r>
      <w:tr w:rsidR="007E4B18" w:rsidRPr="00D267CA" w14:paraId="11E30D76" w14:textId="77777777" w:rsidTr="008F1802">
        <w:tblPrEx>
          <w:tblPrExChange w:id="2363" w:author="Gareth Pateman" w:date="2018-04-18T16:18:00Z">
            <w:tblPrEx>
              <w:tblLayout w:type="fixed"/>
            </w:tblPrEx>
          </w:tblPrExChange>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Change w:id="2364" w:author="Gareth Pateman" w:date="2018-04-18T16:18:00Z">
              <w:tcPr>
                <w:tcW w:w="1696" w:type="dxa"/>
              </w:tcPr>
            </w:tcPrChange>
          </w:tcPr>
          <w:p w14:paraId="598300C8" w14:textId="382BE618" w:rsidR="00A22871" w:rsidRDefault="009B0C5E" w:rsidP="00A22871">
            <w:pPr>
              <w:cnfStyle w:val="001000100000" w:firstRow="0" w:lastRow="0" w:firstColumn="1" w:lastColumn="0" w:oddVBand="0" w:evenVBand="0" w:oddHBand="1" w:evenHBand="0" w:firstRowFirstColumn="0" w:firstRowLastColumn="0" w:lastRowFirstColumn="0" w:lastRowLastColumn="0"/>
              <w:rPr>
                <w:b w:val="0"/>
                <w:sz w:val="20"/>
              </w:rPr>
            </w:pPr>
            <w:r>
              <w:rPr>
                <w:b w:val="0"/>
                <w:sz w:val="20"/>
              </w:rPr>
              <w:t>r</w:t>
            </w:r>
            <w:r w:rsidR="00A22871">
              <w:rPr>
                <w:b w:val="0"/>
                <w:sz w:val="20"/>
              </w:rPr>
              <w:t>ecipientBlockingReason</w:t>
            </w:r>
          </w:p>
        </w:tc>
        <w:tc>
          <w:tcPr>
            <w:tcW w:w="1559" w:type="dxa"/>
            <w:tcPrChange w:id="2365" w:author="Gareth Pateman" w:date="2018-04-18T16:18:00Z">
              <w:tcPr>
                <w:tcW w:w="1605" w:type="dxa"/>
              </w:tcPr>
            </w:tcPrChange>
          </w:tcPr>
          <w:p w14:paraId="11C1EF45"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1985" w:type="dxa"/>
            <w:tcPrChange w:id="2366" w:author="Gareth Pateman" w:date="2018-04-18T16:18:00Z">
              <w:tcPr>
                <w:tcW w:w="2033" w:type="dxa"/>
              </w:tcPr>
            </w:tcPrChange>
          </w:tcPr>
          <w:p w14:paraId="5804F225"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The reason for blocking the quotation</w:t>
            </w:r>
            <w:r w:rsidRPr="008D7309">
              <w:rPr>
                <w:rFonts w:cs="Arial"/>
                <w:sz w:val="20"/>
              </w:rPr>
              <w:t>, based on AML checks</w:t>
            </w:r>
            <w:r>
              <w:rPr>
                <w:rFonts w:cs="Arial"/>
                <w:sz w:val="20"/>
              </w:rPr>
              <w:t xml:space="preserve"> on the recipient</w:t>
            </w:r>
          </w:p>
        </w:tc>
        <w:tc>
          <w:tcPr>
            <w:tcW w:w="709" w:type="dxa"/>
            <w:tcPrChange w:id="2367" w:author="Gareth Pateman" w:date="2018-04-18T16:18:00Z">
              <w:tcPr>
                <w:tcW w:w="719" w:type="dxa"/>
              </w:tcPr>
            </w:tcPrChange>
          </w:tcPr>
          <w:p w14:paraId="50CA6B9A" w14:textId="77777777" w:rsidR="00A22871" w:rsidRPr="00536948"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E42E58">
              <w:rPr>
                <w:rFonts w:ascii="Wingdings" w:hAnsi="Wingdings" w:cs="Wingdings"/>
                <w:sz w:val="20"/>
              </w:rPr>
              <w:t></w:t>
            </w:r>
            <w:r>
              <w:rPr>
                <w:sz w:val="20"/>
              </w:rPr>
              <w:t>O</w:t>
            </w:r>
          </w:p>
          <w:p w14:paraId="008EDDF2" w14:textId="77777777" w:rsidR="00A22871" w:rsidRPr="00E42E58" w:rsidRDefault="00A22871" w:rsidP="00A22871">
            <w:pPr>
              <w:jc w:val="center"/>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sidRPr="00B52FC7">
              <w:rPr>
                <w:rFonts w:cs="Wingdings"/>
                <w:sz w:val="20"/>
              </w:rPr>
              <w:t>O</w:t>
            </w:r>
          </w:p>
        </w:tc>
        <w:tc>
          <w:tcPr>
            <w:tcW w:w="1275" w:type="dxa"/>
            <w:tcPrChange w:id="2368" w:author="Gareth Pateman" w:date="2018-04-18T16:18:00Z">
              <w:tcPr>
                <w:tcW w:w="1217" w:type="dxa"/>
              </w:tcPr>
            </w:tcPrChange>
          </w:tcPr>
          <w:p w14:paraId="03E54F14"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pPr>
          </w:p>
        </w:tc>
        <w:tc>
          <w:tcPr>
            <w:tcW w:w="1780" w:type="dxa"/>
            <w:tcPrChange w:id="2369" w:author="Gareth Pateman" w:date="2018-04-18T16:18:00Z">
              <w:tcPr>
                <w:tcW w:w="1876" w:type="dxa"/>
              </w:tcPr>
            </w:tcPrChange>
          </w:tcPr>
          <w:p w14:paraId="0F1774A8"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r>
      <w:tr w:rsidR="007E4B18" w:rsidRPr="00D267CA" w14:paraId="25752C11" w14:textId="77777777" w:rsidTr="008F1802">
        <w:tblPrEx>
          <w:tblPrExChange w:id="2370" w:author="Gareth Pateman" w:date="2018-04-18T16:18:00Z">
            <w:tblPrEx>
              <w:tblLayout w:type="fixed"/>
            </w:tblPrEx>
          </w:tblPrExChange>
        </w:tblPrEx>
        <w:tc>
          <w:tcPr>
            <w:cnfStyle w:val="001000000000" w:firstRow="0" w:lastRow="0" w:firstColumn="1" w:lastColumn="0" w:oddVBand="0" w:evenVBand="0" w:oddHBand="0" w:evenHBand="0" w:firstRowFirstColumn="0" w:firstRowLastColumn="0" w:lastRowFirstColumn="0" w:lastRowLastColumn="0"/>
            <w:tcW w:w="1838" w:type="dxa"/>
            <w:tcPrChange w:id="2371" w:author="Gareth Pateman" w:date="2018-04-18T16:18:00Z">
              <w:tcPr>
                <w:tcW w:w="1696" w:type="dxa"/>
              </w:tcPr>
            </w:tcPrChange>
          </w:tcPr>
          <w:p w14:paraId="4E881375" w14:textId="7BD1FC33" w:rsidR="00786507" w:rsidRDefault="009B0C5E" w:rsidP="00786507">
            <w:pPr>
              <w:rPr>
                <w:b w:val="0"/>
                <w:sz w:val="20"/>
              </w:rPr>
            </w:pPr>
            <w:r>
              <w:rPr>
                <w:b w:val="0"/>
                <w:sz w:val="20"/>
              </w:rPr>
              <w:t>m</w:t>
            </w:r>
            <w:r w:rsidR="00786507">
              <w:rPr>
                <w:b w:val="0"/>
                <w:sz w:val="20"/>
              </w:rPr>
              <w:t>etadata</w:t>
            </w:r>
          </w:p>
        </w:tc>
        <w:tc>
          <w:tcPr>
            <w:tcW w:w="1559" w:type="dxa"/>
            <w:tcPrChange w:id="2372" w:author="Gareth Pateman" w:date="2018-04-18T16:18:00Z">
              <w:tcPr>
                <w:tcW w:w="1605" w:type="dxa"/>
              </w:tcPr>
            </w:tcPrChange>
          </w:tcPr>
          <w:p w14:paraId="555F4640" w14:textId="77777777" w:rsidR="00786507" w:rsidRDefault="00786507" w:rsidP="00786507">
            <w:pPr>
              <w:cnfStyle w:val="000000000000" w:firstRow="0" w:lastRow="0" w:firstColumn="0" w:lastColumn="0" w:oddVBand="0" w:evenVBand="0" w:oddHBand="0" w:evenHBand="0" w:firstRowFirstColumn="0" w:firstRowLastColumn="0" w:lastRowFirstColumn="0" w:lastRowLastColumn="0"/>
              <w:rPr>
                <w:sz w:val="20"/>
              </w:rPr>
            </w:pPr>
            <w:r>
              <w:rPr>
                <w:sz w:val="20"/>
              </w:rPr>
              <w:t>Reference Array</w:t>
            </w:r>
          </w:p>
        </w:tc>
        <w:tc>
          <w:tcPr>
            <w:tcW w:w="1985" w:type="dxa"/>
            <w:tcPrChange w:id="2373" w:author="Gareth Pateman" w:date="2018-04-18T16:18:00Z">
              <w:tcPr>
                <w:tcW w:w="2033" w:type="dxa"/>
              </w:tcPr>
            </w:tcPrChange>
          </w:tcPr>
          <w:p w14:paraId="4316F3FF" w14:textId="77777777" w:rsidR="00786507" w:rsidRPr="00F253B8" w:rsidRDefault="00786507" w:rsidP="00786507">
            <w:pPr>
              <w:cnfStyle w:val="000000000000" w:firstRow="0" w:lastRow="0" w:firstColumn="0" w:lastColumn="0" w:oddVBand="0" w:evenVBand="0" w:oddHBand="0" w:evenHBand="0" w:firstRowFirstColumn="0" w:firstRowLastColumn="0" w:lastRowFirstColumn="0" w:lastRowLastColumn="0"/>
              <w:rPr>
                <w:rFonts w:cs="Arial"/>
                <w:sz w:val="20"/>
              </w:rPr>
            </w:pPr>
            <w:r>
              <w:rPr>
                <w:sz w:val="20"/>
              </w:rPr>
              <w:t>A collection of key/value pairs. These can be used to populate additional quotation properties.</w:t>
            </w:r>
          </w:p>
        </w:tc>
        <w:tc>
          <w:tcPr>
            <w:tcW w:w="709" w:type="dxa"/>
            <w:tcPrChange w:id="2374" w:author="Gareth Pateman" w:date="2018-04-18T16:18:00Z">
              <w:tcPr>
                <w:tcW w:w="719" w:type="dxa"/>
              </w:tcPr>
            </w:tcPrChange>
          </w:tcPr>
          <w:p w14:paraId="629B42F2" w14:textId="77777777" w:rsidR="00786507" w:rsidRPr="00536948" w:rsidRDefault="00786507" w:rsidP="00786507">
            <w:pPr>
              <w:jc w:val="center"/>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sidRPr="00536948">
              <w:rPr>
                <w:sz w:val="20"/>
              </w:rPr>
              <w:t>O</w:t>
            </w:r>
          </w:p>
          <w:p w14:paraId="7964186D" w14:textId="77777777" w:rsidR="00786507" w:rsidRPr="00E42E58" w:rsidRDefault="00786507" w:rsidP="00786507">
            <w:pPr>
              <w:jc w:val="center"/>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sidRPr="00B52FC7">
              <w:rPr>
                <w:rFonts w:cs="Wingdings"/>
                <w:sz w:val="20"/>
              </w:rPr>
              <w:t>O</w:t>
            </w:r>
            <w:r w:rsidRPr="00536948" w:rsidDel="00536948">
              <w:rPr>
                <w:sz w:val="20"/>
              </w:rPr>
              <w:t xml:space="preserve"> </w:t>
            </w:r>
          </w:p>
        </w:tc>
        <w:tc>
          <w:tcPr>
            <w:tcW w:w="1275" w:type="dxa"/>
            <w:tcPrChange w:id="2375" w:author="Gareth Pateman" w:date="2018-04-18T16:18:00Z">
              <w:tcPr>
                <w:tcW w:w="1217" w:type="dxa"/>
              </w:tcPr>
            </w:tcPrChange>
          </w:tcPr>
          <w:p w14:paraId="1009F7A0" w14:textId="1761B7FD" w:rsidR="00786507" w:rsidRDefault="00090C9A" w:rsidP="00786507">
            <w:pPr>
              <w:cnfStyle w:val="000000000000" w:firstRow="0" w:lastRow="0" w:firstColumn="0" w:lastColumn="0" w:oddVBand="0" w:evenVBand="0" w:oddHBand="0" w:evenHBand="0" w:firstRowFirstColumn="0" w:firstRowLastColumn="0" w:lastRowFirstColumn="0" w:lastRowLastColumn="0"/>
            </w:pPr>
            <w:r>
              <w:fldChar w:fldCharType="begin"/>
            </w:r>
            <w:r>
              <w:instrText xml:space="preserve"> HYPERLINK \l "_Metadata_Object" </w:instrText>
            </w:r>
            <w:r>
              <w:fldChar w:fldCharType="separate"/>
            </w:r>
            <w:r w:rsidR="00786507" w:rsidRPr="00E90944">
              <w:rPr>
                <w:rStyle w:val="Hyperlink"/>
                <w:sz w:val="20"/>
                <w:szCs w:val="20"/>
              </w:rPr>
              <w:t>Metadata</w:t>
            </w:r>
            <w:r>
              <w:rPr>
                <w:rStyle w:val="Hyperlink"/>
                <w:sz w:val="20"/>
              </w:rPr>
              <w:fldChar w:fldCharType="end"/>
            </w:r>
          </w:p>
        </w:tc>
        <w:tc>
          <w:tcPr>
            <w:tcW w:w="1780" w:type="dxa"/>
            <w:tcPrChange w:id="2376" w:author="Gareth Pateman" w:date="2018-04-18T16:18:00Z">
              <w:tcPr>
                <w:tcW w:w="1876" w:type="dxa"/>
              </w:tcPr>
            </w:tcPrChange>
          </w:tcPr>
          <w:p w14:paraId="696D697F" w14:textId="77777777" w:rsidR="00786507" w:rsidRPr="00D267CA" w:rsidRDefault="00786507" w:rsidP="00786507">
            <w:pPr>
              <w:cnfStyle w:val="000000000000" w:firstRow="0" w:lastRow="0" w:firstColumn="0" w:lastColumn="0" w:oddVBand="0" w:evenVBand="0" w:oddHBand="0" w:evenHBand="0" w:firstRowFirstColumn="0" w:firstRowLastColumn="0" w:lastRowFirstColumn="0" w:lastRowLastColumn="0"/>
              <w:rPr>
                <w:sz w:val="20"/>
              </w:rPr>
            </w:pPr>
          </w:p>
        </w:tc>
      </w:tr>
    </w:tbl>
    <w:p w14:paraId="1B28567A" w14:textId="5AEC4F9F" w:rsidR="00C15E12" w:rsidRDefault="00C15E12" w:rsidP="00BA2AB8">
      <w:pPr>
        <w:pStyle w:val="NormalParagraph"/>
        <w:rPr>
          <w:ins w:id="2377" w:author="Gareth Pateman" w:date="2018-04-05T14:09:00Z"/>
        </w:rPr>
      </w:pPr>
    </w:p>
    <w:p w14:paraId="36B77821" w14:textId="77777777" w:rsidR="00C15E12" w:rsidRDefault="00C15E12">
      <w:pPr>
        <w:spacing w:before="0"/>
        <w:jc w:val="left"/>
        <w:rPr>
          <w:ins w:id="2378" w:author="Gareth Pateman" w:date="2018-04-05T14:09:00Z"/>
          <w:szCs w:val="22"/>
          <w:lang w:eastAsia="en-GB" w:bidi="ar-SA"/>
        </w:rPr>
      </w:pPr>
      <w:ins w:id="2379" w:author="Gareth Pateman" w:date="2018-04-05T14:09:00Z">
        <w:r>
          <w:br w:type="page"/>
        </w:r>
      </w:ins>
    </w:p>
    <w:p w14:paraId="009E7B49" w14:textId="77777777" w:rsidR="00BA2AB8" w:rsidRDefault="00BA2AB8" w:rsidP="00BA2AB8">
      <w:pPr>
        <w:pStyle w:val="NormalParagraph"/>
        <w:rPr>
          <w:ins w:id="2380" w:author="Gareth Pateman [2]" w:date="2017-09-18T09:26:00Z"/>
        </w:rPr>
      </w:pPr>
    </w:p>
    <w:p w14:paraId="725569DC" w14:textId="51CF57EF" w:rsidR="00C15E12" w:rsidRDefault="00C15E12" w:rsidP="00C15E12">
      <w:pPr>
        <w:pStyle w:val="Heading2"/>
        <w:rPr>
          <w:ins w:id="2381" w:author="Gareth Pateman" w:date="2018-04-05T14:09:00Z"/>
        </w:rPr>
      </w:pPr>
      <w:bookmarkStart w:id="2382" w:name="_Authorisation_Codes_API"/>
      <w:bookmarkStart w:id="2383" w:name="_Toc513209459"/>
      <w:bookmarkEnd w:id="2382"/>
      <w:ins w:id="2384" w:author="Gareth Pateman" w:date="2018-04-05T14:09:00Z">
        <w:r>
          <w:t>Authorisation Codes API</w:t>
        </w:r>
        <w:bookmarkEnd w:id="2383"/>
      </w:ins>
    </w:p>
    <w:p w14:paraId="605ED725" w14:textId="1FC3DEA7" w:rsidR="00C15E12" w:rsidRDefault="00C15E12" w:rsidP="00C15E12">
      <w:pPr>
        <w:pStyle w:val="NormalParagraph"/>
        <w:rPr>
          <w:ins w:id="2385" w:author="Gareth Pateman" w:date="2018-04-05T14:16:00Z"/>
        </w:rPr>
      </w:pPr>
      <w:ins w:id="2386" w:author="Gareth Pateman" w:date="2018-04-05T14:09:00Z">
        <w:r>
          <w:t xml:space="preserve">The </w:t>
        </w:r>
      </w:ins>
      <w:ins w:id="2387" w:author="Gareth Pateman" w:date="2018-04-05T14:11:00Z">
        <w:r>
          <w:t>Authoris</w:t>
        </w:r>
      </w:ins>
      <w:ins w:id="2388" w:author="Gareth Pateman" w:date="2018-04-05T14:13:00Z">
        <w:r>
          <w:t>a</w:t>
        </w:r>
      </w:ins>
      <w:ins w:id="2389" w:author="Gareth Pateman" w:date="2018-04-05T14:11:00Z">
        <w:r>
          <w:t>tion Codes</w:t>
        </w:r>
      </w:ins>
      <w:ins w:id="2390" w:author="Gareth Pateman" w:date="2018-04-05T14:09:00Z">
        <w:r>
          <w:t xml:space="preserve"> API </w:t>
        </w:r>
      </w:ins>
      <w:ins w:id="2391" w:author="Gareth Pateman" w:date="2018-04-05T14:13:00Z">
        <w:r>
          <w:t xml:space="preserve">allows </w:t>
        </w:r>
      </w:ins>
      <w:ins w:id="2392" w:author="Gareth Pateman" w:date="2018-04-05T14:14:00Z">
        <w:r>
          <w:t>a mobile money payer</w:t>
        </w:r>
      </w:ins>
      <w:ins w:id="2393" w:author="Gareth Pateman" w:date="2018-04-05T14:20:00Z">
        <w:r w:rsidR="00A61BF5">
          <w:t xml:space="preserve"> or payee</w:t>
        </w:r>
      </w:ins>
      <w:ins w:id="2394" w:author="Gareth Pateman" w:date="2018-04-05T14:14:00Z">
        <w:r>
          <w:t xml:space="preserve"> to generate a code which when presented to the </w:t>
        </w:r>
      </w:ins>
      <w:ins w:id="2395" w:author="Gareth Pateman" w:date="2018-04-05T14:20:00Z">
        <w:r w:rsidR="00A61BF5">
          <w:t>other party</w:t>
        </w:r>
      </w:ins>
      <w:ins w:id="2396" w:author="Gareth Pateman" w:date="2018-04-05T14:38:00Z">
        <w:r w:rsidR="003A5E4B">
          <w:t>,</w:t>
        </w:r>
      </w:ins>
      <w:ins w:id="2397" w:author="Gareth Pateman" w:date="2018-04-05T14:15:00Z">
        <w:r>
          <w:t xml:space="preserve"> can be redeemed for an amount set by the payer or payee, depending upon the use case. Authorisation Codes are used widely in the industr</w:t>
        </w:r>
      </w:ins>
      <w:ins w:id="2398" w:author="Gareth Pateman" w:date="2018-04-05T14:16:00Z">
        <w:r>
          <w:t>y across a range of use cases, including:</w:t>
        </w:r>
      </w:ins>
    </w:p>
    <w:p w14:paraId="5BF66CD0" w14:textId="7415DAE4" w:rsidR="00C15E12" w:rsidRDefault="00C15E12" w:rsidP="00C15E12">
      <w:pPr>
        <w:pStyle w:val="NormalParagraph"/>
        <w:numPr>
          <w:ilvl w:val="0"/>
          <w:numId w:val="29"/>
        </w:numPr>
        <w:rPr>
          <w:ins w:id="2399" w:author="Gareth Pateman" w:date="2018-04-05T14:16:00Z"/>
        </w:rPr>
      </w:pPr>
      <w:ins w:id="2400" w:author="Gareth Pateman" w:date="2018-04-05T14:16:00Z">
        <w:r>
          <w:t>ATM Codes for cardless withdrawals</w:t>
        </w:r>
      </w:ins>
      <w:ins w:id="2401" w:author="Gareth Pateman" w:date="2018-04-05T14:23:00Z">
        <w:r w:rsidR="00A61BF5">
          <w:t xml:space="preserve">. A code is generated </w:t>
        </w:r>
      </w:ins>
      <w:ins w:id="2402" w:author="Gareth Pateman" w:date="2018-04-05T14:24:00Z">
        <w:r w:rsidR="00A61BF5">
          <w:t>in advance by the customer and entered into the ATM to facilitate the withdrawal.</w:t>
        </w:r>
      </w:ins>
    </w:p>
    <w:p w14:paraId="7E9328F5" w14:textId="788CA93E" w:rsidR="00C15E12" w:rsidRDefault="00C15E12" w:rsidP="00C15E12">
      <w:pPr>
        <w:pStyle w:val="NormalParagraph"/>
        <w:numPr>
          <w:ilvl w:val="0"/>
          <w:numId w:val="29"/>
        </w:numPr>
        <w:rPr>
          <w:ins w:id="2403" w:author="Gareth Pateman" w:date="2018-04-05T14:17:00Z"/>
        </w:rPr>
      </w:pPr>
      <w:ins w:id="2404" w:author="Gareth Pateman" w:date="2018-04-05T14:17:00Z">
        <w:r>
          <w:t>Pre-authorisation codes for agent withdrawals</w:t>
        </w:r>
      </w:ins>
      <w:ins w:id="2405" w:author="Gareth Pateman" w:date="2018-04-05T14:19:00Z">
        <w:r>
          <w:t xml:space="preserve">. Depending upon the use case, </w:t>
        </w:r>
      </w:ins>
      <w:ins w:id="2406" w:author="Gareth Pateman" w:date="2018-04-05T14:20:00Z">
        <w:r w:rsidR="00A61BF5">
          <w:t>this could involve the agent</w:t>
        </w:r>
      </w:ins>
      <w:ins w:id="2407" w:author="Gareth Pateman" w:date="2018-04-05T14:21:00Z">
        <w:r w:rsidR="00A61BF5">
          <w:t xml:space="preserve"> (payee)</w:t>
        </w:r>
      </w:ins>
      <w:ins w:id="2408" w:author="Gareth Pateman" w:date="2018-04-05T14:20:00Z">
        <w:r w:rsidR="00A61BF5">
          <w:t xml:space="preserve"> generating a code</w:t>
        </w:r>
      </w:ins>
      <w:ins w:id="2409" w:author="Gareth Pateman" w:date="2018-04-05T14:21:00Z">
        <w:r w:rsidR="00A61BF5">
          <w:t xml:space="preserve"> or the customer</w:t>
        </w:r>
      </w:ins>
      <w:ins w:id="2410" w:author="Gareth Pateman" w:date="2018-04-05T14:22:00Z">
        <w:r w:rsidR="00A61BF5">
          <w:t xml:space="preserve"> (payer)</w:t>
        </w:r>
      </w:ins>
      <w:ins w:id="2411" w:author="Gareth Pateman" w:date="2018-04-05T14:21:00Z">
        <w:r w:rsidR="00A61BF5">
          <w:t xml:space="preserve"> generating the code</w:t>
        </w:r>
      </w:ins>
      <w:ins w:id="2412" w:author="Gareth Pateman" w:date="2018-04-05T14:22:00Z">
        <w:r w:rsidR="00A61BF5">
          <w:t>.</w:t>
        </w:r>
      </w:ins>
      <w:ins w:id="2413" w:author="Gareth Pateman" w:date="2018-04-05T14:21:00Z">
        <w:r w:rsidR="00A61BF5">
          <w:t xml:space="preserve"> </w:t>
        </w:r>
      </w:ins>
    </w:p>
    <w:p w14:paraId="72265614" w14:textId="7A05E974" w:rsidR="00C15E12" w:rsidRDefault="00C15E12">
      <w:pPr>
        <w:pStyle w:val="NormalParagraph"/>
        <w:numPr>
          <w:ilvl w:val="0"/>
          <w:numId w:val="29"/>
        </w:numPr>
        <w:rPr>
          <w:ins w:id="2414" w:author="Gareth Pateman" w:date="2018-04-05T14:13:00Z"/>
        </w:rPr>
        <w:pPrChange w:id="2415" w:author="Gareth Pateman" w:date="2018-04-05T14:16:00Z">
          <w:pPr>
            <w:pStyle w:val="NormalParagraph"/>
          </w:pPr>
        </w:pPrChange>
      </w:pPr>
      <w:ins w:id="2416" w:author="Gareth Pateman" w:date="2018-04-05T14:17:00Z">
        <w:r>
          <w:t>Pre-authorisation codes for merchant payments</w:t>
        </w:r>
      </w:ins>
      <w:ins w:id="2417" w:author="Gareth Pateman" w:date="2018-04-05T14:23:00Z">
        <w:r w:rsidR="00A61BF5">
          <w:t>. Depending upon the use case, this could involve the merchant (payee) generating a code or the customer (payer) generating the code.</w:t>
        </w:r>
      </w:ins>
    </w:p>
    <w:p w14:paraId="46B65C25" w14:textId="2808FDF9" w:rsidR="00C15E12" w:rsidRDefault="00A61BF5" w:rsidP="00C15E12">
      <w:pPr>
        <w:pStyle w:val="NormalParagraph"/>
        <w:rPr>
          <w:ins w:id="2418" w:author="Gareth Pateman" w:date="2018-04-05T14:17:00Z"/>
        </w:rPr>
      </w:pPr>
      <w:ins w:id="2419" w:author="Gareth Pateman" w:date="2018-04-05T14:26:00Z">
        <w:r>
          <w:t>Once an authorisation code has been</w:t>
        </w:r>
      </w:ins>
      <w:ins w:id="2420" w:author="Gareth Pateman" w:date="2018-04-05T14:27:00Z">
        <w:r>
          <w:t xml:space="preserve"> generated, it can be </w:t>
        </w:r>
      </w:ins>
      <w:ins w:id="2421" w:author="Gareth Pateman" w:date="2018-04-05T14:28:00Z">
        <w:r>
          <w:t>presented</w:t>
        </w:r>
      </w:ins>
      <w:ins w:id="2422" w:author="Gareth Pateman" w:date="2018-04-05T14:27:00Z">
        <w:r>
          <w:t xml:space="preserve"> through multiple means, including encoding into a QR code.</w:t>
        </w:r>
      </w:ins>
      <w:ins w:id="2423" w:author="Gareth Pateman" w:date="2018-04-05T14:39:00Z">
        <w:r w:rsidR="003A5E4B">
          <w:t xml:space="preserve"> Typically an authorisation code will expire.</w:t>
        </w:r>
      </w:ins>
    </w:p>
    <w:p w14:paraId="6CEAA44E" w14:textId="68BEBD27" w:rsidR="00C15E12" w:rsidRDefault="00A61BF5" w:rsidP="00C15E12">
      <w:pPr>
        <w:pStyle w:val="NormalParagraph"/>
        <w:rPr>
          <w:ins w:id="2424" w:author="Gareth Pateman" w:date="2018-04-05T14:29:00Z"/>
        </w:rPr>
      </w:pPr>
      <w:ins w:id="2425" w:author="Gareth Pateman" w:date="2018-04-05T14:28:00Z">
        <w:r>
          <w:t>The Mobile Money AP</w:t>
        </w:r>
      </w:ins>
      <w:ins w:id="2426" w:author="Gareth Pateman" w:date="2018-04-05T14:29:00Z">
        <w:r>
          <w:t>I supports the following operations:</w:t>
        </w:r>
      </w:ins>
    </w:p>
    <w:p w14:paraId="786B6CFD" w14:textId="494B4008" w:rsidR="00A61BF5" w:rsidRDefault="00A61BF5" w:rsidP="00A61BF5">
      <w:pPr>
        <w:pStyle w:val="NormalParagraph"/>
        <w:numPr>
          <w:ilvl w:val="0"/>
          <w:numId w:val="29"/>
        </w:numPr>
        <w:rPr>
          <w:ins w:id="2427" w:author="Gareth Pateman" w:date="2018-04-05T14:31:00Z"/>
        </w:rPr>
      </w:pPr>
      <w:ins w:id="2428" w:author="Gareth Pateman" w:date="2018-04-05T14:29:00Z">
        <w:r>
          <w:t>Generate an Authorisation Code</w:t>
        </w:r>
      </w:ins>
      <w:ins w:id="2429" w:author="Gareth Pateman" w:date="2018-04-05T14:31:00Z">
        <w:r w:rsidR="003A5E4B">
          <w:t>.</w:t>
        </w:r>
      </w:ins>
      <w:ins w:id="2430" w:author="Gareth Pateman" w:date="2018-04-05T14:33:00Z">
        <w:r w:rsidR="003A5E4B">
          <w:t xml:space="preserve"> </w:t>
        </w:r>
        <w:r w:rsidR="003A5E4B" w:rsidRPr="00A32FD0">
          <w:rPr>
            <w:i/>
          </w:rPr>
          <w:t xml:space="preserve">POST </w:t>
        </w:r>
        <w:r w:rsidR="003A5E4B">
          <w:rPr>
            <w:i/>
          </w:rPr>
          <w:t>/a</w:t>
        </w:r>
        <w:r w:rsidR="003A5E4B" w:rsidRPr="00A32FD0">
          <w:rPr>
            <w:i/>
          </w:rPr>
          <w:t>ccounts</w:t>
        </w:r>
        <w:r w:rsidR="003A5E4B">
          <w:rPr>
            <w:i/>
          </w:rPr>
          <w:t>/</w:t>
        </w:r>
        <w:r w:rsidR="003A5E4B">
          <w:t>{Requestor Account Identifiers}</w:t>
        </w:r>
        <w:r w:rsidR="003A5E4B" w:rsidRPr="00A32FD0">
          <w:rPr>
            <w:i/>
          </w:rPr>
          <w:t>/</w:t>
        </w:r>
        <w:r w:rsidR="003A5E4B">
          <w:rPr>
            <w:i/>
          </w:rPr>
          <w:t>authorisationcodes</w:t>
        </w:r>
      </w:ins>
    </w:p>
    <w:p w14:paraId="78F00A01" w14:textId="74AF2A2B" w:rsidR="003A5E4B" w:rsidRDefault="003A5E4B" w:rsidP="00A61BF5">
      <w:pPr>
        <w:pStyle w:val="NormalParagraph"/>
        <w:numPr>
          <w:ilvl w:val="0"/>
          <w:numId w:val="29"/>
        </w:numPr>
        <w:rPr>
          <w:ins w:id="2431" w:author="Gareth Pateman" w:date="2018-04-05T14:31:00Z"/>
        </w:rPr>
      </w:pPr>
      <w:ins w:id="2432" w:author="Gareth Pateman" w:date="2018-04-05T14:31:00Z">
        <w:r>
          <w:t>Cancel an Authorisation Code.</w:t>
        </w:r>
      </w:ins>
      <w:ins w:id="2433" w:author="Gareth Pateman" w:date="2018-04-05T14:34:00Z">
        <w:r>
          <w:t xml:space="preserve"> </w:t>
        </w:r>
      </w:ins>
      <w:ins w:id="2434" w:author="Gareth Pateman" w:date="2018-04-06T10:21:00Z">
        <w:r w:rsidR="002D63CD">
          <w:rPr>
            <w:i/>
          </w:rPr>
          <w:t>PATCH</w:t>
        </w:r>
      </w:ins>
      <w:ins w:id="2435" w:author="Gareth Pateman" w:date="2018-04-05T14:34:00Z">
        <w:r w:rsidRPr="00A32FD0">
          <w:rPr>
            <w:i/>
          </w:rPr>
          <w:t xml:space="preserve"> </w:t>
        </w:r>
        <w:r>
          <w:rPr>
            <w:i/>
          </w:rPr>
          <w:t>/a</w:t>
        </w:r>
        <w:r w:rsidRPr="00A32FD0">
          <w:rPr>
            <w:i/>
          </w:rPr>
          <w:t>ccounts</w:t>
        </w:r>
        <w:r>
          <w:rPr>
            <w:i/>
          </w:rPr>
          <w:t>/</w:t>
        </w:r>
        <w:r>
          <w:t>{Requestor Account Identifiers}</w:t>
        </w:r>
        <w:r w:rsidRPr="00A32FD0">
          <w:rPr>
            <w:i/>
          </w:rPr>
          <w:t>/</w:t>
        </w:r>
        <w:r>
          <w:rPr>
            <w:i/>
          </w:rPr>
          <w:t>authorisationcodes</w:t>
        </w:r>
      </w:ins>
      <w:ins w:id="2436" w:author="Gareth Pateman" w:date="2018-04-05T14:41:00Z">
        <w:r w:rsidR="0059003C">
          <w:rPr>
            <w:i/>
          </w:rPr>
          <w:t>/{</w:t>
        </w:r>
        <w:r w:rsidR="0059003C">
          <w:t>Authorisation Code}</w:t>
        </w:r>
      </w:ins>
    </w:p>
    <w:p w14:paraId="144D87B7" w14:textId="16C5AFA9" w:rsidR="003A5E4B" w:rsidRDefault="003A5E4B">
      <w:pPr>
        <w:pStyle w:val="NormalParagraph"/>
        <w:numPr>
          <w:ilvl w:val="0"/>
          <w:numId w:val="29"/>
        </w:numPr>
        <w:rPr>
          <w:ins w:id="2437" w:author="Gareth Pateman" w:date="2018-04-05T14:28:00Z"/>
        </w:rPr>
        <w:pPrChange w:id="2438" w:author="Gareth Pateman" w:date="2018-04-05T14:29:00Z">
          <w:pPr>
            <w:pStyle w:val="NormalParagraph"/>
          </w:pPr>
        </w:pPrChange>
      </w:pPr>
      <w:ins w:id="2439" w:author="Gareth Pateman" w:date="2018-04-05T14:31:00Z">
        <w:r>
          <w:t>View Authorisations Codes</w:t>
        </w:r>
      </w:ins>
      <w:ins w:id="2440" w:author="Gareth Pateman" w:date="2018-04-05T14:35:00Z">
        <w:r>
          <w:t xml:space="preserve"> for a given account</w:t>
        </w:r>
      </w:ins>
      <w:ins w:id="2441" w:author="Gareth Pateman" w:date="2018-04-05T14:31:00Z">
        <w:r>
          <w:t>.</w:t>
        </w:r>
      </w:ins>
      <w:ins w:id="2442" w:author="Gareth Pateman" w:date="2018-04-05T14:35:00Z">
        <w:r>
          <w:t xml:space="preserve"> </w:t>
        </w:r>
        <w:r>
          <w:rPr>
            <w:i/>
          </w:rPr>
          <w:t>GET</w:t>
        </w:r>
        <w:r w:rsidRPr="00A32FD0">
          <w:rPr>
            <w:i/>
          </w:rPr>
          <w:t xml:space="preserve"> </w:t>
        </w:r>
        <w:r>
          <w:rPr>
            <w:i/>
          </w:rPr>
          <w:t>/a</w:t>
        </w:r>
        <w:r w:rsidRPr="00A32FD0">
          <w:rPr>
            <w:i/>
          </w:rPr>
          <w:t>ccounts</w:t>
        </w:r>
        <w:r>
          <w:rPr>
            <w:i/>
          </w:rPr>
          <w:t>/</w:t>
        </w:r>
        <w:r>
          <w:t>{Requestor Account Identifiers}</w:t>
        </w:r>
        <w:r w:rsidRPr="00A32FD0">
          <w:rPr>
            <w:i/>
          </w:rPr>
          <w:t>/</w:t>
        </w:r>
        <w:r>
          <w:rPr>
            <w:i/>
          </w:rPr>
          <w:t>authorisationcodes</w:t>
        </w:r>
      </w:ins>
      <w:ins w:id="2443" w:author="Gareth Pateman" w:date="2018-04-05T14:41:00Z">
        <w:r w:rsidR="0059003C">
          <w:rPr>
            <w:i/>
          </w:rPr>
          <w:t>/{</w:t>
        </w:r>
        <w:r w:rsidR="0059003C">
          <w:t>Authorisation Code</w:t>
        </w:r>
      </w:ins>
      <w:ins w:id="2444" w:author="Gareth Pateman" w:date="2018-04-05T14:42:00Z">
        <w:r w:rsidR="0059003C">
          <w:t>}</w:t>
        </w:r>
      </w:ins>
    </w:p>
    <w:p w14:paraId="3E69AA9C" w14:textId="60F9F922" w:rsidR="00A61BF5" w:rsidRDefault="0059003C" w:rsidP="00C15E12">
      <w:pPr>
        <w:pStyle w:val="NormalParagraph"/>
        <w:rPr>
          <w:ins w:id="2445" w:author="Gareth Pateman" w:date="2018-04-05T14:43:00Z"/>
        </w:rPr>
      </w:pPr>
      <w:ins w:id="2446" w:author="Gareth Pateman" w:date="2018-04-05T14:42:00Z">
        <w:r>
          <w:t>Synchronous and Asynchronous modes are support</w:t>
        </w:r>
      </w:ins>
      <w:ins w:id="2447" w:author="Gareth Pateman" w:date="2018-04-06T10:22:00Z">
        <w:r w:rsidR="002D63CD">
          <w:t>ed</w:t>
        </w:r>
      </w:ins>
      <w:ins w:id="2448" w:author="Gareth Pateman" w:date="2018-04-05T14:42:00Z">
        <w:r>
          <w:t xml:space="preserve"> for the POST operation.</w:t>
        </w:r>
      </w:ins>
    </w:p>
    <w:p w14:paraId="5D36AFE9" w14:textId="77777777" w:rsidR="0059003C" w:rsidRDefault="0059003C" w:rsidP="00C15E12">
      <w:pPr>
        <w:pStyle w:val="NormalParagraph"/>
        <w:rPr>
          <w:ins w:id="2449" w:author="Gareth Pateman" w:date="2018-04-05T14:13:00Z"/>
        </w:rPr>
      </w:pPr>
    </w:p>
    <w:p w14:paraId="5D8A23EB" w14:textId="61BEEBDE" w:rsidR="00C15E12" w:rsidRDefault="0059003C" w:rsidP="00C15E12">
      <w:pPr>
        <w:pStyle w:val="Heading3"/>
        <w:rPr>
          <w:ins w:id="2450" w:author="Gareth Pateman" w:date="2018-04-05T14:09:00Z"/>
        </w:rPr>
      </w:pPr>
      <w:bookmarkStart w:id="2451" w:name="_Toc513209460"/>
      <w:ins w:id="2452" w:author="Gareth Pateman" w:date="2018-04-05T14:43:00Z">
        <w:r>
          <w:t>Authorisation Codes Object</w:t>
        </w:r>
      </w:ins>
      <w:bookmarkEnd w:id="2451"/>
    </w:p>
    <w:tbl>
      <w:tblPr>
        <w:tblStyle w:val="PlainTable21"/>
        <w:tblW w:w="9200"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ayout w:type="fixed"/>
        <w:tblLook w:val="04A0" w:firstRow="1" w:lastRow="0" w:firstColumn="1" w:lastColumn="0" w:noHBand="0" w:noVBand="1"/>
      </w:tblPr>
      <w:tblGrid>
        <w:gridCol w:w="1384"/>
        <w:gridCol w:w="1139"/>
        <w:gridCol w:w="2434"/>
        <w:gridCol w:w="708"/>
        <w:gridCol w:w="1418"/>
        <w:gridCol w:w="2117"/>
        <w:tblGridChange w:id="2453">
          <w:tblGrid>
            <w:gridCol w:w="1384"/>
            <w:gridCol w:w="1139"/>
            <w:gridCol w:w="1883"/>
            <w:gridCol w:w="551"/>
            <w:gridCol w:w="139"/>
            <w:gridCol w:w="569"/>
            <w:gridCol w:w="615"/>
            <w:gridCol w:w="803"/>
            <w:gridCol w:w="2117"/>
          </w:tblGrid>
        </w:tblGridChange>
      </w:tblGrid>
      <w:tr w:rsidR="00C15E12" w:rsidRPr="00D267CA" w14:paraId="2D2EB9CF" w14:textId="77777777" w:rsidTr="009B0C5E">
        <w:trPr>
          <w:cnfStyle w:val="100000000000" w:firstRow="1" w:lastRow="0" w:firstColumn="0" w:lastColumn="0" w:oddVBand="0" w:evenVBand="0" w:oddHBand="0" w:evenHBand="0" w:firstRowFirstColumn="0" w:firstRowLastColumn="0" w:lastRowFirstColumn="0" w:lastRowLastColumn="0"/>
          <w:ins w:id="2454" w:author="Gareth Pateman" w:date="2018-04-05T14:09:00Z"/>
        </w:trPr>
        <w:tc>
          <w:tcPr>
            <w:cnfStyle w:val="001000000000" w:firstRow="0" w:lastRow="0" w:firstColumn="1" w:lastColumn="0" w:oddVBand="0" w:evenVBand="0" w:oddHBand="0" w:evenHBand="0" w:firstRowFirstColumn="0" w:firstRowLastColumn="0" w:lastRowFirstColumn="0" w:lastRowLastColumn="0"/>
            <w:tcW w:w="9200" w:type="dxa"/>
            <w:gridSpan w:val="6"/>
            <w:shd w:val="clear" w:color="auto" w:fill="F2F2F2" w:themeFill="background1" w:themeFillShade="F2"/>
          </w:tcPr>
          <w:p w14:paraId="1790E85B" w14:textId="33686AD9" w:rsidR="00C15E12" w:rsidRPr="00D267CA" w:rsidRDefault="0059003C" w:rsidP="00C15E12">
            <w:pPr>
              <w:jc w:val="center"/>
              <w:rPr>
                <w:ins w:id="2455" w:author="Gareth Pateman" w:date="2018-04-05T14:09:00Z"/>
                <w:sz w:val="20"/>
              </w:rPr>
            </w:pPr>
            <w:ins w:id="2456" w:author="Gareth Pateman" w:date="2018-04-05T14:43:00Z">
              <w:r>
                <w:rPr>
                  <w:sz w:val="28"/>
                </w:rPr>
                <w:t>Authorisation Codes</w:t>
              </w:r>
            </w:ins>
            <w:ins w:id="2457" w:author="Gareth Pateman" w:date="2018-04-05T14:09:00Z">
              <w:r w:rsidR="00C15E12" w:rsidRPr="005115BD">
                <w:rPr>
                  <w:sz w:val="28"/>
                </w:rPr>
                <w:t xml:space="preserve"> Object Properties</w:t>
              </w:r>
            </w:ins>
          </w:p>
        </w:tc>
      </w:tr>
      <w:tr w:rsidR="00930057" w:rsidRPr="00D267CA" w14:paraId="59ACE71D" w14:textId="77777777" w:rsidTr="009B0C5E">
        <w:trPr>
          <w:cnfStyle w:val="000000100000" w:firstRow="0" w:lastRow="0" w:firstColumn="0" w:lastColumn="0" w:oddVBand="0" w:evenVBand="0" w:oddHBand="1" w:evenHBand="0" w:firstRowFirstColumn="0" w:firstRowLastColumn="0" w:lastRowFirstColumn="0" w:lastRowLastColumn="0"/>
          <w:ins w:id="2458" w:author="Gareth Pateman" w:date="2018-04-05T14:09:00Z"/>
        </w:trPr>
        <w:tc>
          <w:tcPr>
            <w:cnfStyle w:val="001000000000" w:firstRow="0" w:lastRow="0" w:firstColumn="1" w:lastColumn="0" w:oddVBand="0" w:evenVBand="0" w:oddHBand="0" w:evenHBand="0" w:firstRowFirstColumn="0" w:firstRowLastColumn="0" w:lastRowFirstColumn="0" w:lastRowLastColumn="0"/>
            <w:tcW w:w="1384" w:type="dxa"/>
          </w:tcPr>
          <w:p w14:paraId="749B105D" w14:textId="77777777" w:rsidR="00C15E12" w:rsidRPr="00195442" w:rsidRDefault="00C15E12" w:rsidP="00C15E12">
            <w:pPr>
              <w:rPr>
                <w:ins w:id="2459" w:author="Gareth Pateman" w:date="2018-04-05T14:09:00Z"/>
                <w:sz w:val="20"/>
              </w:rPr>
            </w:pPr>
            <w:ins w:id="2460" w:author="Gareth Pateman" w:date="2018-04-05T14:09:00Z">
              <w:r w:rsidRPr="00195442">
                <w:rPr>
                  <w:sz w:val="20"/>
                </w:rPr>
                <w:t>Name</w:t>
              </w:r>
            </w:ins>
          </w:p>
        </w:tc>
        <w:tc>
          <w:tcPr>
            <w:tcW w:w="1139" w:type="dxa"/>
          </w:tcPr>
          <w:p w14:paraId="7BCFBBA3" w14:textId="77777777" w:rsidR="00C15E12" w:rsidRPr="00195442" w:rsidRDefault="00C15E12" w:rsidP="00C15E12">
            <w:pPr>
              <w:cnfStyle w:val="000000100000" w:firstRow="0" w:lastRow="0" w:firstColumn="0" w:lastColumn="0" w:oddVBand="0" w:evenVBand="0" w:oddHBand="1" w:evenHBand="0" w:firstRowFirstColumn="0" w:firstRowLastColumn="0" w:lastRowFirstColumn="0" w:lastRowLastColumn="0"/>
              <w:rPr>
                <w:ins w:id="2461" w:author="Gareth Pateman" w:date="2018-04-05T14:09:00Z"/>
                <w:b/>
                <w:sz w:val="20"/>
              </w:rPr>
            </w:pPr>
            <w:ins w:id="2462" w:author="Gareth Pateman" w:date="2018-04-05T14:09:00Z">
              <w:r w:rsidRPr="00195442">
                <w:rPr>
                  <w:b/>
                  <w:sz w:val="20"/>
                </w:rPr>
                <w:t>Type</w:t>
              </w:r>
            </w:ins>
          </w:p>
        </w:tc>
        <w:tc>
          <w:tcPr>
            <w:tcW w:w="2434" w:type="dxa"/>
          </w:tcPr>
          <w:p w14:paraId="6B5E6628" w14:textId="77777777" w:rsidR="00C15E12" w:rsidRPr="00195442" w:rsidRDefault="00C15E12" w:rsidP="00C15E12">
            <w:pPr>
              <w:cnfStyle w:val="000000100000" w:firstRow="0" w:lastRow="0" w:firstColumn="0" w:lastColumn="0" w:oddVBand="0" w:evenVBand="0" w:oddHBand="1" w:evenHBand="0" w:firstRowFirstColumn="0" w:firstRowLastColumn="0" w:lastRowFirstColumn="0" w:lastRowLastColumn="0"/>
              <w:rPr>
                <w:ins w:id="2463" w:author="Gareth Pateman" w:date="2018-04-05T14:09:00Z"/>
                <w:b/>
                <w:sz w:val="20"/>
              </w:rPr>
            </w:pPr>
            <w:ins w:id="2464" w:author="Gareth Pateman" w:date="2018-04-05T14:09:00Z">
              <w:r>
                <w:rPr>
                  <w:b/>
                  <w:sz w:val="20"/>
                </w:rPr>
                <w:t>Description</w:t>
              </w:r>
            </w:ins>
          </w:p>
        </w:tc>
        <w:tc>
          <w:tcPr>
            <w:tcW w:w="708" w:type="dxa"/>
          </w:tcPr>
          <w:p w14:paraId="1F81F5CF" w14:textId="77777777" w:rsidR="00C15E12" w:rsidRPr="00195442" w:rsidRDefault="00C15E12" w:rsidP="00C15E12">
            <w:pPr>
              <w:cnfStyle w:val="000000100000" w:firstRow="0" w:lastRow="0" w:firstColumn="0" w:lastColumn="0" w:oddVBand="0" w:evenVBand="0" w:oddHBand="1" w:evenHBand="0" w:firstRowFirstColumn="0" w:firstRowLastColumn="0" w:lastRowFirstColumn="0" w:lastRowLastColumn="0"/>
              <w:rPr>
                <w:ins w:id="2465" w:author="Gareth Pateman" w:date="2018-04-05T14:09:00Z"/>
                <w:b/>
                <w:sz w:val="20"/>
              </w:rPr>
            </w:pPr>
          </w:p>
        </w:tc>
        <w:tc>
          <w:tcPr>
            <w:tcW w:w="1418" w:type="dxa"/>
          </w:tcPr>
          <w:p w14:paraId="57BFC19E" w14:textId="77777777" w:rsidR="00C15E12" w:rsidRPr="00195442" w:rsidRDefault="00C15E12" w:rsidP="00C15E12">
            <w:pPr>
              <w:cnfStyle w:val="000000100000" w:firstRow="0" w:lastRow="0" w:firstColumn="0" w:lastColumn="0" w:oddVBand="0" w:evenVBand="0" w:oddHBand="1" w:evenHBand="0" w:firstRowFirstColumn="0" w:firstRowLastColumn="0" w:lastRowFirstColumn="0" w:lastRowLastColumn="0"/>
              <w:rPr>
                <w:ins w:id="2466" w:author="Gareth Pateman" w:date="2018-04-05T14:09:00Z"/>
                <w:b/>
                <w:sz w:val="20"/>
              </w:rPr>
            </w:pPr>
            <w:ins w:id="2467" w:author="Gareth Pateman" w:date="2018-04-05T14:09:00Z">
              <w:r w:rsidRPr="00195442">
                <w:rPr>
                  <w:b/>
                  <w:sz w:val="20"/>
                </w:rPr>
                <w:t>Reference</w:t>
              </w:r>
            </w:ins>
          </w:p>
        </w:tc>
        <w:tc>
          <w:tcPr>
            <w:tcW w:w="2117" w:type="dxa"/>
          </w:tcPr>
          <w:p w14:paraId="7273A5CF" w14:textId="77777777" w:rsidR="00C15E12" w:rsidRPr="00195442" w:rsidRDefault="00C15E12" w:rsidP="00C15E12">
            <w:pPr>
              <w:cnfStyle w:val="000000100000" w:firstRow="0" w:lastRow="0" w:firstColumn="0" w:lastColumn="0" w:oddVBand="0" w:evenVBand="0" w:oddHBand="1" w:evenHBand="0" w:firstRowFirstColumn="0" w:firstRowLastColumn="0" w:lastRowFirstColumn="0" w:lastRowLastColumn="0"/>
              <w:rPr>
                <w:ins w:id="2468" w:author="Gareth Pateman" w:date="2018-04-05T14:09:00Z"/>
                <w:b/>
                <w:sz w:val="20"/>
              </w:rPr>
            </w:pPr>
            <w:ins w:id="2469" w:author="Gareth Pateman" w:date="2018-04-05T14:09:00Z">
              <w:r w:rsidRPr="00195442">
                <w:rPr>
                  <w:b/>
                  <w:sz w:val="20"/>
                </w:rPr>
                <w:t>Validation</w:t>
              </w:r>
            </w:ins>
          </w:p>
        </w:tc>
      </w:tr>
      <w:tr w:rsidR="00930057" w:rsidRPr="00D267CA" w14:paraId="4790315E" w14:textId="77777777" w:rsidTr="009B0C5E">
        <w:trPr>
          <w:ins w:id="2470" w:author="Gareth Pateman" w:date="2018-04-05T14:09:00Z"/>
        </w:trPr>
        <w:tc>
          <w:tcPr>
            <w:cnfStyle w:val="001000000000" w:firstRow="0" w:lastRow="0" w:firstColumn="1" w:lastColumn="0" w:oddVBand="0" w:evenVBand="0" w:oddHBand="0" w:evenHBand="0" w:firstRowFirstColumn="0" w:firstRowLastColumn="0" w:lastRowFirstColumn="0" w:lastRowLastColumn="0"/>
            <w:tcW w:w="1384" w:type="dxa"/>
          </w:tcPr>
          <w:p w14:paraId="592B398C" w14:textId="3E016995" w:rsidR="00C15E12" w:rsidRPr="00D267CA" w:rsidRDefault="009B0C5E" w:rsidP="00C15E12">
            <w:pPr>
              <w:rPr>
                <w:ins w:id="2471" w:author="Gareth Pateman" w:date="2018-04-05T14:09:00Z"/>
                <w:b w:val="0"/>
                <w:sz w:val="20"/>
              </w:rPr>
            </w:pPr>
            <w:r>
              <w:rPr>
                <w:b w:val="0"/>
                <w:sz w:val="20"/>
              </w:rPr>
              <w:t>a</w:t>
            </w:r>
            <w:ins w:id="2472" w:author="Gareth Pateman" w:date="2018-04-05T14:44:00Z">
              <w:r w:rsidR="0059003C">
                <w:rPr>
                  <w:b w:val="0"/>
                  <w:sz w:val="20"/>
                </w:rPr>
                <w:t>uthorisationCode</w:t>
              </w:r>
            </w:ins>
          </w:p>
        </w:tc>
        <w:tc>
          <w:tcPr>
            <w:tcW w:w="1139" w:type="dxa"/>
          </w:tcPr>
          <w:p w14:paraId="6A4B8CEB" w14:textId="77777777" w:rsidR="00C15E12" w:rsidRPr="00D267CA" w:rsidRDefault="00C15E12" w:rsidP="00C15E12">
            <w:pPr>
              <w:cnfStyle w:val="000000000000" w:firstRow="0" w:lastRow="0" w:firstColumn="0" w:lastColumn="0" w:oddVBand="0" w:evenVBand="0" w:oddHBand="0" w:evenHBand="0" w:firstRowFirstColumn="0" w:firstRowLastColumn="0" w:lastRowFirstColumn="0" w:lastRowLastColumn="0"/>
              <w:rPr>
                <w:ins w:id="2473" w:author="Gareth Pateman" w:date="2018-04-05T14:09:00Z"/>
                <w:sz w:val="20"/>
              </w:rPr>
            </w:pPr>
            <w:ins w:id="2474" w:author="Gareth Pateman" w:date="2018-04-05T14:09:00Z">
              <w:r w:rsidRPr="00D267CA">
                <w:rPr>
                  <w:sz w:val="20"/>
                </w:rPr>
                <w:t>String</w:t>
              </w:r>
            </w:ins>
          </w:p>
        </w:tc>
        <w:tc>
          <w:tcPr>
            <w:tcW w:w="2434" w:type="dxa"/>
          </w:tcPr>
          <w:p w14:paraId="6F6A0423" w14:textId="79AC6134" w:rsidR="00C15E12" w:rsidRPr="00D267CA" w:rsidRDefault="0059003C" w:rsidP="00C15E12">
            <w:pPr>
              <w:cnfStyle w:val="000000000000" w:firstRow="0" w:lastRow="0" w:firstColumn="0" w:lastColumn="0" w:oddVBand="0" w:evenVBand="0" w:oddHBand="0" w:evenHBand="0" w:firstRowFirstColumn="0" w:firstRowLastColumn="0" w:lastRowFirstColumn="0" w:lastRowLastColumn="0"/>
              <w:rPr>
                <w:ins w:id="2475" w:author="Gareth Pateman" w:date="2018-04-05T14:09:00Z"/>
                <w:sz w:val="20"/>
              </w:rPr>
            </w:pPr>
            <w:ins w:id="2476" w:author="Gareth Pateman" w:date="2018-04-05T14:44:00Z">
              <w:r>
                <w:rPr>
                  <w:sz w:val="20"/>
                </w:rPr>
                <w:t xml:space="preserve">The </w:t>
              </w:r>
            </w:ins>
            <w:ins w:id="2477" w:author="Gareth Pateman" w:date="2018-04-05T15:42:00Z">
              <w:r w:rsidR="00930057">
                <w:rPr>
                  <w:sz w:val="20"/>
                </w:rPr>
                <w:t>code</w:t>
              </w:r>
            </w:ins>
            <w:ins w:id="2478" w:author="Gareth Pateman" w:date="2018-04-05T14:44:00Z">
              <w:r>
                <w:rPr>
                  <w:sz w:val="20"/>
                </w:rPr>
                <w:t xml:space="preserve"> that will be presented to the other par</w:t>
              </w:r>
            </w:ins>
            <w:ins w:id="2479" w:author="Gareth Pateman" w:date="2018-04-05T14:45:00Z">
              <w:r>
                <w:rPr>
                  <w:sz w:val="20"/>
                </w:rPr>
                <w:t>ty for redemption.</w:t>
              </w:r>
            </w:ins>
          </w:p>
        </w:tc>
        <w:tc>
          <w:tcPr>
            <w:tcW w:w="708" w:type="dxa"/>
          </w:tcPr>
          <w:p w14:paraId="512D9AB7" w14:textId="77777777" w:rsidR="00C15E12" w:rsidRPr="00536948" w:rsidRDefault="00C15E12" w:rsidP="00C15E12">
            <w:pPr>
              <w:jc w:val="center"/>
              <w:cnfStyle w:val="000000000000" w:firstRow="0" w:lastRow="0" w:firstColumn="0" w:lastColumn="0" w:oddVBand="0" w:evenVBand="0" w:oddHBand="0" w:evenHBand="0" w:firstRowFirstColumn="0" w:firstRowLastColumn="0" w:lastRowFirstColumn="0" w:lastRowLastColumn="0"/>
              <w:rPr>
                <w:ins w:id="2480" w:author="Gareth Pateman" w:date="2018-04-05T14:09:00Z"/>
                <w:sz w:val="20"/>
              </w:rPr>
            </w:pPr>
            <w:ins w:id="2481" w:author="Gareth Pateman" w:date="2018-04-05T14:09:00Z">
              <w:r w:rsidRPr="00B175BA">
                <w:rPr>
                  <w:rFonts w:ascii="Wingdings" w:hAnsi="Wingdings" w:cs="Wingdings"/>
                  <w:sz w:val="20"/>
                </w:rPr>
                <w:t></w:t>
              </w:r>
              <w:r>
                <w:rPr>
                  <w:sz w:val="20"/>
                </w:rPr>
                <w:t>NA</w:t>
              </w:r>
            </w:ins>
          </w:p>
          <w:p w14:paraId="5D953CD0" w14:textId="77777777" w:rsidR="00C15E12" w:rsidRPr="00B175BA" w:rsidRDefault="00C15E12" w:rsidP="00C15E12">
            <w:pPr>
              <w:jc w:val="center"/>
              <w:cnfStyle w:val="000000000000" w:firstRow="0" w:lastRow="0" w:firstColumn="0" w:lastColumn="0" w:oddVBand="0" w:evenVBand="0" w:oddHBand="0" w:evenHBand="0" w:firstRowFirstColumn="0" w:firstRowLastColumn="0" w:lastRowFirstColumn="0" w:lastRowLastColumn="0"/>
              <w:rPr>
                <w:ins w:id="2482" w:author="Gareth Pateman" w:date="2018-04-05T14:09:00Z"/>
                <w:rFonts w:ascii="Wingdings" w:hAnsi="Wingdings" w:cs="Wingdings"/>
                <w:sz w:val="20"/>
              </w:rPr>
            </w:pPr>
            <w:ins w:id="2483" w:author="Gareth Pateman" w:date="2018-04-05T14:09:00Z">
              <w:r w:rsidRPr="00B175BA">
                <w:rPr>
                  <w:rFonts w:ascii="Wingdings" w:hAnsi="Wingdings" w:cs="Wingdings"/>
                  <w:sz w:val="20"/>
                </w:rPr>
                <w:t></w:t>
              </w:r>
              <w:r>
                <w:rPr>
                  <w:rFonts w:cs="Wingdings"/>
                  <w:sz w:val="20"/>
                </w:rPr>
                <w:t>M</w:t>
              </w:r>
            </w:ins>
          </w:p>
        </w:tc>
        <w:tc>
          <w:tcPr>
            <w:tcW w:w="1418" w:type="dxa"/>
          </w:tcPr>
          <w:p w14:paraId="414AEBB4" w14:textId="77777777" w:rsidR="00C15E12" w:rsidRPr="00D267CA" w:rsidRDefault="00C15E12" w:rsidP="00C15E12">
            <w:pPr>
              <w:cnfStyle w:val="000000000000" w:firstRow="0" w:lastRow="0" w:firstColumn="0" w:lastColumn="0" w:oddVBand="0" w:evenVBand="0" w:oddHBand="0" w:evenHBand="0" w:firstRowFirstColumn="0" w:firstRowLastColumn="0" w:lastRowFirstColumn="0" w:lastRowLastColumn="0"/>
              <w:rPr>
                <w:ins w:id="2484" w:author="Gareth Pateman" w:date="2018-04-05T14:09:00Z"/>
                <w:sz w:val="20"/>
              </w:rPr>
            </w:pPr>
          </w:p>
        </w:tc>
        <w:tc>
          <w:tcPr>
            <w:tcW w:w="2117" w:type="dxa"/>
          </w:tcPr>
          <w:p w14:paraId="724120B2" w14:textId="77777777" w:rsidR="00C15E12" w:rsidRDefault="00C15E12" w:rsidP="00C15E12">
            <w:pPr>
              <w:cnfStyle w:val="000000000000" w:firstRow="0" w:lastRow="0" w:firstColumn="0" w:lastColumn="0" w:oddVBand="0" w:evenVBand="0" w:oddHBand="0" w:evenHBand="0" w:firstRowFirstColumn="0" w:firstRowLastColumn="0" w:lastRowFirstColumn="0" w:lastRowLastColumn="0"/>
              <w:rPr>
                <w:ins w:id="2485" w:author="Gareth Pateman" w:date="2018-04-05T14:09:00Z"/>
                <w:sz w:val="20"/>
              </w:rPr>
            </w:pPr>
          </w:p>
        </w:tc>
      </w:tr>
      <w:tr w:rsidR="002D63CD" w:rsidRPr="00D267CA" w14:paraId="567ECC01" w14:textId="77777777" w:rsidTr="009B0C5E">
        <w:trPr>
          <w:cnfStyle w:val="000000100000" w:firstRow="0" w:lastRow="0" w:firstColumn="0" w:lastColumn="0" w:oddVBand="0" w:evenVBand="0" w:oddHBand="1" w:evenHBand="0" w:firstRowFirstColumn="0" w:firstRowLastColumn="0" w:lastRowFirstColumn="0" w:lastRowLastColumn="0"/>
          <w:ins w:id="2486" w:author="Gareth Pateman" w:date="2018-04-06T10:19:00Z"/>
        </w:trPr>
        <w:tc>
          <w:tcPr>
            <w:cnfStyle w:val="001000000000" w:firstRow="0" w:lastRow="0" w:firstColumn="1" w:lastColumn="0" w:oddVBand="0" w:evenVBand="0" w:oddHBand="0" w:evenHBand="0" w:firstRowFirstColumn="0" w:firstRowLastColumn="0" w:lastRowFirstColumn="0" w:lastRowLastColumn="0"/>
            <w:tcW w:w="1384" w:type="dxa"/>
          </w:tcPr>
          <w:p w14:paraId="4B77FC9D" w14:textId="2FFC26A9" w:rsidR="002D63CD" w:rsidRDefault="009B0C5E" w:rsidP="00C15E12">
            <w:pPr>
              <w:rPr>
                <w:ins w:id="2487" w:author="Gareth Pateman" w:date="2018-04-06T10:19:00Z"/>
                <w:b w:val="0"/>
                <w:sz w:val="20"/>
              </w:rPr>
            </w:pPr>
            <w:r>
              <w:rPr>
                <w:b w:val="0"/>
                <w:sz w:val="20"/>
              </w:rPr>
              <w:t>c</w:t>
            </w:r>
            <w:ins w:id="2488" w:author="Gareth Pateman" w:date="2018-04-06T10:20:00Z">
              <w:r w:rsidR="002D63CD">
                <w:rPr>
                  <w:b w:val="0"/>
                  <w:sz w:val="20"/>
                </w:rPr>
                <w:t>odeState</w:t>
              </w:r>
            </w:ins>
          </w:p>
        </w:tc>
        <w:tc>
          <w:tcPr>
            <w:tcW w:w="1139" w:type="dxa"/>
          </w:tcPr>
          <w:p w14:paraId="5522ED2C" w14:textId="1DD327F2" w:rsidR="002D63CD" w:rsidRPr="00D267CA" w:rsidRDefault="002D63CD" w:rsidP="00C15E12">
            <w:pPr>
              <w:cnfStyle w:val="000000100000" w:firstRow="0" w:lastRow="0" w:firstColumn="0" w:lastColumn="0" w:oddVBand="0" w:evenVBand="0" w:oddHBand="1" w:evenHBand="0" w:firstRowFirstColumn="0" w:firstRowLastColumn="0" w:lastRowFirstColumn="0" w:lastRowLastColumn="0"/>
              <w:rPr>
                <w:ins w:id="2489" w:author="Gareth Pateman" w:date="2018-04-06T10:19:00Z"/>
                <w:sz w:val="20"/>
              </w:rPr>
            </w:pPr>
            <w:ins w:id="2490" w:author="Gareth Pateman" w:date="2018-04-06T10:20:00Z">
              <w:r>
                <w:rPr>
                  <w:sz w:val="20"/>
                </w:rPr>
                <w:t>String</w:t>
              </w:r>
            </w:ins>
          </w:p>
        </w:tc>
        <w:tc>
          <w:tcPr>
            <w:tcW w:w="2434" w:type="dxa"/>
          </w:tcPr>
          <w:p w14:paraId="37F19E88" w14:textId="58CB7D4D" w:rsidR="002D63CD" w:rsidRDefault="002D63CD" w:rsidP="00C15E12">
            <w:pPr>
              <w:cnfStyle w:val="000000100000" w:firstRow="0" w:lastRow="0" w:firstColumn="0" w:lastColumn="0" w:oddVBand="0" w:evenVBand="0" w:oddHBand="1" w:evenHBand="0" w:firstRowFirstColumn="0" w:firstRowLastColumn="0" w:lastRowFirstColumn="0" w:lastRowLastColumn="0"/>
              <w:rPr>
                <w:ins w:id="2491" w:author="Gareth Pateman" w:date="2018-04-06T10:19:00Z"/>
                <w:sz w:val="20"/>
              </w:rPr>
            </w:pPr>
            <w:ins w:id="2492" w:author="Gareth Pateman" w:date="2018-04-06T10:20:00Z">
              <w:r>
                <w:rPr>
                  <w:sz w:val="20"/>
                </w:rPr>
                <w:t>Indicates the state of the Authorisation Code</w:t>
              </w:r>
            </w:ins>
          </w:p>
        </w:tc>
        <w:tc>
          <w:tcPr>
            <w:tcW w:w="708" w:type="dxa"/>
          </w:tcPr>
          <w:p w14:paraId="50851BDD" w14:textId="77777777" w:rsidR="002D63CD" w:rsidRPr="00536948" w:rsidRDefault="002D63CD" w:rsidP="002D63CD">
            <w:pPr>
              <w:jc w:val="center"/>
              <w:cnfStyle w:val="000000100000" w:firstRow="0" w:lastRow="0" w:firstColumn="0" w:lastColumn="0" w:oddVBand="0" w:evenVBand="0" w:oddHBand="1" w:evenHBand="0" w:firstRowFirstColumn="0" w:firstRowLastColumn="0" w:lastRowFirstColumn="0" w:lastRowLastColumn="0"/>
              <w:rPr>
                <w:ins w:id="2493" w:author="Gareth Pateman" w:date="2018-04-06T10:20:00Z"/>
                <w:sz w:val="20"/>
              </w:rPr>
            </w:pPr>
            <w:ins w:id="2494" w:author="Gareth Pateman" w:date="2018-04-06T10:20:00Z">
              <w:r w:rsidRPr="00B175BA">
                <w:rPr>
                  <w:rFonts w:ascii="Wingdings" w:hAnsi="Wingdings" w:cs="Wingdings"/>
                  <w:sz w:val="20"/>
                </w:rPr>
                <w:t></w:t>
              </w:r>
              <w:r>
                <w:rPr>
                  <w:sz w:val="20"/>
                </w:rPr>
                <w:t>NA</w:t>
              </w:r>
            </w:ins>
          </w:p>
          <w:p w14:paraId="4B5B9050" w14:textId="1D8AC63A" w:rsidR="002D63CD" w:rsidRPr="00B175BA" w:rsidRDefault="002D63CD" w:rsidP="002D63CD">
            <w:pPr>
              <w:jc w:val="center"/>
              <w:cnfStyle w:val="000000100000" w:firstRow="0" w:lastRow="0" w:firstColumn="0" w:lastColumn="0" w:oddVBand="0" w:evenVBand="0" w:oddHBand="1" w:evenHBand="0" w:firstRowFirstColumn="0" w:firstRowLastColumn="0" w:lastRowFirstColumn="0" w:lastRowLastColumn="0"/>
              <w:rPr>
                <w:ins w:id="2495" w:author="Gareth Pateman" w:date="2018-04-06T10:19:00Z"/>
                <w:rFonts w:ascii="Wingdings" w:hAnsi="Wingdings" w:cs="Wingdings"/>
                <w:sz w:val="20"/>
              </w:rPr>
            </w:pPr>
            <w:ins w:id="2496" w:author="Gareth Pateman" w:date="2018-04-06T10:20:00Z">
              <w:r w:rsidRPr="00B175BA">
                <w:rPr>
                  <w:rFonts w:ascii="Wingdings" w:hAnsi="Wingdings" w:cs="Wingdings"/>
                  <w:sz w:val="20"/>
                </w:rPr>
                <w:t></w:t>
              </w:r>
              <w:r>
                <w:rPr>
                  <w:rFonts w:cs="Wingdings"/>
                  <w:sz w:val="20"/>
                </w:rPr>
                <w:t>M</w:t>
              </w:r>
            </w:ins>
          </w:p>
        </w:tc>
        <w:tc>
          <w:tcPr>
            <w:tcW w:w="1418" w:type="dxa"/>
          </w:tcPr>
          <w:p w14:paraId="12BC1CCA" w14:textId="77777777" w:rsidR="002D63CD" w:rsidRPr="00D267CA" w:rsidRDefault="002D63CD" w:rsidP="00C15E12">
            <w:pPr>
              <w:cnfStyle w:val="000000100000" w:firstRow="0" w:lastRow="0" w:firstColumn="0" w:lastColumn="0" w:oddVBand="0" w:evenVBand="0" w:oddHBand="1" w:evenHBand="0" w:firstRowFirstColumn="0" w:firstRowLastColumn="0" w:lastRowFirstColumn="0" w:lastRowLastColumn="0"/>
              <w:rPr>
                <w:ins w:id="2497" w:author="Gareth Pateman" w:date="2018-04-06T10:19:00Z"/>
                <w:sz w:val="20"/>
              </w:rPr>
            </w:pPr>
          </w:p>
        </w:tc>
        <w:tc>
          <w:tcPr>
            <w:tcW w:w="2117" w:type="dxa"/>
          </w:tcPr>
          <w:p w14:paraId="55A92F0C" w14:textId="003F018A" w:rsidR="002D63CD" w:rsidRDefault="002D63CD">
            <w:pPr>
              <w:jc w:val="left"/>
              <w:cnfStyle w:val="000000100000" w:firstRow="0" w:lastRow="0" w:firstColumn="0" w:lastColumn="0" w:oddVBand="0" w:evenVBand="0" w:oddHBand="1" w:evenHBand="0" w:firstRowFirstColumn="0" w:firstRowLastColumn="0" w:lastRowFirstColumn="0" w:lastRowLastColumn="0"/>
              <w:rPr>
                <w:ins w:id="2498" w:author="Gareth Pateman" w:date="2018-04-06T10:19:00Z"/>
                <w:sz w:val="20"/>
              </w:rPr>
              <w:pPrChange w:id="2499" w:author="Gareth Pateman" w:date="2018-04-06T10:23:00Z">
                <w:pPr>
                  <w:cnfStyle w:val="000000100000" w:firstRow="0" w:lastRow="0" w:firstColumn="0" w:lastColumn="0" w:oddVBand="0" w:evenVBand="0" w:oddHBand="1" w:evenHBand="0" w:firstRowFirstColumn="0" w:firstRowLastColumn="0" w:lastRowFirstColumn="0" w:lastRowLastColumn="0"/>
                </w:pPr>
              </w:pPrChange>
            </w:pPr>
            <w:ins w:id="2500" w:author="Gareth Pateman" w:date="2018-04-06T10:23:00Z">
              <w:r>
                <w:rPr>
                  <w:sz w:val="20"/>
                </w:rPr>
                <w:t>Enumeration =</w:t>
              </w:r>
            </w:ins>
            <w:ins w:id="2501" w:author="Gareth Pateman" w:date="2018-04-06T10:20:00Z">
              <w:r>
                <w:rPr>
                  <w:sz w:val="20"/>
                </w:rPr>
                <w:t xml:space="preserve"> ‘</w:t>
              </w:r>
            </w:ins>
            <w:ins w:id="2502" w:author="Gareth Pateman" w:date="2018-04-06T10:50:00Z">
              <w:r w:rsidR="005C0196">
                <w:rPr>
                  <w:sz w:val="20"/>
                </w:rPr>
                <w:t>a</w:t>
              </w:r>
            </w:ins>
            <w:ins w:id="2503" w:author="Gareth Pateman" w:date="2018-04-06T10:20:00Z">
              <w:r>
                <w:rPr>
                  <w:sz w:val="20"/>
                </w:rPr>
                <w:t>ctive’, ‘</w:t>
              </w:r>
            </w:ins>
            <w:ins w:id="2504" w:author="Gareth Pateman" w:date="2018-04-06T10:50:00Z">
              <w:r w:rsidR="005C0196">
                <w:rPr>
                  <w:sz w:val="20"/>
                </w:rPr>
                <w:t>e</w:t>
              </w:r>
            </w:ins>
            <w:ins w:id="2505" w:author="Gareth Pateman" w:date="2018-04-06T10:20:00Z">
              <w:r>
                <w:rPr>
                  <w:sz w:val="20"/>
                </w:rPr>
                <w:t>xpired’</w:t>
              </w:r>
            </w:ins>
          </w:p>
        </w:tc>
      </w:tr>
      <w:tr w:rsidR="00F2149C" w:rsidRPr="00D267CA" w14:paraId="7F5F70E4" w14:textId="77777777" w:rsidTr="009B0C5E">
        <w:trPr>
          <w:ins w:id="2506" w:author="Gareth Pateman" w:date="2018-04-06T13:01:00Z"/>
        </w:trPr>
        <w:tc>
          <w:tcPr>
            <w:cnfStyle w:val="001000000000" w:firstRow="0" w:lastRow="0" w:firstColumn="1" w:lastColumn="0" w:oddVBand="0" w:evenVBand="0" w:oddHBand="0" w:evenHBand="0" w:firstRowFirstColumn="0" w:firstRowLastColumn="0" w:lastRowFirstColumn="0" w:lastRowLastColumn="0"/>
            <w:tcW w:w="1384" w:type="dxa"/>
          </w:tcPr>
          <w:p w14:paraId="36AE6B2C" w14:textId="11A50752" w:rsidR="00F2149C" w:rsidRDefault="009B0C5E" w:rsidP="00C15E12">
            <w:pPr>
              <w:rPr>
                <w:ins w:id="2507" w:author="Gareth Pateman" w:date="2018-04-06T13:01:00Z"/>
                <w:b w:val="0"/>
                <w:sz w:val="20"/>
              </w:rPr>
            </w:pPr>
            <w:r>
              <w:rPr>
                <w:b w:val="0"/>
                <w:sz w:val="20"/>
              </w:rPr>
              <w:t>r</w:t>
            </w:r>
            <w:ins w:id="2508" w:author="Gareth Pateman" w:date="2018-04-06T13:01:00Z">
              <w:r w:rsidR="00F2149C">
                <w:rPr>
                  <w:b w:val="0"/>
                  <w:sz w:val="20"/>
                </w:rPr>
                <w:t>equestDate</w:t>
              </w:r>
            </w:ins>
          </w:p>
        </w:tc>
        <w:tc>
          <w:tcPr>
            <w:tcW w:w="1139" w:type="dxa"/>
          </w:tcPr>
          <w:p w14:paraId="5C524B94" w14:textId="55132A48" w:rsidR="00F2149C" w:rsidRDefault="00F2149C" w:rsidP="00C15E12">
            <w:pPr>
              <w:cnfStyle w:val="000000000000" w:firstRow="0" w:lastRow="0" w:firstColumn="0" w:lastColumn="0" w:oddVBand="0" w:evenVBand="0" w:oddHBand="0" w:evenHBand="0" w:firstRowFirstColumn="0" w:firstRowLastColumn="0" w:lastRowFirstColumn="0" w:lastRowLastColumn="0"/>
              <w:rPr>
                <w:ins w:id="2509" w:author="Gareth Pateman" w:date="2018-04-06T13:01:00Z"/>
                <w:sz w:val="20"/>
              </w:rPr>
            </w:pPr>
            <w:ins w:id="2510" w:author="Gareth Pateman" w:date="2018-04-06T13:01:00Z">
              <w:r>
                <w:rPr>
                  <w:sz w:val="20"/>
                </w:rPr>
                <w:t>Datetime</w:t>
              </w:r>
            </w:ins>
          </w:p>
        </w:tc>
        <w:tc>
          <w:tcPr>
            <w:tcW w:w="2434" w:type="dxa"/>
          </w:tcPr>
          <w:p w14:paraId="5C2A4960" w14:textId="5B313857" w:rsidR="00F2149C" w:rsidRDefault="00F2149C" w:rsidP="00C15E12">
            <w:pPr>
              <w:cnfStyle w:val="000000000000" w:firstRow="0" w:lastRow="0" w:firstColumn="0" w:lastColumn="0" w:oddVBand="0" w:evenVBand="0" w:oddHBand="0" w:evenHBand="0" w:firstRowFirstColumn="0" w:firstRowLastColumn="0" w:lastRowFirstColumn="0" w:lastRowLastColumn="0"/>
              <w:rPr>
                <w:ins w:id="2511" w:author="Gareth Pateman" w:date="2018-04-06T13:01:00Z"/>
                <w:sz w:val="20"/>
              </w:rPr>
            </w:pPr>
            <w:ins w:id="2512" w:author="Gareth Pateman" w:date="2018-04-06T13:01:00Z">
              <w:r>
                <w:rPr>
                  <w:sz w:val="20"/>
                </w:rPr>
                <w:t>The date and time of the request.</w:t>
              </w:r>
            </w:ins>
          </w:p>
        </w:tc>
        <w:tc>
          <w:tcPr>
            <w:tcW w:w="708" w:type="dxa"/>
          </w:tcPr>
          <w:p w14:paraId="79C6771F" w14:textId="5F0019DC" w:rsidR="00F2149C" w:rsidRPr="00536948" w:rsidRDefault="00F2149C" w:rsidP="00F2149C">
            <w:pPr>
              <w:jc w:val="center"/>
              <w:cnfStyle w:val="000000000000" w:firstRow="0" w:lastRow="0" w:firstColumn="0" w:lastColumn="0" w:oddVBand="0" w:evenVBand="0" w:oddHBand="0" w:evenHBand="0" w:firstRowFirstColumn="0" w:firstRowLastColumn="0" w:lastRowFirstColumn="0" w:lastRowLastColumn="0"/>
              <w:rPr>
                <w:ins w:id="2513" w:author="Gareth Pateman" w:date="2018-04-06T13:01:00Z"/>
                <w:sz w:val="20"/>
              </w:rPr>
            </w:pPr>
            <w:ins w:id="2514" w:author="Gareth Pateman" w:date="2018-04-06T13:01:00Z">
              <w:r w:rsidRPr="00B175BA">
                <w:rPr>
                  <w:rFonts w:ascii="Wingdings" w:hAnsi="Wingdings" w:cs="Wingdings"/>
                  <w:sz w:val="20"/>
                </w:rPr>
                <w:t></w:t>
              </w:r>
              <w:r>
                <w:rPr>
                  <w:sz w:val="20"/>
                </w:rPr>
                <w:t>M</w:t>
              </w:r>
            </w:ins>
          </w:p>
          <w:p w14:paraId="5D4DD532" w14:textId="38DE3ACA" w:rsidR="00F2149C" w:rsidRPr="00B175BA" w:rsidRDefault="00F2149C" w:rsidP="00F2149C">
            <w:pPr>
              <w:jc w:val="center"/>
              <w:cnfStyle w:val="000000000000" w:firstRow="0" w:lastRow="0" w:firstColumn="0" w:lastColumn="0" w:oddVBand="0" w:evenVBand="0" w:oddHBand="0" w:evenHBand="0" w:firstRowFirstColumn="0" w:firstRowLastColumn="0" w:lastRowFirstColumn="0" w:lastRowLastColumn="0"/>
              <w:rPr>
                <w:ins w:id="2515" w:author="Gareth Pateman" w:date="2018-04-06T13:01:00Z"/>
                <w:rFonts w:ascii="Wingdings" w:hAnsi="Wingdings" w:cs="Wingdings"/>
                <w:sz w:val="20"/>
              </w:rPr>
            </w:pPr>
            <w:ins w:id="2516" w:author="Gareth Pateman" w:date="2018-04-06T13:01:00Z">
              <w:r w:rsidRPr="00B175BA">
                <w:rPr>
                  <w:rFonts w:ascii="Wingdings" w:hAnsi="Wingdings" w:cs="Wingdings"/>
                  <w:sz w:val="20"/>
                </w:rPr>
                <w:t></w:t>
              </w:r>
              <w:r>
                <w:rPr>
                  <w:rFonts w:cs="Wingdings"/>
                  <w:sz w:val="20"/>
                </w:rPr>
                <w:t>O</w:t>
              </w:r>
            </w:ins>
          </w:p>
        </w:tc>
        <w:tc>
          <w:tcPr>
            <w:tcW w:w="1418" w:type="dxa"/>
          </w:tcPr>
          <w:p w14:paraId="0DF8B988" w14:textId="77777777" w:rsidR="00F2149C" w:rsidRPr="00D267CA" w:rsidRDefault="00F2149C" w:rsidP="00C15E12">
            <w:pPr>
              <w:cnfStyle w:val="000000000000" w:firstRow="0" w:lastRow="0" w:firstColumn="0" w:lastColumn="0" w:oddVBand="0" w:evenVBand="0" w:oddHBand="0" w:evenHBand="0" w:firstRowFirstColumn="0" w:firstRowLastColumn="0" w:lastRowFirstColumn="0" w:lastRowLastColumn="0"/>
              <w:rPr>
                <w:ins w:id="2517" w:author="Gareth Pateman" w:date="2018-04-06T13:01:00Z"/>
                <w:sz w:val="20"/>
              </w:rPr>
            </w:pPr>
          </w:p>
        </w:tc>
        <w:tc>
          <w:tcPr>
            <w:tcW w:w="2117" w:type="dxa"/>
          </w:tcPr>
          <w:p w14:paraId="19F24C22" w14:textId="77777777" w:rsidR="00F2149C" w:rsidRDefault="00F2149C" w:rsidP="002D63CD">
            <w:pPr>
              <w:jc w:val="left"/>
              <w:cnfStyle w:val="000000000000" w:firstRow="0" w:lastRow="0" w:firstColumn="0" w:lastColumn="0" w:oddVBand="0" w:evenVBand="0" w:oddHBand="0" w:evenHBand="0" w:firstRowFirstColumn="0" w:firstRowLastColumn="0" w:lastRowFirstColumn="0" w:lastRowLastColumn="0"/>
              <w:rPr>
                <w:ins w:id="2518" w:author="Gareth Pateman" w:date="2018-04-06T13:01:00Z"/>
                <w:sz w:val="20"/>
              </w:rPr>
            </w:pPr>
          </w:p>
        </w:tc>
      </w:tr>
      <w:tr w:rsidR="00930057" w:rsidRPr="00D267CA" w14:paraId="27E7D58E" w14:textId="77777777" w:rsidTr="009B0C5E">
        <w:trPr>
          <w:cnfStyle w:val="000000100000" w:firstRow="0" w:lastRow="0" w:firstColumn="0" w:lastColumn="0" w:oddVBand="0" w:evenVBand="0" w:oddHBand="1" w:evenHBand="0" w:firstRowFirstColumn="0" w:firstRowLastColumn="0" w:lastRowFirstColumn="0" w:lastRowLastColumn="0"/>
          <w:ins w:id="2519" w:author="Gareth Pateman" w:date="2018-04-05T14:09:00Z"/>
        </w:trPr>
        <w:tc>
          <w:tcPr>
            <w:cnfStyle w:val="001000000000" w:firstRow="0" w:lastRow="0" w:firstColumn="1" w:lastColumn="0" w:oddVBand="0" w:evenVBand="0" w:oddHBand="0" w:evenHBand="0" w:firstRowFirstColumn="0" w:firstRowLastColumn="0" w:lastRowFirstColumn="0" w:lastRowLastColumn="0"/>
            <w:tcW w:w="1384" w:type="dxa"/>
          </w:tcPr>
          <w:p w14:paraId="01C2C1C9" w14:textId="18CA4662" w:rsidR="00C15E12" w:rsidRPr="00D267CA" w:rsidRDefault="009B0C5E" w:rsidP="00C15E12">
            <w:pPr>
              <w:rPr>
                <w:ins w:id="2520" w:author="Gareth Pateman" w:date="2018-04-05T14:09:00Z"/>
                <w:b w:val="0"/>
                <w:sz w:val="20"/>
              </w:rPr>
            </w:pPr>
            <w:r>
              <w:rPr>
                <w:b w:val="0"/>
                <w:sz w:val="20"/>
              </w:rPr>
              <w:t>c</w:t>
            </w:r>
            <w:ins w:id="2521" w:author="Gareth Pateman" w:date="2018-04-05T14:52:00Z">
              <w:r w:rsidR="0059003C">
                <w:rPr>
                  <w:b w:val="0"/>
                  <w:sz w:val="20"/>
                </w:rPr>
                <w:t>odeLifetime</w:t>
              </w:r>
            </w:ins>
          </w:p>
        </w:tc>
        <w:tc>
          <w:tcPr>
            <w:tcW w:w="1139" w:type="dxa"/>
          </w:tcPr>
          <w:p w14:paraId="2790FF4F" w14:textId="42230C70" w:rsidR="00C15E12" w:rsidRPr="00D267CA" w:rsidRDefault="0059003C" w:rsidP="00C15E12">
            <w:pPr>
              <w:cnfStyle w:val="000000100000" w:firstRow="0" w:lastRow="0" w:firstColumn="0" w:lastColumn="0" w:oddVBand="0" w:evenVBand="0" w:oddHBand="1" w:evenHBand="0" w:firstRowFirstColumn="0" w:firstRowLastColumn="0" w:lastRowFirstColumn="0" w:lastRowLastColumn="0"/>
              <w:rPr>
                <w:ins w:id="2522" w:author="Gareth Pateman" w:date="2018-04-05T14:09:00Z"/>
                <w:sz w:val="20"/>
              </w:rPr>
            </w:pPr>
            <w:ins w:id="2523" w:author="Gareth Pateman" w:date="2018-04-05T14:53:00Z">
              <w:r>
                <w:rPr>
                  <w:sz w:val="20"/>
                </w:rPr>
                <w:t>Integer</w:t>
              </w:r>
            </w:ins>
          </w:p>
        </w:tc>
        <w:tc>
          <w:tcPr>
            <w:tcW w:w="2434" w:type="dxa"/>
          </w:tcPr>
          <w:p w14:paraId="009F3187" w14:textId="70EB455F" w:rsidR="00C15E12" w:rsidRPr="00D267CA" w:rsidRDefault="0059003C" w:rsidP="00C15E12">
            <w:pPr>
              <w:cnfStyle w:val="000000100000" w:firstRow="0" w:lastRow="0" w:firstColumn="0" w:lastColumn="0" w:oddVBand="0" w:evenVBand="0" w:oddHBand="1" w:evenHBand="0" w:firstRowFirstColumn="0" w:firstRowLastColumn="0" w:lastRowFirstColumn="0" w:lastRowLastColumn="0"/>
              <w:rPr>
                <w:ins w:id="2524" w:author="Gareth Pateman" w:date="2018-04-05T14:09:00Z"/>
                <w:sz w:val="20"/>
              </w:rPr>
            </w:pPr>
            <w:ins w:id="2525" w:author="Gareth Pateman" w:date="2018-04-05T14:50:00Z">
              <w:r>
                <w:rPr>
                  <w:sz w:val="20"/>
                </w:rPr>
                <w:t>Indicates</w:t>
              </w:r>
            </w:ins>
            <w:ins w:id="2526" w:author="Gareth Pateman" w:date="2018-04-05T14:59:00Z">
              <w:r w:rsidR="0048325D">
                <w:rPr>
                  <w:sz w:val="20"/>
                </w:rPr>
                <w:t xml:space="preserve"> the expiry time in seconds of the code. </w:t>
              </w:r>
              <w:r w:rsidR="0048325D">
                <w:rPr>
                  <w:sz w:val="20"/>
                </w:rPr>
                <w:lastRenderedPageBreak/>
                <w:t>Depending upon the use case, th</w:t>
              </w:r>
            </w:ins>
            <w:ins w:id="2527" w:author="Gareth Pateman" w:date="2018-04-05T15:43:00Z">
              <w:r w:rsidR="00930057">
                <w:rPr>
                  <w:sz w:val="20"/>
                </w:rPr>
                <w:t>is</w:t>
              </w:r>
            </w:ins>
            <w:ins w:id="2528" w:author="Gareth Pateman" w:date="2018-04-05T14:59:00Z">
              <w:r w:rsidR="0048325D">
                <w:rPr>
                  <w:sz w:val="20"/>
                </w:rPr>
                <w:t xml:space="preserve"> can be set</w:t>
              </w:r>
            </w:ins>
            <w:ins w:id="2529" w:author="Gareth Pateman" w:date="2018-04-05T15:00:00Z">
              <w:r w:rsidR="0048325D">
                <w:rPr>
                  <w:sz w:val="20"/>
                </w:rPr>
                <w:t xml:space="preserve"> by the client or server.</w:t>
              </w:r>
            </w:ins>
          </w:p>
        </w:tc>
        <w:tc>
          <w:tcPr>
            <w:tcW w:w="708" w:type="dxa"/>
          </w:tcPr>
          <w:p w14:paraId="763BB885" w14:textId="6688AB3B" w:rsidR="00C15E12" w:rsidRPr="00536948" w:rsidRDefault="00C15E12" w:rsidP="00C15E12">
            <w:pPr>
              <w:jc w:val="center"/>
              <w:cnfStyle w:val="000000100000" w:firstRow="0" w:lastRow="0" w:firstColumn="0" w:lastColumn="0" w:oddVBand="0" w:evenVBand="0" w:oddHBand="1" w:evenHBand="0" w:firstRowFirstColumn="0" w:firstRowLastColumn="0" w:lastRowFirstColumn="0" w:lastRowLastColumn="0"/>
              <w:rPr>
                <w:ins w:id="2530" w:author="Gareth Pateman" w:date="2018-04-05T14:09:00Z"/>
                <w:sz w:val="20"/>
              </w:rPr>
            </w:pPr>
            <w:ins w:id="2531" w:author="Gareth Pateman" w:date="2018-04-05T14:09:00Z">
              <w:r w:rsidRPr="00E42E58">
                <w:rPr>
                  <w:rFonts w:ascii="Wingdings" w:hAnsi="Wingdings" w:cs="Wingdings"/>
                  <w:sz w:val="20"/>
                </w:rPr>
                <w:lastRenderedPageBreak/>
                <w:t></w:t>
              </w:r>
            </w:ins>
            <w:ins w:id="2532" w:author="Gareth Pateman" w:date="2018-04-05T14:49:00Z">
              <w:r w:rsidR="0059003C">
                <w:rPr>
                  <w:sz w:val="20"/>
                </w:rPr>
                <w:t>O</w:t>
              </w:r>
            </w:ins>
          </w:p>
          <w:p w14:paraId="6C22B429" w14:textId="299A7EC6" w:rsidR="00C15E12" w:rsidRPr="00536948" w:rsidRDefault="00C15E12" w:rsidP="00C15E12">
            <w:pPr>
              <w:jc w:val="center"/>
              <w:cnfStyle w:val="000000100000" w:firstRow="0" w:lastRow="0" w:firstColumn="0" w:lastColumn="0" w:oddVBand="0" w:evenVBand="0" w:oddHBand="1" w:evenHBand="0" w:firstRowFirstColumn="0" w:firstRowLastColumn="0" w:lastRowFirstColumn="0" w:lastRowLastColumn="0"/>
              <w:rPr>
                <w:ins w:id="2533" w:author="Gareth Pateman" w:date="2018-04-05T14:09:00Z"/>
                <w:sz w:val="20"/>
              </w:rPr>
            </w:pPr>
            <w:ins w:id="2534" w:author="Gareth Pateman" w:date="2018-04-05T14:09:00Z">
              <w:r w:rsidRPr="00B52FC7">
                <w:rPr>
                  <w:rFonts w:ascii="Wingdings" w:hAnsi="Wingdings" w:cs="Wingdings"/>
                  <w:sz w:val="20"/>
                </w:rPr>
                <w:lastRenderedPageBreak/>
                <w:t></w:t>
              </w:r>
            </w:ins>
            <w:ins w:id="2535" w:author="Gareth Pateman" w:date="2018-04-05T14:49:00Z">
              <w:r w:rsidR="0059003C">
                <w:rPr>
                  <w:rFonts w:cs="Wingdings"/>
                  <w:sz w:val="20"/>
                </w:rPr>
                <w:t>O</w:t>
              </w:r>
            </w:ins>
          </w:p>
        </w:tc>
        <w:tc>
          <w:tcPr>
            <w:tcW w:w="1418" w:type="dxa"/>
          </w:tcPr>
          <w:p w14:paraId="0A667937" w14:textId="77777777" w:rsidR="00C15E12" w:rsidRPr="00D267CA" w:rsidRDefault="00C15E12" w:rsidP="00C15E12">
            <w:pPr>
              <w:cnfStyle w:val="000000100000" w:firstRow="0" w:lastRow="0" w:firstColumn="0" w:lastColumn="0" w:oddVBand="0" w:evenVBand="0" w:oddHBand="1" w:evenHBand="0" w:firstRowFirstColumn="0" w:firstRowLastColumn="0" w:lastRowFirstColumn="0" w:lastRowLastColumn="0"/>
              <w:rPr>
                <w:ins w:id="2536" w:author="Gareth Pateman" w:date="2018-04-05T14:09:00Z"/>
                <w:sz w:val="20"/>
              </w:rPr>
            </w:pPr>
          </w:p>
        </w:tc>
        <w:tc>
          <w:tcPr>
            <w:tcW w:w="2117" w:type="dxa"/>
          </w:tcPr>
          <w:p w14:paraId="1844F140" w14:textId="549EF504" w:rsidR="00C15E12" w:rsidRPr="00D267CA" w:rsidRDefault="00930057" w:rsidP="00C15E12">
            <w:pPr>
              <w:cnfStyle w:val="000000100000" w:firstRow="0" w:lastRow="0" w:firstColumn="0" w:lastColumn="0" w:oddVBand="0" w:evenVBand="0" w:oddHBand="1" w:evenHBand="0" w:firstRowFirstColumn="0" w:firstRowLastColumn="0" w:lastRowFirstColumn="0" w:lastRowLastColumn="0"/>
              <w:rPr>
                <w:ins w:id="2537" w:author="Gareth Pateman" w:date="2018-04-05T14:09:00Z"/>
                <w:sz w:val="20"/>
              </w:rPr>
            </w:pPr>
            <w:ins w:id="2538" w:author="Gareth Pateman" w:date="2018-04-05T15:41:00Z">
              <w:r>
                <w:rPr>
                  <w:sz w:val="20"/>
                </w:rPr>
                <w:t>Must be positive value.</w:t>
              </w:r>
            </w:ins>
          </w:p>
        </w:tc>
      </w:tr>
      <w:tr w:rsidR="00930057" w:rsidRPr="00D267CA" w14:paraId="6D7C7CE2" w14:textId="77777777" w:rsidTr="009B0C5E">
        <w:trPr>
          <w:ins w:id="2539" w:author="Gareth Pateman" w:date="2018-04-05T14:09:00Z"/>
        </w:trPr>
        <w:tc>
          <w:tcPr>
            <w:cnfStyle w:val="001000000000" w:firstRow="0" w:lastRow="0" w:firstColumn="1" w:lastColumn="0" w:oddVBand="0" w:evenVBand="0" w:oddHBand="0" w:evenHBand="0" w:firstRowFirstColumn="0" w:firstRowLastColumn="0" w:lastRowFirstColumn="0" w:lastRowLastColumn="0"/>
            <w:tcW w:w="1384" w:type="dxa"/>
          </w:tcPr>
          <w:p w14:paraId="03F86FFF" w14:textId="0E4A3A60" w:rsidR="00C15E12" w:rsidRPr="00D267CA" w:rsidRDefault="009B0C5E" w:rsidP="00C15E12">
            <w:pPr>
              <w:rPr>
                <w:ins w:id="2540" w:author="Gareth Pateman" w:date="2018-04-05T14:09:00Z"/>
                <w:b w:val="0"/>
                <w:sz w:val="20"/>
              </w:rPr>
            </w:pPr>
            <w:r>
              <w:rPr>
                <w:b w:val="0"/>
                <w:sz w:val="20"/>
              </w:rPr>
              <w:t>a</w:t>
            </w:r>
            <w:ins w:id="2541" w:author="Gareth Pateman" w:date="2018-04-05T15:00:00Z">
              <w:r w:rsidR="0048325D">
                <w:rPr>
                  <w:b w:val="0"/>
                  <w:sz w:val="20"/>
                </w:rPr>
                <w:t>mount</w:t>
              </w:r>
            </w:ins>
          </w:p>
        </w:tc>
        <w:tc>
          <w:tcPr>
            <w:tcW w:w="1139" w:type="dxa"/>
          </w:tcPr>
          <w:p w14:paraId="6CED4115" w14:textId="77777777" w:rsidR="00C15E12" w:rsidRPr="00D267CA" w:rsidRDefault="00C15E12" w:rsidP="00C15E12">
            <w:pPr>
              <w:cnfStyle w:val="000000000000" w:firstRow="0" w:lastRow="0" w:firstColumn="0" w:lastColumn="0" w:oddVBand="0" w:evenVBand="0" w:oddHBand="0" w:evenHBand="0" w:firstRowFirstColumn="0" w:firstRowLastColumn="0" w:lastRowFirstColumn="0" w:lastRowLastColumn="0"/>
              <w:rPr>
                <w:ins w:id="2542" w:author="Gareth Pateman" w:date="2018-04-05T14:09:00Z"/>
                <w:sz w:val="20"/>
              </w:rPr>
            </w:pPr>
            <w:ins w:id="2543" w:author="Gareth Pateman" w:date="2018-04-05T14:09:00Z">
              <w:r>
                <w:rPr>
                  <w:sz w:val="20"/>
                </w:rPr>
                <w:t>String</w:t>
              </w:r>
            </w:ins>
          </w:p>
        </w:tc>
        <w:tc>
          <w:tcPr>
            <w:tcW w:w="2434" w:type="dxa"/>
          </w:tcPr>
          <w:p w14:paraId="64E6AC5A" w14:textId="4000EA2C" w:rsidR="00C15E12" w:rsidRPr="00D267CA" w:rsidRDefault="0048325D" w:rsidP="00C15E12">
            <w:pPr>
              <w:cnfStyle w:val="000000000000" w:firstRow="0" w:lastRow="0" w:firstColumn="0" w:lastColumn="0" w:oddVBand="0" w:evenVBand="0" w:oddHBand="0" w:evenHBand="0" w:firstRowFirstColumn="0" w:firstRowLastColumn="0" w:lastRowFirstColumn="0" w:lastRowLastColumn="0"/>
              <w:rPr>
                <w:ins w:id="2544" w:author="Gareth Pateman" w:date="2018-04-05T14:09:00Z"/>
                <w:sz w:val="20"/>
              </w:rPr>
            </w:pPr>
            <w:ins w:id="2545" w:author="Gareth Pateman" w:date="2018-04-05T15:00:00Z">
              <w:r>
                <w:rPr>
                  <w:sz w:val="20"/>
                </w:rPr>
                <w:t xml:space="preserve">Indicates the amount associated with the </w:t>
              </w:r>
            </w:ins>
            <w:ins w:id="2546" w:author="Gareth Pateman" w:date="2018-04-06T10:59:00Z">
              <w:r w:rsidR="000E6CCC">
                <w:rPr>
                  <w:sz w:val="20"/>
                </w:rPr>
                <w:t xml:space="preserve">authorisation </w:t>
              </w:r>
            </w:ins>
            <w:ins w:id="2547" w:author="Gareth Pateman" w:date="2018-04-05T15:01:00Z">
              <w:r>
                <w:rPr>
                  <w:sz w:val="20"/>
                </w:rPr>
                <w:t>code. Typically this is set by the client.</w:t>
              </w:r>
            </w:ins>
          </w:p>
        </w:tc>
        <w:tc>
          <w:tcPr>
            <w:tcW w:w="708" w:type="dxa"/>
          </w:tcPr>
          <w:p w14:paraId="006EDDED" w14:textId="77777777" w:rsidR="00C15E12" w:rsidRPr="00536948" w:rsidRDefault="00C15E12" w:rsidP="00C15E12">
            <w:pPr>
              <w:jc w:val="center"/>
              <w:cnfStyle w:val="000000000000" w:firstRow="0" w:lastRow="0" w:firstColumn="0" w:lastColumn="0" w:oddVBand="0" w:evenVBand="0" w:oddHBand="0" w:evenHBand="0" w:firstRowFirstColumn="0" w:firstRowLastColumn="0" w:lastRowFirstColumn="0" w:lastRowLastColumn="0"/>
              <w:rPr>
                <w:ins w:id="2548" w:author="Gareth Pateman" w:date="2018-04-05T14:09:00Z"/>
                <w:sz w:val="20"/>
              </w:rPr>
            </w:pPr>
            <w:ins w:id="2549" w:author="Gareth Pateman" w:date="2018-04-05T14:09:00Z">
              <w:r w:rsidRPr="00E42E58">
                <w:rPr>
                  <w:rFonts w:ascii="Wingdings" w:hAnsi="Wingdings" w:cs="Wingdings"/>
                  <w:sz w:val="20"/>
                </w:rPr>
                <w:t></w:t>
              </w:r>
              <w:r>
                <w:rPr>
                  <w:sz w:val="20"/>
                </w:rPr>
                <w:t>O</w:t>
              </w:r>
            </w:ins>
          </w:p>
          <w:p w14:paraId="38448FC9" w14:textId="77777777" w:rsidR="00C15E12" w:rsidRPr="00E42E58" w:rsidRDefault="00C15E12" w:rsidP="00C15E12">
            <w:pPr>
              <w:jc w:val="center"/>
              <w:cnfStyle w:val="000000000000" w:firstRow="0" w:lastRow="0" w:firstColumn="0" w:lastColumn="0" w:oddVBand="0" w:evenVBand="0" w:oddHBand="0" w:evenHBand="0" w:firstRowFirstColumn="0" w:firstRowLastColumn="0" w:lastRowFirstColumn="0" w:lastRowLastColumn="0"/>
              <w:rPr>
                <w:ins w:id="2550" w:author="Gareth Pateman" w:date="2018-04-05T14:09:00Z"/>
                <w:rFonts w:ascii="Wingdings" w:hAnsi="Wingdings" w:cs="Wingdings"/>
                <w:sz w:val="20"/>
              </w:rPr>
            </w:pPr>
            <w:ins w:id="2551" w:author="Gareth Pateman" w:date="2018-04-05T14:09:00Z">
              <w:r w:rsidRPr="00B52FC7">
                <w:rPr>
                  <w:rFonts w:ascii="Wingdings" w:hAnsi="Wingdings" w:cs="Wingdings"/>
                  <w:sz w:val="20"/>
                </w:rPr>
                <w:t></w:t>
              </w:r>
              <w:r>
                <w:rPr>
                  <w:rFonts w:cs="Wingdings"/>
                  <w:sz w:val="20"/>
                </w:rPr>
                <w:t>O</w:t>
              </w:r>
            </w:ins>
          </w:p>
        </w:tc>
        <w:tc>
          <w:tcPr>
            <w:tcW w:w="1418" w:type="dxa"/>
          </w:tcPr>
          <w:p w14:paraId="394CDED3" w14:textId="77777777" w:rsidR="00C15E12" w:rsidRPr="00D267CA" w:rsidRDefault="00C15E12" w:rsidP="00C15E12">
            <w:pPr>
              <w:cnfStyle w:val="000000000000" w:firstRow="0" w:lastRow="0" w:firstColumn="0" w:lastColumn="0" w:oddVBand="0" w:evenVBand="0" w:oddHBand="0" w:evenHBand="0" w:firstRowFirstColumn="0" w:firstRowLastColumn="0" w:lastRowFirstColumn="0" w:lastRowLastColumn="0"/>
              <w:rPr>
                <w:ins w:id="2552" w:author="Gareth Pateman" w:date="2018-04-05T14:09:00Z"/>
                <w:sz w:val="20"/>
              </w:rPr>
            </w:pPr>
          </w:p>
        </w:tc>
        <w:tc>
          <w:tcPr>
            <w:tcW w:w="2117" w:type="dxa"/>
          </w:tcPr>
          <w:p w14:paraId="705AFBD8" w14:textId="05872D17" w:rsidR="00C15E12" w:rsidRPr="00D267CA" w:rsidRDefault="004B5D28">
            <w:pPr>
              <w:cnfStyle w:val="000000000000" w:firstRow="0" w:lastRow="0" w:firstColumn="0" w:lastColumn="0" w:oddVBand="0" w:evenVBand="0" w:oddHBand="0" w:evenHBand="0" w:firstRowFirstColumn="0" w:firstRowLastColumn="0" w:lastRowFirstColumn="0" w:lastRowLastColumn="0"/>
              <w:rPr>
                <w:ins w:id="2553" w:author="Gareth Pateman" w:date="2018-04-05T14:09:00Z"/>
                <w:sz w:val="20"/>
              </w:rPr>
            </w:pPr>
            <w:ins w:id="2554" w:author="Gareth Pateman" w:date="2018-04-18T12:13:00Z">
              <w:r>
                <w:rPr>
                  <w:sz w:val="20"/>
                </w:rPr>
                <w:t>If supplied, amount must contain two decimal places separated by ‘.’</w:t>
              </w:r>
            </w:ins>
          </w:p>
        </w:tc>
      </w:tr>
      <w:tr w:rsidR="0048325D" w:rsidRPr="00D267CA" w14:paraId="58F04E8A" w14:textId="77777777" w:rsidTr="009B0C5E">
        <w:tblPrEx>
          <w:tblW w:w="9200"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ayout w:type="fixed"/>
          <w:tblPrExChange w:id="2555" w:author="Gareth Pateman" w:date="2018-04-05T15:03:00Z">
            <w:tblPrEx>
              <w:tblW w:w="9200"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ayout w:type="fixed"/>
            </w:tblPrEx>
          </w:tblPrExChange>
        </w:tblPrEx>
        <w:trPr>
          <w:cnfStyle w:val="000000100000" w:firstRow="0" w:lastRow="0" w:firstColumn="0" w:lastColumn="0" w:oddVBand="0" w:evenVBand="0" w:oddHBand="1" w:evenHBand="0" w:firstRowFirstColumn="0" w:firstRowLastColumn="0" w:lastRowFirstColumn="0" w:lastRowLastColumn="0"/>
          <w:ins w:id="2556" w:author="Gareth Pateman" w:date="2018-04-05T15:02:00Z"/>
        </w:trPr>
        <w:tc>
          <w:tcPr>
            <w:cnfStyle w:val="001000000000" w:firstRow="0" w:lastRow="0" w:firstColumn="1" w:lastColumn="0" w:oddVBand="0" w:evenVBand="0" w:oddHBand="0" w:evenHBand="0" w:firstRowFirstColumn="0" w:firstRowLastColumn="0" w:lastRowFirstColumn="0" w:lastRowLastColumn="0"/>
            <w:tcW w:w="1384" w:type="dxa"/>
            <w:tcPrChange w:id="2557" w:author="Gareth Pateman" w:date="2018-04-05T15:03:00Z">
              <w:tcPr>
                <w:tcW w:w="0" w:type="dxa"/>
              </w:tcPr>
            </w:tcPrChange>
          </w:tcPr>
          <w:p w14:paraId="6B84B283" w14:textId="0650A6B2" w:rsidR="0048325D" w:rsidRDefault="009B0C5E" w:rsidP="00C15E12">
            <w:pPr>
              <w:cnfStyle w:val="001000100000" w:firstRow="0" w:lastRow="0" w:firstColumn="1" w:lastColumn="0" w:oddVBand="0" w:evenVBand="0" w:oddHBand="1" w:evenHBand="0" w:firstRowFirstColumn="0" w:firstRowLastColumn="0" w:lastRowFirstColumn="0" w:lastRowLastColumn="0"/>
              <w:rPr>
                <w:ins w:id="2558" w:author="Gareth Pateman" w:date="2018-04-05T15:02:00Z"/>
                <w:b w:val="0"/>
                <w:sz w:val="20"/>
              </w:rPr>
            </w:pPr>
            <w:r>
              <w:rPr>
                <w:b w:val="0"/>
                <w:sz w:val="20"/>
              </w:rPr>
              <w:t>C</w:t>
            </w:r>
            <w:ins w:id="2559" w:author="Gareth Pateman" w:date="2018-04-05T15:02:00Z">
              <w:r w:rsidR="0048325D">
                <w:rPr>
                  <w:b w:val="0"/>
                  <w:sz w:val="20"/>
                </w:rPr>
                <w:t>urrency</w:t>
              </w:r>
            </w:ins>
          </w:p>
        </w:tc>
        <w:tc>
          <w:tcPr>
            <w:tcW w:w="1139" w:type="dxa"/>
            <w:tcPrChange w:id="2560" w:author="Gareth Pateman" w:date="2018-04-05T15:03:00Z">
              <w:tcPr>
                <w:tcW w:w="0" w:type="dxa"/>
              </w:tcPr>
            </w:tcPrChange>
          </w:tcPr>
          <w:p w14:paraId="5CC12BCC" w14:textId="7D40FADC" w:rsidR="0048325D" w:rsidRDefault="0048325D" w:rsidP="00C15E12">
            <w:pPr>
              <w:cnfStyle w:val="000000100000" w:firstRow="0" w:lastRow="0" w:firstColumn="0" w:lastColumn="0" w:oddVBand="0" w:evenVBand="0" w:oddHBand="1" w:evenHBand="0" w:firstRowFirstColumn="0" w:firstRowLastColumn="0" w:lastRowFirstColumn="0" w:lastRowLastColumn="0"/>
              <w:rPr>
                <w:ins w:id="2561" w:author="Gareth Pateman" w:date="2018-04-05T15:02:00Z"/>
                <w:sz w:val="20"/>
              </w:rPr>
            </w:pPr>
            <w:ins w:id="2562" w:author="Gareth Pateman" w:date="2018-04-05T15:02:00Z">
              <w:r>
                <w:rPr>
                  <w:sz w:val="20"/>
                </w:rPr>
                <w:t>String</w:t>
              </w:r>
            </w:ins>
          </w:p>
        </w:tc>
        <w:tc>
          <w:tcPr>
            <w:tcW w:w="2434" w:type="dxa"/>
            <w:tcPrChange w:id="2563" w:author="Gareth Pateman" w:date="2018-04-05T15:03:00Z">
              <w:tcPr>
                <w:tcW w:w="2978" w:type="dxa"/>
              </w:tcPr>
            </w:tcPrChange>
          </w:tcPr>
          <w:p w14:paraId="79BA13A3" w14:textId="6056A782" w:rsidR="0048325D" w:rsidRDefault="0048325D" w:rsidP="00C15E12">
            <w:pPr>
              <w:cnfStyle w:val="000000100000" w:firstRow="0" w:lastRow="0" w:firstColumn="0" w:lastColumn="0" w:oddVBand="0" w:evenVBand="0" w:oddHBand="1" w:evenHBand="0" w:firstRowFirstColumn="0" w:firstRowLastColumn="0" w:lastRowFirstColumn="0" w:lastRowLastColumn="0"/>
              <w:rPr>
                <w:ins w:id="2564" w:author="Gareth Pateman" w:date="2018-04-05T15:02:00Z"/>
                <w:sz w:val="20"/>
              </w:rPr>
            </w:pPr>
            <w:ins w:id="2565" w:author="Gareth Pateman" w:date="2018-04-05T15:03:00Z">
              <w:r>
                <w:rPr>
                  <w:sz w:val="20"/>
                </w:rPr>
                <w:t>Indicates the Amount Currency.</w:t>
              </w:r>
            </w:ins>
            <w:ins w:id="2566" w:author="Gareth Pateman" w:date="2018-04-05T15:04:00Z">
              <w:r>
                <w:rPr>
                  <w:sz w:val="20"/>
                </w:rPr>
                <w:t xml:space="preserve"> Must be supplied when an amount is supplied.</w:t>
              </w:r>
            </w:ins>
          </w:p>
        </w:tc>
        <w:tc>
          <w:tcPr>
            <w:tcW w:w="708" w:type="dxa"/>
            <w:tcPrChange w:id="2567" w:author="Gareth Pateman" w:date="2018-04-05T15:03:00Z">
              <w:tcPr>
                <w:tcW w:w="0" w:type="dxa"/>
                <w:gridSpan w:val="2"/>
              </w:tcPr>
            </w:tcPrChange>
          </w:tcPr>
          <w:p w14:paraId="54D63D8B" w14:textId="77777777" w:rsidR="0048325D" w:rsidRPr="00536948" w:rsidRDefault="0048325D" w:rsidP="0048325D">
            <w:pPr>
              <w:jc w:val="center"/>
              <w:cnfStyle w:val="000000100000" w:firstRow="0" w:lastRow="0" w:firstColumn="0" w:lastColumn="0" w:oddVBand="0" w:evenVBand="0" w:oddHBand="1" w:evenHBand="0" w:firstRowFirstColumn="0" w:firstRowLastColumn="0" w:lastRowFirstColumn="0" w:lastRowLastColumn="0"/>
              <w:rPr>
                <w:ins w:id="2568" w:author="Gareth Pateman" w:date="2018-04-05T15:02:00Z"/>
                <w:sz w:val="20"/>
              </w:rPr>
            </w:pPr>
            <w:ins w:id="2569" w:author="Gareth Pateman" w:date="2018-04-05T15:02:00Z">
              <w:r w:rsidRPr="00E42E58">
                <w:rPr>
                  <w:rFonts w:ascii="Wingdings" w:hAnsi="Wingdings" w:cs="Wingdings"/>
                  <w:sz w:val="20"/>
                </w:rPr>
                <w:t></w:t>
              </w:r>
              <w:r>
                <w:rPr>
                  <w:sz w:val="20"/>
                </w:rPr>
                <w:t>O</w:t>
              </w:r>
            </w:ins>
          </w:p>
          <w:p w14:paraId="72904EF2" w14:textId="3A03D41D" w:rsidR="0048325D" w:rsidRPr="00E42E58" w:rsidRDefault="0048325D" w:rsidP="0048325D">
            <w:pPr>
              <w:jc w:val="center"/>
              <w:cnfStyle w:val="000000100000" w:firstRow="0" w:lastRow="0" w:firstColumn="0" w:lastColumn="0" w:oddVBand="0" w:evenVBand="0" w:oddHBand="1" w:evenHBand="0" w:firstRowFirstColumn="0" w:firstRowLastColumn="0" w:lastRowFirstColumn="0" w:lastRowLastColumn="0"/>
              <w:rPr>
                <w:ins w:id="2570" w:author="Gareth Pateman" w:date="2018-04-05T15:02:00Z"/>
                <w:rFonts w:ascii="Wingdings" w:hAnsi="Wingdings" w:cs="Wingdings"/>
                <w:sz w:val="20"/>
              </w:rPr>
            </w:pPr>
            <w:ins w:id="2571" w:author="Gareth Pateman" w:date="2018-04-05T15:02:00Z">
              <w:r w:rsidRPr="00B52FC7">
                <w:rPr>
                  <w:rFonts w:ascii="Wingdings" w:hAnsi="Wingdings" w:cs="Wingdings"/>
                  <w:sz w:val="20"/>
                </w:rPr>
                <w:t></w:t>
              </w:r>
              <w:r>
                <w:rPr>
                  <w:rFonts w:cs="Wingdings"/>
                  <w:sz w:val="20"/>
                </w:rPr>
                <w:t>O</w:t>
              </w:r>
            </w:ins>
          </w:p>
        </w:tc>
        <w:tc>
          <w:tcPr>
            <w:tcW w:w="1418" w:type="dxa"/>
            <w:tcPrChange w:id="2572" w:author="Gareth Pateman" w:date="2018-04-05T15:03:00Z">
              <w:tcPr>
                <w:tcW w:w="0" w:type="dxa"/>
                <w:gridSpan w:val="2"/>
              </w:tcPr>
            </w:tcPrChange>
          </w:tcPr>
          <w:p w14:paraId="25318823" w14:textId="77777777" w:rsidR="0048325D" w:rsidRPr="00D267CA" w:rsidRDefault="0048325D" w:rsidP="00C15E12">
            <w:pPr>
              <w:cnfStyle w:val="000000100000" w:firstRow="0" w:lastRow="0" w:firstColumn="0" w:lastColumn="0" w:oddVBand="0" w:evenVBand="0" w:oddHBand="1" w:evenHBand="0" w:firstRowFirstColumn="0" w:firstRowLastColumn="0" w:lastRowFirstColumn="0" w:lastRowLastColumn="0"/>
              <w:rPr>
                <w:ins w:id="2573" w:author="Gareth Pateman" w:date="2018-04-05T15:02:00Z"/>
                <w:sz w:val="20"/>
              </w:rPr>
            </w:pPr>
          </w:p>
        </w:tc>
        <w:tc>
          <w:tcPr>
            <w:tcW w:w="2117" w:type="dxa"/>
            <w:tcPrChange w:id="2574" w:author="Gareth Pateman" w:date="2018-04-05T15:03:00Z">
              <w:tcPr>
                <w:tcW w:w="1489" w:type="dxa"/>
                <w:gridSpan w:val="2"/>
              </w:tcPr>
            </w:tcPrChange>
          </w:tcPr>
          <w:p w14:paraId="784061AE" w14:textId="6E8C278F" w:rsidR="0048325D" w:rsidRDefault="0048325D" w:rsidP="0048325D">
            <w:pPr>
              <w:cnfStyle w:val="000000100000" w:firstRow="0" w:lastRow="0" w:firstColumn="0" w:lastColumn="0" w:oddVBand="0" w:evenVBand="0" w:oddHBand="1" w:evenHBand="0" w:firstRowFirstColumn="0" w:firstRowLastColumn="0" w:lastRowFirstColumn="0" w:lastRowLastColumn="0"/>
              <w:rPr>
                <w:ins w:id="2575" w:author="Gareth Pateman" w:date="2018-04-05T15:02:00Z"/>
                <w:sz w:val="20"/>
              </w:rPr>
            </w:pPr>
            <w:ins w:id="2576" w:author="Gareth Pateman" w:date="2018-04-05T15:03:00Z">
              <w:r>
                <w:rPr>
                  <w:sz w:val="20"/>
                </w:rPr>
                <w:t xml:space="preserve">Enumeration = </w:t>
              </w:r>
              <w:r>
                <w:fldChar w:fldCharType="begin"/>
              </w:r>
              <w:r>
                <w:instrText xml:space="preserve"> HYPERLINK \l "_ISO_Currency_Codes" </w:instrText>
              </w:r>
              <w:r>
                <w:fldChar w:fldCharType="separate"/>
              </w:r>
              <w:r w:rsidRPr="00E90944">
                <w:rPr>
                  <w:rStyle w:val="Hyperlink"/>
                  <w:sz w:val="20"/>
                  <w:szCs w:val="20"/>
                </w:rPr>
                <w:t>ISO Currency Codes</w:t>
              </w:r>
              <w:r>
                <w:rPr>
                  <w:rStyle w:val="Hyperlink"/>
                  <w:sz w:val="20"/>
                </w:rPr>
                <w:fldChar w:fldCharType="end"/>
              </w:r>
            </w:ins>
          </w:p>
        </w:tc>
      </w:tr>
      <w:tr w:rsidR="009A4C35" w:rsidRPr="00D267CA" w14:paraId="2B18BCDA" w14:textId="77777777" w:rsidTr="009B0C5E">
        <w:trPr>
          <w:ins w:id="2577" w:author="Gareth Pateman" w:date="2018-04-05T15:22:00Z"/>
        </w:trPr>
        <w:tc>
          <w:tcPr>
            <w:cnfStyle w:val="001000000000" w:firstRow="0" w:lastRow="0" w:firstColumn="1" w:lastColumn="0" w:oddVBand="0" w:evenVBand="0" w:oddHBand="0" w:evenHBand="0" w:firstRowFirstColumn="0" w:firstRowLastColumn="0" w:lastRowFirstColumn="0" w:lastRowLastColumn="0"/>
            <w:tcW w:w="1384" w:type="dxa"/>
          </w:tcPr>
          <w:p w14:paraId="2DF9D075" w14:textId="26E01DAD" w:rsidR="009A4C35" w:rsidRDefault="009B0C5E" w:rsidP="00C15E12">
            <w:pPr>
              <w:rPr>
                <w:ins w:id="2578" w:author="Gareth Pateman" w:date="2018-04-05T15:22:00Z"/>
                <w:b w:val="0"/>
                <w:sz w:val="20"/>
              </w:rPr>
            </w:pPr>
            <w:r>
              <w:rPr>
                <w:b w:val="0"/>
                <w:sz w:val="20"/>
              </w:rPr>
              <w:t>a</w:t>
            </w:r>
            <w:ins w:id="2579" w:author="Gareth Pateman" w:date="2018-04-05T15:22:00Z">
              <w:r w:rsidR="009A4C35">
                <w:rPr>
                  <w:b w:val="0"/>
                  <w:sz w:val="20"/>
                </w:rPr>
                <w:t>mountType</w:t>
              </w:r>
            </w:ins>
          </w:p>
        </w:tc>
        <w:tc>
          <w:tcPr>
            <w:tcW w:w="1139" w:type="dxa"/>
          </w:tcPr>
          <w:p w14:paraId="63BED99D" w14:textId="53EC83E5" w:rsidR="009A4C35" w:rsidRDefault="009A4C35" w:rsidP="00C15E12">
            <w:pPr>
              <w:cnfStyle w:val="000000000000" w:firstRow="0" w:lastRow="0" w:firstColumn="0" w:lastColumn="0" w:oddVBand="0" w:evenVBand="0" w:oddHBand="0" w:evenHBand="0" w:firstRowFirstColumn="0" w:firstRowLastColumn="0" w:lastRowFirstColumn="0" w:lastRowLastColumn="0"/>
              <w:rPr>
                <w:ins w:id="2580" w:author="Gareth Pateman" w:date="2018-04-05T15:22:00Z"/>
                <w:sz w:val="20"/>
              </w:rPr>
            </w:pPr>
            <w:ins w:id="2581" w:author="Gareth Pateman" w:date="2018-04-05T15:22:00Z">
              <w:r>
                <w:rPr>
                  <w:sz w:val="20"/>
                </w:rPr>
                <w:t>String</w:t>
              </w:r>
            </w:ins>
          </w:p>
        </w:tc>
        <w:tc>
          <w:tcPr>
            <w:tcW w:w="2434" w:type="dxa"/>
          </w:tcPr>
          <w:p w14:paraId="2BAF5652" w14:textId="0DA1E064" w:rsidR="009A4C35" w:rsidRDefault="009A4C35" w:rsidP="00C15E12">
            <w:pPr>
              <w:cnfStyle w:val="000000000000" w:firstRow="0" w:lastRow="0" w:firstColumn="0" w:lastColumn="0" w:oddVBand="0" w:evenVBand="0" w:oddHBand="0" w:evenHBand="0" w:firstRowFirstColumn="0" w:firstRowLastColumn="0" w:lastRowFirstColumn="0" w:lastRowLastColumn="0"/>
              <w:rPr>
                <w:ins w:id="2582" w:author="Gareth Pateman" w:date="2018-04-05T15:22:00Z"/>
                <w:sz w:val="20"/>
              </w:rPr>
            </w:pPr>
            <w:ins w:id="2583" w:author="Gareth Pateman" w:date="2018-04-05T15:24:00Z">
              <w:r>
                <w:rPr>
                  <w:sz w:val="20"/>
                </w:rPr>
                <w:t>The amount for the authorisation can be an exact amount or can be a maximum amount, i.e. redemption up to but not higher than the amount specified</w:t>
              </w:r>
            </w:ins>
            <w:ins w:id="2584" w:author="Gareth Pateman" w:date="2018-04-05T15:25:00Z">
              <w:r>
                <w:rPr>
                  <w:sz w:val="20"/>
                </w:rPr>
                <w:t>.</w:t>
              </w:r>
            </w:ins>
          </w:p>
        </w:tc>
        <w:tc>
          <w:tcPr>
            <w:tcW w:w="708" w:type="dxa"/>
          </w:tcPr>
          <w:p w14:paraId="6DA613C8" w14:textId="77777777" w:rsidR="009A4C35" w:rsidRPr="00536948" w:rsidRDefault="009A4C35" w:rsidP="009A4C35">
            <w:pPr>
              <w:jc w:val="center"/>
              <w:cnfStyle w:val="000000000000" w:firstRow="0" w:lastRow="0" w:firstColumn="0" w:lastColumn="0" w:oddVBand="0" w:evenVBand="0" w:oddHBand="0" w:evenHBand="0" w:firstRowFirstColumn="0" w:firstRowLastColumn="0" w:lastRowFirstColumn="0" w:lastRowLastColumn="0"/>
              <w:rPr>
                <w:ins w:id="2585" w:author="Gareth Pateman" w:date="2018-04-05T15:25:00Z"/>
                <w:sz w:val="20"/>
              </w:rPr>
            </w:pPr>
            <w:ins w:id="2586" w:author="Gareth Pateman" w:date="2018-04-05T15:25:00Z">
              <w:r w:rsidRPr="00E42E58">
                <w:rPr>
                  <w:rFonts w:ascii="Wingdings" w:hAnsi="Wingdings" w:cs="Wingdings"/>
                  <w:sz w:val="20"/>
                </w:rPr>
                <w:t></w:t>
              </w:r>
              <w:r>
                <w:rPr>
                  <w:sz w:val="20"/>
                </w:rPr>
                <w:t>O</w:t>
              </w:r>
            </w:ins>
          </w:p>
          <w:p w14:paraId="008F4C0E" w14:textId="1751DFC9" w:rsidR="009A4C35" w:rsidRPr="00E42E58" w:rsidRDefault="009A4C35" w:rsidP="009A4C35">
            <w:pPr>
              <w:jc w:val="center"/>
              <w:cnfStyle w:val="000000000000" w:firstRow="0" w:lastRow="0" w:firstColumn="0" w:lastColumn="0" w:oddVBand="0" w:evenVBand="0" w:oddHBand="0" w:evenHBand="0" w:firstRowFirstColumn="0" w:firstRowLastColumn="0" w:lastRowFirstColumn="0" w:lastRowLastColumn="0"/>
              <w:rPr>
                <w:ins w:id="2587" w:author="Gareth Pateman" w:date="2018-04-05T15:22:00Z"/>
                <w:rFonts w:ascii="Wingdings" w:hAnsi="Wingdings" w:cs="Wingdings"/>
                <w:sz w:val="20"/>
              </w:rPr>
            </w:pPr>
            <w:ins w:id="2588" w:author="Gareth Pateman" w:date="2018-04-05T15:25:00Z">
              <w:r w:rsidRPr="00B52FC7">
                <w:rPr>
                  <w:rFonts w:ascii="Wingdings" w:hAnsi="Wingdings" w:cs="Wingdings"/>
                  <w:sz w:val="20"/>
                </w:rPr>
                <w:t></w:t>
              </w:r>
              <w:r>
                <w:rPr>
                  <w:rFonts w:cs="Wingdings"/>
                  <w:sz w:val="20"/>
                </w:rPr>
                <w:t>O</w:t>
              </w:r>
            </w:ins>
          </w:p>
        </w:tc>
        <w:tc>
          <w:tcPr>
            <w:tcW w:w="1418" w:type="dxa"/>
          </w:tcPr>
          <w:p w14:paraId="14655469" w14:textId="77777777" w:rsidR="009A4C35" w:rsidRPr="00D267CA" w:rsidRDefault="009A4C35" w:rsidP="00C15E12">
            <w:pPr>
              <w:cnfStyle w:val="000000000000" w:firstRow="0" w:lastRow="0" w:firstColumn="0" w:lastColumn="0" w:oddVBand="0" w:evenVBand="0" w:oddHBand="0" w:evenHBand="0" w:firstRowFirstColumn="0" w:firstRowLastColumn="0" w:lastRowFirstColumn="0" w:lastRowLastColumn="0"/>
              <w:rPr>
                <w:ins w:id="2589" w:author="Gareth Pateman" w:date="2018-04-05T15:22:00Z"/>
                <w:sz w:val="20"/>
              </w:rPr>
            </w:pPr>
          </w:p>
        </w:tc>
        <w:tc>
          <w:tcPr>
            <w:tcW w:w="2117" w:type="dxa"/>
          </w:tcPr>
          <w:p w14:paraId="0E63F0C7" w14:textId="10773D9F" w:rsidR="009A4C35" w:rsidRDefault="009A4C35">
            <w:pPr>
              <w:jc w:val="left"/>
              <w:cnfStyle w:val="000000000000" w:firstRow="0" w:lastRow="0" w:firstColumn="0" w:lastColumn="0" w:oddVBand="0" w:evenVBand="0" w:oddHBand="0" w:evenHBand="0" w:firstRowFirstColumn="0" w:firstRowLastColumn="0" w:lastRowFirstColumn="0" w:lastRowLastColumn="0"/>
              <w:rPr>
                <w:ins w:id="2590" w:author="Gareth Pateman" w:date="2018-04-05T15:22:00Z"/>
                <w:sz w:val="20"/>
              </w:rPr>
              <w:pPrChange w:id="2591" w:author="Gareth Pateman" w:date="2018-04-06T10:23:00Z">
                <w:pPr>
                  <w:cnfStyle w:val="000000000000" w:firstRow="0" w:lastRow="0" w:firstColumn="0" w:lastColumn="0" w:oddVBand="0" w:evenVBand="0" w:oddHBand="0" w:evenHBand="0" w:firstRowFirstColumn="0" w:firstRowLastColumn="0" w:lastRowFirstColumn="0" w:lastRowLastColumn="0"/>
                </w:pPr>
              </w:pPrChange>
            </w:pPr>
            <w:ins w:id="2592" w:author="Gareth Pateman" w:date="2018-04-05T15:25:00Z">
              <w:r>
                <w:rPr>
                  <w:sz w:val="20"/>
                </w:rPr>
                <w:t xml:space="preserve">Enumeration = </w:t>
              </w:r>
            </w:ins>
            <w:ins w:id="2593" w:author="Gareth Pateman" w:date="2018-04-06T10:23:00Z">
              <w:r w:rsidR="002D63CD">
                <w:rPr>
                  <w:sz w:val="20"/>
                </w:rPr>
                <w:t>‘</w:t>
              </w:r>
            </w:ins>
            <w:ins w:id="2594" w:author="Gareth Pateman" w:date="2018-04-06T11:07:00Z">
              <w:r w:rsidR="0002209B">
                <w:rPr>
                  <w:sz w:val="20"/>
                </w:rPr>
                <w:t>e</w:t>
              </w:r>
            </w:ins>
            <w:ins w:id="2595" w:author="Gareth Pateman" w:date="2018-04-05T15:25:00Z">
              <w:r>
                <w:rPr>
                  <w:sz w:val="20"/>
                </w:rPr>
                <w:t>xact</w:t>
              </w:r>
            </w:ins>
            <w:ins w:id="2596" w:author="Gareth Pateman" w:date="2018-04-06T10:23:00Z">
              <w:r w:rsidR="002D63CD">
                <w:rPr>
                  <w:sz w:val="20"/>
                </w:rPr>
                <w:t>’</w:t>
              </w:r>
            </w:ins>
            <w:ins w:id="2597" w:author="Gareth Pateman" w:date="2018-04-05T15:25:00Z">
              <w:r>
                <w:rPr>
                  <w:sz w:val="20"/>
                </w:rPr>
                <w:t xml:space="preserve">, </w:t>
              </w:r>
            </w:ins>
            <w:ins w:id="2598" w:author="Gareth Pateman" w:date="2018-04-06T10:23:00Z">
              <w:r w:rsidR="002D63CD">
                <w:rPr>
                  <w:sz w:val="20"/>
                </w:rPr>
                <w:t>‘</w:t>
              </w:r>
            </w:ins>
            <w:ins w:id="2599" w:author="Gareth Pateman" w:date="2018-04-06T11:08:00Z">
              <w:r w:rsidR="0002209B">
                <w:rPr>
                  <w:sz w:val="20"/>
                </w:rPr>
                <w:t>m</w:t>
              </w:r>
            </w:ins>
            <w:ins w:id="2600" w:author="Gareth Pateman" w:date="2018-04-05T15:25:00Z">
              <w:r>
                <w:rPr>
                  <w:sz w:val="20"/>
                </w:rPr>
                <w:t>aximum</w:t>
              </w:r>
            </w:ins>
            <w:ins w:id="2601" w:author="Gareth Pateman" w:date="2018-04-06T10:23:00Z">
              <w:r w:rsidR="002D63CD">
                <w:rPr>
                  <w:sz w:val="20"/>
                </w:rPr>
                <w:t>’</w:t>
              </w:r>
            </w:ins>
          </w:p>
        </w:tc>
      </w:tr>
      <w:tr w:rsidR="00930057" w:rsidRPr="00D267CA" w14:paraId="66B571C3" w14:textId="77777777" w:rsidTr="009B0C5E">
        <w:trPr>
          <w:cnfStyle w:val="000000100000" w:firstRow="0" w:lastRow="0" w:firstColumn="0" w:lastColumn="0" w:oddVBand="0" w:evenVBand="0" w:oddHBand="1" w:evenHBand="0" w:firstRowFirstColumn="0" w:firstRowLastColumn="0" w:lastRowFirstColumn="0" w:lastRowLastColumn="0"/>
          <w:ins w:id="2602" w:author="Gareth Pateman" w:date="2018-04-05T15:39:00Z"/>
        </w:trPr>
        <w:tc>
          <w:tcPr>
            <w:cnfStyle w:val="001000000000" w:firstRow="0" w:lastRow="0" w:firstColumn="1" w:lastColumn="0" w:oddVBand="0" w:evenVBand="0" w:oddHBand="0" w:evenHBand="0" w:firstRowFirstColumn="0" w:firstRowLastColumn="0" w:lastRowFirstColumn="0" w:lastRowLastColumn="0"/>
            <w:tcW w:w="1384" w:type="dxa"/>
          </w:tcPr>
          <w:p w14:paraId="358049FD" w14:textId="56076478" w:rsidR="00930057" w:rsidRDefault="009B0C5E" w:rsidP="00C15E12">
            <w:pPr>
              <w:rPr>
                <w:ins w:id="2603" w:author="Gareth Pateman" w:date="2018-04-05T15:39:00Z"/>
                <w:b w:val="0"/>
                <w:sz w:val="20"/>
              </w:rPr>
            </w:pPr>
            <w:r>
              <w:rPr>
                <w:b w:val="0"/>
                <w:sz w:val="20"/>
              </w:rPr>
              <w:t>h</w:t>
            </w:r>
            <w:ins w:id="2604" w:author="Gareth Pateman" w:date="2018-04-05T15:39:00Z">
              <w:r w:rsidR="00930057">
                <w:rPr>
                  <w:b w:val="0"/>
                  <w:sz w:val="20"/>
                </w:rPr>
                <w:t>oldFunds</w:t>
              </w:r>
            </w:ins>
            <w:ins w:id="2605" w:author="Gareth Pateman" w:date="2018-04-05T15:40:00Z">
              <w:r w:rsidR="00930057">
                <w:rPr>
                  <w:b w:val="0"/>
                  <w:sz w:val="20"/>
                </w:rPr>
                <w:t>Indicator</w:t>
              </w:r>
            </w:ins>
          </w:p>
        </w:tc>
        <w:tc>
          <w:tcPr>
            <w:tcW w:w="1139" w:type="dxa"/>
          </w:tcPr>
          <w:p w14:paraId="15A3423C" w14:textId="66726288" w:rsidR="00930057" w:rsidRDefault="00930057" w:rsidP="00C15E12">
            <w:pPr>
              <w:cnfStyle w:val="000000100000" w:firstRow="0" w:lastRow="0" w:firstColumn="0" w:lastColumn="0" w:oddVBand="0" w:evenVBand="0" w:oddHBand="1" w:evenHBand="0" w:firstRowFirstColumn="0" w:firstRowLastColumn="0" w:lastRowFirstColumn="0" w:lastRowLastColumn="0"/>
              <w:rPr>
                <w:ins w:id="2606" w:author="Gareth Pateman" w:date="2018-04-05T15:39:00Z"/>
                <w:sz w:val="20"/>
              </w:rPr>
            </w:pPr>
            <w:ins w:id="2607" w:author="Gareth Pateman" w:date="2018-04-05T15:40:00Z">
              <w:r>
                <w:rPr>
                  <w:sz w:val="20"/>
                </w:rPr>
                <w:t>Boolean</w:t>
              </w:r>
            </w:ins>
          </w:p>
        </w:tc>
        <w:tc>
          <w:tcPr>
            <w:tcW w:w="2434" w:type="dxa"/>
          </w:tcPr>
          <w:p w14:paraId="3330AAAD" w14:textId="295F08C6" w:rsidR="00930057" w:rsidRDefault="00930057" w:rsidP="00C15E12">
            <w:pPr>
              <w:cnfStyle w:val="000000100000" w:firstRow="0" w:lastRow="0" w:firstColumn="0" w:lastColumn="0" w:oddVBand="0" w:evenVBand="0" w:oddHBand="1" w:evenHBand="0" w:firstRowFirstColumn="0" w:firstRowLastColumn="0" w:lastRowFirstColumn="0" w:lastRowLastColumn="0"/>
              <w:rPr>
                <w:ins w:id="2608" w:author="Gareth Pateman" w:date="2018-04-05T15:39:00Z"/>
                <w:sz w:val="20"/>
              </w:rPr>
            </w:pPr>
            <w:ins w:id="2609" w:author="Gareth Pateman" w:date="2018-04-05T15:40:00Z">
              <w:r>
                <w:rPr>
                  <w:sz w:val="20"/>
                </w:rPr>
                <w:t>Indicates whether funds should be reserved against the payers account where the payer is the requestor.</w:t>
              </w:r>
            </w:ins>
          </w:p>
        </w:tc>
        <w:tc>
          <w:tcPr>
            <w:tcW w:w="708" w:type="dxa"/>
          </w:tcPr>
          <w:p w14:paraId="61A17E9F" w14:textId="77777777" w:rsidR="00930057" w:rsidRPr="00536948" w:rsidRDefault="00930057" w:rsidP="00930057">
            <w:pPr>
              <w:jc w:val="center"/>
              <w:cnfStyle w:val="000000100000" w:firstRow="0" w:lastRow="0" w:firstColumn="0" w:lastColumn="0" w:oddVBand="0" w:evenVBand="0" w:oddHBand="1" w:evenHBand="0" w:firstRowFirstColumn="0" w:firstRowLastColumn="0" w:lastRowFirstColumn="0" w:lastRowLastColumn="0"/>
              <w:rPr>
                <w:ins w:id="2610" w:author="Gareth Pateman" w:date="2018-04-05T15:41:00Z"/>
                <w:sz w:val="20"/>
              </w:rPr>
            </w:pPr>
            <w:ins w:id="2611" w:author="Gareth Pateman" w:date="2018-04-05T15:41:00Z">
              <w:r w:rsidRPr="00E42E58">
                <w:rPr>
                  <w:rFonts w:ascii="Wingdings" w:hAnsi="Wingdings" w:cs="Wingdings"/>
                  <w:sz w:val="20"/>
                </w:rPr>
                <w:t></w:t>
              </w:r>
              <w:r>
                <w:rPr>
                  <w:sz w:val="20"/>
                </w:rPr>
                <w:t>O</w:t>
              </w:r>
            </w:ins>
          </w:p>
          <w:p w14:paraId="6D106F22" w14:textId="0B837F11" w:rsidR="00930057" w:rsidRPr="00E42E58" w:rsidRDefault="00930057" w:rsidP="00930057">
            <w:pPr>
              <w:jc w:val="center"/>
              <w:cnfStyle w:val="000000100000" w:firstRow="0" w:lastRow="0" w:firstColumn="0" w:lastColumn="0" w:oddVBand="0" w:evenVBand="0" w:oddHBand="1" w:evenHBand="0" w:firstRowFirstColumn="0" w:firstRowLastColumn="0" w:lastRowFirstColumn="0" w:lastRowLastColumn="0"/>
              <w:rPr>
                <w:ins w:id="2612" w:author="Gareth Pateman" w:date="2018-04-05T15:39:00Z"/>
                <w:rFonts w:ascii="Wingdings" w:hAnsi="Wingdings" w:cs="Wingdings"/>
                <w:sz w:val="20"/>
              </w:rPr>
            </w:pPr>
            <w:ins w:id="2613" w:author="Gareth Pateman" w:date="2018-04-05T15:41:00Z">
              <w:r w:rsidRPr="00B52FC7">
                <w:rPr>
                  <w:rFonts w:ascii="Wingdings" w:hAnsi="Wingdings" w:cs="Wingdings"/>
                  <w:sz w:val="20"/>
                </w:rPr>
                <w:t></w:t>
              </w:r>
              <w:r>
                <w:rPr>
                  <w:rFonts w:cs="Wingdings"/>
                  <w:sz w:val="20"/>
                </w:rPr>
                <w:t>O</w:t>
              </w:r>
            </w:ins>
          </w:p>
        </w:tc>
        <w:tc>
          <w:tcPr>
            <w:tcW w:w="1418" w:type="dxa"/>
          </w:tcPr>
          <w:p w14:paraId="2A8465B6" w14:textId="77777777" w:rsidR="00930057" w:rsidRPr="00D267CA" w:rsidRDefault="00930057" w:rsidP="00C15E12">
            <w:pPr>
              <w:cnfStyle w:val="000000100000" w:firstRow="0" w:lastRow="0" w:firstColumn="0" w:lastColumn="0" w:oddVBand="0" w:evenVBand="0" w:oddHBand="1" w:evenHBand="0" w:firstRowFirstColumn="0" w:firstRowLastColumn="0" w:lastRowFirstColumn="0" w:lastRowLastColumn="0"/>
              <w:rPr>
                <w:ins w:id="2614" w:author="Gareth Pateman" w:date="2018-04-05T15:39:00Z"/>
                <w:sz w:val="20"/>
              </w:rPr>
            </w:pPr>
          </w:p>
        </w:tc>
        <w:tc>
          <w:tcPr>
            <w:tcW w:w="2117" w:type="dxa"/>
          </w:tcPr>
          <w:p w14:paraId="343EC26C" w14:textId="77777777" w:rsidR="00930057" w:rsidRDefault="00930057" w:rsidP="0048325D">
            <w:pPr>
              <w:cnfStyle w:val="000000100000" w:firstRow="0" w:lastRow="0" w:firstColumn="0" w:lastColumn="0" w:oddVBand="0" w:evenVBand="0" w:oddHBand="1" w:evenHBand="0" w:firstRowFirstColumn="0" w:firstRowLastColumn="0" w:lastRowFirstColumn="0" w:lastRowLastColumn="0"/>
              <w:rPr>
                <w:ins w:id="2615" w:author="Gareth Pateman" w:date="2018-04-05T15:39:00Z"/>
                <w:sz w:val="20"/>
              </w:rPr>
            </w:pPr>
          </w:p>
        </w:tc>
      </w:tr>
      <w:tr w:rsidR="009A4C35" w:rsidRPr="00D267CA" w14:paraId="256BFCB0" w14:textId="77777777" w:rsidTr="009B0C5E">
        <w:trPr>
          <w:ins w:id="2616" w:author="Gareth Pateman" w:date="2018-04-05T15:22:00Z"/>
        </w:trPr>
        <w:tc>
          <w:tcPr>
            <w:cnfStyle w:val="001000000000" w:firstRow="0" w:lastRow="0" w:firstColumn="1" w:lastColumn="0" w:oddVBand="0" w:evenVBand="0" w:oddHBand="0" w:evenHBand="0" w:firstRowFirstColumn="0" w:firstRowLastColumn="0" w:lastRowFirstColumn="0" w:lastRowLastColumn="0"/>
            <w:tcW w:w="1384" w:type="dxa"/>
          </w:tcPr>
          <w:p w14:paraId="15BAC0D5" w14:textId="19B536AF" w:rsidR="009A4C35" w:rsidRDefault="009B0C5E" w:rsidP="00C15E12">
            <w:pPr>
              <w:rPr>
                <w:ins w:id="2617" w:author="Gareth Pateman" w:date="2018-04-05T15:22:00Z"/>
                <w:b w:val="0"/>
                <w:sz w:val="20"/>
              </w:rPr>
            </w:pPr>
            <w:r>
              <w:rPr>
                <w:b w:val="0"/>
                <w:sz w:val="20"/>
              </w:rPr>
              <w:t>r</w:t>
            </w:r>
            <w:ins w:id="2618" w:author="Gareth Pateman" w:date="2018-04-05T15:26:00Z">
              <w:r w:rsidR="009A4C35">
                <w:rPr>
                  <w:b w:val="0"/>
                  <w:sz w:val="20"/>
                </w:rPr>
                <w:t>edemptionChannel</w:t>
              </w:r>
            </w:ins>
            <w:ins w:id="2619" w:author="Gareth Pateman" w:date="2018-04-06T12:42:00Z">
              <w:r w:rsidR="00E71425">
                <w:rPr>
                  <w:b w:val="0"/>
                  <w:sz w:val="20"/>
                </w:rPr>
                <w:t>s</w:t>
              </w:r>
            </w:ins>
          </w:p>
        </w:tc>
        <w:tc>
          <w:tcPr>
            <w:tcW w:w="1139" w:type="dxa"/>
          </w:tcPr>
          <w:p w14:paraId="38845E1B" w14:textId="5F4D4917" w:rsidR="009A4C35" w:rsidRDefault="009A4C35" w:rsidP="00C15E12">
            <w:pPr>
              <w:cnfStyle w:val="000000000000" w:firstRow="0" w:lastRow="0" w:firstColumn="0" w:lastColumn="0" w:oddVBand="0" w:evenVBand="0" w:oddHBand="0" w:evenHBand="0" w:firstRowFirstColumn="0" w:firstRowLastColumn="0" w:lastRowFirstColumn="0" w:lastRowLastColumn="0"/>
              <w:rPr>
                <w:ins w:id="2620" w:author="Gareth Pateman" w:date="2018-04-05T15:22:00Z"/>
                <w:sz w:val="20"/>
              </w:rPr>
            </w:pPr>
            <w:ins w:id="2621" w:author="Gareth Pateman" w:date="2018-04-05T15:26:00Z">
              <w:r>
                <w:rPr>
                  <w:sz w:val="20"/>
                </w:rPr>
                <w:t>String</w:t>
              </w:r>
            </w:ins>
          </w:p>
        </w:tc>
        <w:tc>
          <w:tcPr>
            <w:tcW w:w="2434" w:type="dxa"/>
          </w:tcPr>
          <w:p w14:paraId="491B0A86" w14:textId="25E0D593" w:rsidR="009A4C35" w:rsidRDefault="009A4C35" w:rsidP="00C15E12">
            <w:pPr>
              <w:cnfStyle w:val="000000000000" w:firstRow="0" w:lastRow="0" w:firstColumn="0" w:lastColumn="0" w:oddVBand="0" w:evenVBand="0" w:oddHBand="0" w:evenHBand="0" w:firstRowFirstColumn="0" w:firstRowLastColumn="0" w:lastRowFirstColumn="0" w:lastRowLastColumn="0"/>
              <w:rPr>
                <w:ins w:id="2622" w:author="Gareth Pateman" w:date="2018-04-05T15:22:00Z"/>
                <w:sz w:val="20"/>
              </w:rPr>
            </w:pPr>
            <w:ins w:id="2623" w:author="Gareth Pateman" w:date="2018-04-05T15:26:00Z">
              <w:r>
                <w:rPr>
                  <w:sz w:val="20"/>
                </w:rPr>
                <w:t>Indicates the channel</w:t>
              </w:r>
            </w:ins>
            <w:ins w:id="2624" w:author="Gareth Pateman" w:date="2018-04-05T15:30:00Z">
              <w:r>
                <w:rPr>
                  <w:sz w:val="20"/>
                </w:rPr>
                <w:t>(s)</w:t>
              </w:r>
            </w:ins>
            <w:ins w:id="2625" w:author="Gareth Pateman" w:date="2018-04-05T15:26:00Z">
              <w:r>
                <w:rPr>
                  <w:sz w:val="20"/>
                </w:rPr>
                <w:t xml:space="preserve"> that the </w:t>
              </w:r>
            </w:ins>
            <w:ins w:id="2626" w:author="Gareth Pateman" w:date="2018-04-05T15:27:00Z">
              <w:r>
                <w:rPr>
                  <w:sz w:val="20"/>
                </w:rPr>
                <w:t>code can be redeemed against, e.g. ATM, Merchant</w:t>
              </w:r>
            </w:ins>
            <w:ins w:id="2627" w:author="Gareth Pateman" w:date="2018-04-05T15:30:00Z">
              <w:r>
                <w:rPr>
                  <w:sz w:val="20"/>
                </w:rPr>
                <w:t>, etc..</w:t>
              </w:r>
            </w:ins>
          </w:p>
        </w:tc>
        <w:tc>
          <w:tcPr>
            <w:tcW w:w="708" w:type="dxa"/>
          </w:tcPr>
          <w:p w14:paraId="3A77FFA4" w14:textId="77777777" w:rsidR="009A4C35" w:rsidRPr="00536948" w:rsidRDefault="009A4C35" w:rsidP="009A4C35">
            <w:pPr>
              <w:jc w:val="center"/>
              <w:cnfStyle w:val="000000000000" w:firstRow="0" w:lastRow="0" w:firstColumn="0" w:lastColumn="0" w:oddVBand="0" w:evenVBand="0" w:oddHBand="0" w:evenHBand="0" w:firstRowFirstColumn="0" w:firstRowLastColumn="0" w:lastRowFirstColumn="0" w:lastRowLastColumn="0"/>
              <w:rPr>
                <w:ins w:id="2628" w:author="Gareth Pateman" w:date="2018-04-05T15:26:00Z"/>
                <w:sz w:val="20"/>
              </w:rPr>
            </w:pPr>
            <w:ins w:id="2629" w:author="Gareth Pateman" w:date="2018-04-05T15:26:00Z">
              <w:r w:rsidRPr="00E42E58">
                <w:rPr>
                  <w:rFonts w:ascii="Wingdings" w:hAnsi="Wingdings" w:cs="Wingdings"/>
                  <w:sz w:val="20"/>
                </w:rPr>
                <w:t></w:t>
              </w:r>
              <w:r>
                <w:rPr>
                  <w:sz w:val="20"/>
                </w:rPr>
                <w:t>O</w:t>
              </w:r>
            </w:ins>
          </w:p>
          <w:p w14:paraId="2D6F92EB" w14:textId="28971B95" w:rsidR="009A4C35" w:rsidRPr="00E42E58" w:rsidRDefault="009A4C35" w:rsidP="009A4C35">
            <w:pPr>
              <w:jc w:val="center"/>
              <w:cnfStyle w:val="000000000000" w:firstRow="0" w:lastRow="0" w:firstColumn="0" w:lastColumn="0" w:oddVBand="0" w:evenVBand="0" w:oddHBand="0" w:evenHBand="0" w:firstRowFirstColumn="0" w:firstRowLastColumn="0" w:lastRowFirstColumn="0" w:lastRowLastColumn="0"/>
              <w:rPr>
                <w:ins w:id="2630" w:author="Gareth Pateman" w:date="2018-04-05T15:22:00Z"/>
                <w:rFonts w:ascii="Wingdings" w:hAnsi="Wingdings" w:cs="Wingdings"/>
                <w:sz w:val="20"/>
              </w:rPr>
            </w:pPr>
            <w:ins w:id="2631" w:author="Gareth Pateman" w:date="2018-04-05T15:26:00Z">
              <w:r w:rsidRPr="00B52FC7">
                <w:rPr>
                  <w:rFonts w:ascii="Wingdings" w:hAnsi="Wingdings" w:cs="Wingdings"/>
                  <w:sz w:val="20"/>
                </w:rPr>
                <w:t></w:t>
              </w:r>
              <w:r>
                <w:rPr>
                  <w:rFonts w:cs="Wingdings"/>
                  <w:sz w:val="20"/>
                </w:rPr>
                <w:t>O</w:t>
              </w:r>
            </w:ins>
          </w:p>
        </w:tc>
        <w:tc>
          <w:tcPr>
            <w:tcW w:w="1418" w:type="dxa"/>
          </w:tcPr>
          <w:p w14:paraId="2C640BDA" w14:textId="6193F22A" w:rsidR="009A4C35" w:rsidRPr="00D267CA" w:rsidRDefault="0035075C" w:rsidP="00C15E12">
            <w:pPr>
              <w:cnfStyle w:val="000000000000" w:firstRow="0" w:lastRow="0" w:firstColumn="0" w:lastColumn="0" w:oddVBand="0" w:evenVBand="0" w:oddHBand="0" w:evenHBand="0" w:firstRowFirstColumn="0" w:firstRowLastColumn="0" w:lastRowFirstColumn="0" w:lastRowLastColumn="0"/>
              <w:rPr>
                <w:ins w:id="2632" w:author="Gareth Pateman" w:date="2018-04-05T15:22:00Z"/>
                <w:sz w:val="20"/>
              </w:rPr>
            </w:pPr>
            <w:ins w:id="2633" w:author="Gareth Pateman" w:date="2018-04-05T16:03:00Z">
              <w:r>
                <w:rPr>
                  <w:sz w:val="20"/>
                </w:rPr>
                <w:fldChar w:fldCharType="begin"/>
              </w:r>
              <w:r>
                <w:rPr>
                  <w:sz w:val="20"/>
                </w:rPr>
                <w:instrText xml:space="preserve"> HYPERLINK  \l "_Channel_Types_Object" </w:instrText>
              </w:r>
              <w:r>
                <w:rPr>
                  <w:sz w:val="20"/>
                </w:rPr>
                <w:fldChar w:fldCharType="separate"/>
              </w:r>
              <w:r w:rsidRPr="0035075C">
                <w:rPr>
                  <w:rStyle w:val="Hyperlink"/>
                  <w:sz w:val="20"/>
                </w:rPr>
                <w:t>Channel Types Object</w:t>
              </w:r>
              <w:r>
                <w:rPr>
                  <w:sz w:val="20"/>
                </w:rPr>
                <w:fldChar w:fldCharType="end"/>
              </w:r>
            </w:ins>
          </w:p>
        </w:tc>
        <w:tc>
          <w:tcPr>
            <w:tcW w:w="2117" w:type="dxa"/>
          </w:tcPr>
          <w:p w14:paraId="152772CE" w14:textId="77777777" w:rsidR="009A4C35" w:rsidRDefault="009A4C35" w:rsidP="0048325D">
            <w:pPr>
              <w:cnfStyle w:val="000000000000" w:firstRow="0" w:lastRow="0" w:firstColumn="0" w:lastColumn="0" w:oddVBand="0" w:evenVBand="0" w:oddHBand="0" w:evenHBand="0" w:firstRowFirstColumn="0" w:firstRowLastColumn="0" w:lastRowFirstColumn="0" w:lastRowLastColumn="0"/>
              <w:rPr>
                <w:ins w:id="2634" w:author="Gareth Pateman" w:date="2018-04-05T15:22:00Z"/>
                <w:sz w:val="20"/>
              </w:rPr>
            </w:pPr>
          </w:p>
        </w:tc>
      </w:tr>
      <w:tr w:rsidR="009A4C35" w:rsidRPr="00D267CA" w14:paraId="2A3B5A17" w14:textId="77777777" w:rsidTr="009B0C5E">
        <w:trPr>
          <w:cnfStyle w:val="000000100000" w:firstRow="0" w:lastRow="0" w:firstColumn="0" w:lastColumn="0" w:oddVBand="0" w:evenVBand="0" w:oddHBand="1" w:evenHBand="0" w:firstRowFirstColumn="0" w:firstRowLastColumn="0" w:lastRowFirstColumn="0" w:lastRowLastColumn="0"/>
          <w:ins w:id="2635" w:author="Gareth Pateman" w:date="2018-04-05T15:22:00Z"/>
        </w:trPr>
        <w:tc>
          <w:tcPr>
            <w:cnfStyle w:val="001000000000" w:firstRow="0" w:lastRow="0" w:firstColumn="1" w:lastColumn="0" w:oddVBand="0" w:evenVBand="0" w:oddHBand="0" w:evenHBand="0" w:firstRowFirstColumn="0" w:firstRowLastColumn="0" w:lastRowFirstColumn="0" w:lastRowLastColumn="0"/>
            <w:tcW w:w="1384" w:type="dxa"/>
          </w:tcPr>
          <w:p w14:paraId="21A6526B" w14:textId="069C0B8A" w:rsidR="009A4C35" w:rsidRDefault="009B0C5E" w:rsidP="00C15E12">
            <w:pPr>
              <w:rPr>
                <w:ins w:id="2636" w:author="Gareth Pateman" w:date="2018-04-05T15:22:00Z"/>
                <w:b w:val="0"/>
                <w:sz w:val="20"/>
              </w:rPr>
            </w:pPr>
            <w:r>
              <w:rPr>
                <w:b w:val="0"/>
                <w:sz w:val="20"/>
              </w:rPr>
              <w:t>r</w:t>
            </w:r>
            <w:ins w:id="2637" w:author="Gareth Pateman" w:date="2018-04-05T15:28:00Z">
              <w:r w:rsidR="009A4C35">
                <w:rPr>
                  <w:b w:val="0"/>
                  <w:sz w:val="20"/>
                </w:rPr>
                <w:t>edemptionTransactionType</w:t>
              </w:r>
            </w:ins>
            <w:ins w:id="2638" w:author="Gareth Pateman" w:date="2018-04-06T12:42:00Z">
              <w:r w:rsidR="00E71425">
                <w:rPr>
                  <w:b w:val="0"/>
                  <w:sz w:val="20"/>
                </w:rPr>
                <w:t>s</w:t>
              </w:r>
            </w:ins>
          </w:p>
        </w:tc>
        <w:tc>
          <w:tcPr>
            <w:tcW w:w="1139" w:type="dxa"/>
          </w:tcPr>
          <w:p w14:paraId="04B48766" w14:textId="345DDDFD" w:rsidR="009A4C35" w:rsidRDefault="009A4C35" w:rsidP="00C15E12">
            <w:pPr>
              <w:cnfStyle w:val="000000100000" w:firstRow="0" w:lastRow="0" w:firstColumn="0" w:lastColumn="0" w:oddVBand="0" w:evenVBand="0" w:oddHBand="1" w:evenHBand="0" w:firstRowFirstColumn="0" w:firstRowLastColumn="0" w:lastRowFirstColumn="0" w:lastRowLastColumn="0"/>
              <w:rPr>
                <w:ins w:id="2639" w:author="Gareth Pateman" w:date="2018-04-05T15:22:00Z"/>
                <w:sz w:val="20"/>
              </w:rPr>
            </w:pPr>
            <w:ins w:id="2640" w:author="Gareth Pateman" w:date="2018-04-05T15:28:00Z">
              <w:r>
                <w:rPr>
                  <w:sz w:val="20"/>
                </w:rPr>
                <w:t>String</w:t>
              </w:r>
            </w:ins>
          </w:p>
        </w:tc>
        <w:tc>
          <w:tcPr>
            <w:tcW w:w="2434" w:type="dxa"/>
          </w:tcPr>
          <w:p w14:paraId="1CBB1432" w14:textId="73A3A5B2" w:rsidR="009A4C35" w:rsidRDefault="009A4C35" w:rsidP="00C15E12">
            <w:pPr>
              <w:cnfStyle w:val="000000100000" w:firstRow="0" w:lastRow="0" w:firstColumn="0" w:lastColumn="0" w:oddVBand="0" w:evenVBand="0" w:oddHBand="1" w:evenHBand="0" w:firstRowFirstColumn="0" w:firstRowLastColumn="0" w:lastRowFirstColumn="0" w:lastRowLastColumn="0"/>
              <w:rPr>
                <w:ins w:id="2641" w:author="Gareth Pateman" w:date="2018-04-05T15:22:00Z"/>
                <w:sz w:val="20"/>
              </w:rPr>
            </w:pPr>
            <w:ins w:id="2642" w:author="Gareth Pateman" w:date="2018-04-05T15:29:00Z">
              <w:r>
                <w:rPr>
                  <w:sz w:val="20"/>
                </w:rPr>
                <w:t xml:space="preserve">Indicates the Transaction Types(s) that the code can be redeemed against. </w:t>
              </w:r>
            </w:ins>
          </w:p>
        </w:tc>
        <w:tc>
          <w:tcPr>
            <w:tcW w:w="708" w:type="dxa"/>
          </w:tcPr>
          <w:p w14:paraId="4946E3A5" w14:textId="77777777" w:rsidR="00930057" w:rsidRPr="00536948" w:rsidRDefault="00930057" w:rsidP="00930057">
            <w:pPr>
              <w:jc w:val="center"/>
              <w:cnfStyle w:val="000000100000" w:firstRow="0" w:lastRow="0" w:firstColumn="0" w:lastColumn="0" w:oddVBand="0" w:evenVBand="0" w:oddHBand="1" w:evenHBand="0" w:firstRowFirstColumn="0" w:firstRowLastColumn="0" w:lastRowFirstColumn="0" w:lastRowLastColumn="0"/>
              <w:rPr>
                <w:ins w:id="2643" w:author="Gareth Pateman" w:date="2018-04-05T15:42:00Z"/>
                <w:sz w:val="20"/>
              </w:rPr>
            </w:pPr>
            <w:ins w:id="2644" w:author="Gareth Pateman" w:date="2018-04-05T15:42:00Z">
              <w:r w:rsidRPr="00E42E58">
                <w:rPr>
                  <w:rFonts w:ascii="Wingdings" w:hAnsi="Wingdings" w:cs="Wingdings"/>
                  <w:sz w:val="20"/>
                </w:rPr>
                <w:t></w:t>
              </w:r>
              <w:r>
                <w:rPr>
                  <w:sz w:val="20"/>
                </w:rPr>
                <w:t>O</w:t>
              </w:r>
            </w:ins>
          </w:p>
          <w:p w14:paraId="50028839" w14:textId="3F98186B" w:rsidR="009A4C35" w:rsidRPr="00E42E58" w:rsidRDefault="00930057" w:rsidP="00930057">
            <w:pPr>
              <w:jc w:val="center"/>
              <w:cnfStyle w:val="000000100000" w:firstRow="0" w:lastRow="0" w:firstColumn="0" w:lastColumn="0" w:oddVBand="0" w:evenVBand="0" w:oddHBand="1" w:evenHBand="0" w:firstRowFirstColumn="0" w:firstRowLastColumn="0" w:lastRowFirstColumn="0" w:lastRowLastColumn="0"/>
              <w:rPr>
                <w:ins w:id="2645" w:author="Gareth Pateman" w:date="2018-04-05T15:22:00Z"/>
                <w:rFonts w:ascii="Wingdings" w:hAnsi="Wingdings" w:cs="Wingdings"/>
                <w:sz w:val="20"/>
              </w:rPr>
            </w:pPr>
            <w:ins w:id="2646" w:author="Gareth Pateman" w:date="2018-04-05T15:42:00Z">
              <w:r w:rsidRPr="00B52FC7">
                <w:rPr>
                  <w:rFonts w:ascii="Wingdings" w:hAnsi="Wingdings" w:cs="Wingdings"/>
                  <w:sz w:val="20"/>
                </w:rPr>
                <w:t></w:t>
              </w:r>
              <w:r>
                <w:rPr>
                  <w:rFonts w:cs="Wingdings"/>
                  <w:sz w:val="20"/>
                </w:rPr>
                <w:t>O</w:t>
              </w:r>
            </w:ins>
          </w:p>
        </w:tc>
        <w:tc>
          <w:tcPr>
            <w:tcW w:w="1418" w:type="dxa"/>
          </w:tcPr>
          <w:p w14:paraId="0C30C62E" w14:textId="2D41E2BA" w:rsidR="009A4C35" w:rsidRPr="00D267CA" w:rsidRDefault="0035075C" w:rsidP="00C15E12">
            <w:pPr>
              <w:cnfStyle w:val="000000100000" w:firstRow="0" w:lastRow="0" w:firstColumn="0" w:lastColumn="0" w:oddVBand="0" w:evenVBand="0" w:oddHBand="1" w:evenHBand="0" w:firstRowFirstColumn="0" w:firstRowLastColumn="0" w:lastRowFirstColumn="0" w:lastRowLastColumn="0"/>
              <w:rPr>
                <w:ins w:id="2647" w:author="Gareth Pateman" w:date="2018-04-05T15:22:00Z"/>
                <w:sz w:val="20"/>
              </w:rPr>
            </w:pPr>
            <w:ins w:id="2648" w:author="Gareth Pateman" w:date="2018-04-05T16:03:00Z">
              <w:r>
                <w:rPr>
                  <w:sz w:val="20"/>
                </w:rPr>
                <w:fldChar w:fldCharType="begin"/>
              </w:r>
              <w:r>
                <w:rPr>
                  <w:sz w:val="20"/>
                </w:rPr>
                <w:instrText xml:space="preserve"> HYPERLINK  \l "_Transaction_Types_Object" </w:instrText>
              </w:r>
              <w:r>
                <w:rPr>
                  <w:sz w:val="20"/>
                </w:rPr>
                <w:fldChar w:fldCharType="separate"/>
              </w:r>
              <w:r w:rsidRPr="0035075C">
                <w:rPr>
                  <w:rStyle w:val="Hyperlink"/>
                  <w:sz w:val="20"/>
                </w:rPr>
                <w:t>Transaction Types Object</w:t>
              </w:r>
              <w:r>
                <w:rPr>
                  <w:sz w:val="20"/>
                </w:rPr>
                <w:fldChar w:fldCharType="end"/>
              </w:r>
            </w:ins>
          </w:p>
        </w:tc>
        <w:tc>
          <w:tcPr>
            <w:tcW w:w="2117" w:type="dxa"/>
          </w:tcPr>
          <w:p w14:paraId="462F9386" w14:textId="77777777" w:rsidR="009A4C35" w:rsidRDefault="009A4C35" w:rsidP="0048325D">
            <w:pPr>
              <w:cnfStyle w:val="000000100000" w:firstRow="0" w:lastRow="0" w:firstColumn="0" w:lastColumn="0" w:oddVBand="0" w:evenVBand="0" w:oddHBand="1" w:evenHBand="0" w:firstRowFirstColumn="0" w:firstRowLastColumn="0" w:lastRowFirstColumn="0" w:lastRowLastColumn="0"/>
              <w:rPr>
                <w:ins w:id="2649" w:author="Gareth Pateman" w:date="2018-04-05T15:22:00Z"/>
                <w:sz w:val="20"/>
              </w:rPr>
            </w:pPr>
          </w:p>
        </w:tc>
      </w:tr>
      <w:tr w:rsidR="00930057" w:rsidRPr="00D267CA" w14:paraId="6A9057F5" w14:textId="77777777" w:rsidTr="009B0C5E">
        <w:trPr>
          <w:ins w:id="2650" w:author="Gareth Pateman" w:date="2018-04-05T14:09:00Z"/>
        </w:trPr>
        <w:tc>
          <w:tcPr>
            <w:cnfStyle w:val="001000000000" w:firstRow="0" w:lastRow="0" w:firstColumn="1" w:lastColumn="0" w:oddVBand="0" w:evenVBand="0" w:oddHBand="0" w:evenHBand="0" w:firstRowFirstColumn="0" w:firstRowLastColumn="0" w:lastRowFirstColumn="0" w:lastRowLastColumn="0"/>
            <w:tcW w:w="1384" w:type="dxa"/>
          </w:tcPr>
          <w:p w14:paraId="5BCFEE33" w14:textId="4811F442" w:rsidR="00C15E12" w:rsidRPr="00930057" w:rsidRDefault="009B0C5E" w:rsidP="00C15E12">
            <w:pPr>
              <w:rPr>
                <w:ins w:id="2651" w:author="Gareth Pateman" w:date="2018-04-05T14:09:00Z"/>
                <w:b w:val="0"/>
                <w:sz w:val="20"/>
              </w:rPr>
            </w:pPr>
            <w:r>
              <w:rPr>
                <w:b w:val="0"/>
                <w:sz w:val="20"/>
              </w:rPr>
              <w:t>r</w:t>
            </w:r>
            <w:ins w:id="2652" w:author="Gareth Pateman" w:date="2018-04-05T15:37:00Z">
              <w:r w:rsidR="00930057">
                <w:rPr>
                  <w:b w:val="0"/>
                  <w:sz w:val="20"/>
                </w:rPr>
                <w:t>edemption</w:t>
              </w:r>
            </w:ins>
            <w:ins w:id="2653" w:author="Gareth Pateman" w:date="2018-04-05T14:09:00Z">
              <w:r w:rsidR="00C15E12" w:rsidRPr="009B0C5E">
                <w:rPr>
                  <w:b w:val="0"/>
                  <w:sz w:val="20"/>
                </w:rPr>
                <w:t>AccountIdentifier</w:t>
              </w:r>
            </w:ins>
            <w:ins w:id="2654" w:author="Gareth Pateman" w:date="2018-04-06T12:43:00Z">
              <w:r w:rsidR="00E71425" w:rsidRPr="009B0C5E">
                <w:rPr>
                  <w:b w:val="0"/>
                  <w:sz w:val="20"/>
                </w:rPr>
                <w:t>s</w:t>
              </w:r>
            </w:ins>
          </w:p>
        </w:tc>
        <w:tc>
          <w:tcPr>
            <w:tcW w:w="1139" w:type="dxa"/>
          </w:tcPr>
          <w:p w14:paraId="52F1FD5B" w14:textId="77777777" w:rsidR="00C15E12" w:rsidRDefault="00C15E12" w:rsidP="00C15E12">
            <w:pPr>
              <w:cnfStyle w:val="000000000000" w:firstRow="0" w:lastRow="0" w:firstColumn="0" w:lastColumn="0" w:oddVBand="0" w:evenVBand="0" w:oddHBand="0" w:evenHBand="0" w:firstRowFirstColumn="0" w:firstRowLastColumn="0" w:lastRowFirstColumn="0" w:lastRowLastColumn="0"/>
              <w:rPr>
                <w:ins w:id="2655" w:author="Gareth Pateman" w:date="2018-04-05T14:09:00Z"/>
                <w:sz w:val="20"/>
              </w:rPr>
            </w:pPr>
            <w:ins w:id="2656" w:author="Gareth Pateman" w:date="2018-04-05T14:09:00Z">
              <w:r>
                <w:rPr>
                  <w:sz w:val="20"/>
                </w:rPr>
                <w:t>Reference Array</w:t>
              </w:r>
            </w:ins>
          </w:p>
        </w:tc>
        <w:tc>
          <w:tcPr>
            <w:tcW w:w="2434" w:type="dxa"/>
          </w:tcPr>
          <w:p w14:paraId="28917C4E" w14:textId="32BA777B" w:rsidR="00C15E12" w:rsidRDefault="00C15E12" w:rsidP="00C15E12">
            <w:pPr>
              <w:cnfStyle w:val="000000000000" w:firstRow="0" w:lastRow="0" w:firstColumn="0" w:lastColumn="0" w:oddVBand="0" w:evenVBand="0" w:oddHBand="0" w:evenHBand="0" w:firstRowFirstColumn="0" w:firstRowLastColumn="0" w:lastRowFirstColumn="0" w:lastRowLastColumn="0"/>
              <w:rPr>
                <w:ins w:id="2657" w:author="Gareth Pateman" w:date="2018-04-05T14:09:00Z"/>
                <w:sz w:val="20"/>
              </w:rPr>
            </w:pPr>
            <w:ins w:id="2658" w:author="Gareth Pateman" w:date="2018-04-05T14:09:00Z">
              <w:r>
                <w:rPr>
                  <w:sz w:val="20"/>
                </w:rPr>
                <w:t>A series of key/value pairs that identify the  account</w:t>
              </w:r>
            </w:ins>
            <w:ins w:id="2659" w:author="Gareth Pateman" w:date="2018-04-05T15:38:00Z">
              <w:r w:rsidR="00930057">
                <w:rPr>
                  <w:sz w:val="20"/>
                </w:rPr>
                <w:t xml:space="preserve"> where the code must be redeemed. </w:t>
              </w:r>
            </w:ins>
            <w:ins w:id="2660" w:author="Gareth Pateman" w:date="2018-04-05T15:39:00Z">
              <w:r w:rsidR="00930057">
                <w:rPr>
                  <w:sz w:val="20"/>
                </w:rPr>
                <w:t>Only needed if the redemption account needs to be explicity stated.</w:t>
              </w:r>
            </w:ins>
          </w:p>
        </w:tc>
        <w:tc>
          <w:tcPr>
            <w:tcW w:w="708" w:type="dxa"/>
          </w:tcPr>
          <w:p w14:paraId="705A738E" w14:textId="6A154DC0" w:rsidR="00C15E12" w:rsidRPr="00536948" w:rsidRDefault="00C15E12" w:rsidP="00C15E12">
            <w:pPr>
              <w:jc w:val="center"/>
              <w:cnfStyle w:val="000000000000" w:firstRow="0" w:lastRow="0" w:firstColumn="0" w:lastColumn="0" w:oddVBand="0" w:evenVBand="0" w:oddHBand="0" w:evenHBand="0" w:firstRowFirstColumn="0" w:firstRowLastColumn="0" w:lastRowFirstColumn="0" w:lastRowLastColumn="0"/>
              <w:rPr>
                <w:ins w:id="2661" w:author="Gareth Pateman" w:date="2018-04-05T14:09:00Z"/>
                <w:sz w:val="20"/>
              </w:rPr>
            </w:pPr>
            <w:ins w:id="2662" w:author="Gareth Pateman" w:date="2018-04-05T14:09:00Z">
              <w:r w:rsidRPr="00E42E58">
                <w:rPr>
                  <w:rFonts w:ascii="Wingdings" w:hAnsi="Wingdings" w:cs="Wingdings"/>
                  <w:sz w:val="20"/>
                </w:rPr>
                <w:t></w:t>
              </w:r>
            </w:ins>
            <w:ins w:id="2663" w:author="Gareth Pateman" w:date="2018-04-05T15:38:00Z">
              <w:r w:rsidR="00930057">
                <w:rPr>
                  <w:sz w:val="20"/>
                </w:rPr>
                <w:t>O</w:t>
              </w:r>
            </w:ins>
          </w:p>
          <w:p w14:paraId="591009C4" w14:textId="1F26A241" w:rsidR="00C15E12" w:rsidRPr="00E42E58" w:rsidRDefault="00C15E12" w:rsidP="00C15E12">
            <w:pPr>
              <w:jc w:val="center"/>
              <w:cnfStyle w:val="000000000000" w:firstRow="0" w:lastRow="0" w:firstColumn="0" w:lastColumn="0" w:oddVBand="0" w:evenVBand="0" w:oddHBand="0" w:evenHBand="0" w:firstRowFirstColumn="0" w:firstRowLastColumn="0" w:lastRowFirstColumn="0" w:lastRowLastColumn="0"/>
              <w:rPr>
                <w:ins w:id="2664" w:author="Gareth Pateman" w:date="2018-04-05T14:09:00Z"/>
                <w:rFonts w:ascii="Wingdings" w:hAnsi="Wingdings" w:cs="Wingdings"/>
                <w:sz w:val="20"/>
              </w:rPr>
            </w:pPr>
            <w:ins w:id="2665" w:author="Gareth Pateman" w:date="2018-04-05T14:09:00Z">
              <w:r w:rsidRPr="00B52FC7">
                <w:rPr>
                  <w:rFonts w:ascii="Wingdings" w:hAnsi="Wingdings" w:cs="Wingdings"/>
                  <w:sz w:val="20"/>
                </w:rPr>
                <w:t></w:t>
              </w:r>
            </w:ins>
            <w:ins w:id="2666" w:author="Gareth Pateman" w:date="2018-04-05T15:38:00Z">
              <w:r w:rsidR="00930057">
                <w:rPr>
                  <w:rFonts w:cs="Wingdings"/>
                  <w:sz w:val="20"/>
                </w:rPr>
                <w:t>O</w:t>
              </w:r>
            </w:ins>
          </w:p>
        </w:tc>
        <w:tc>
          <w:tcPr>
            <w:tcW w:w="1418" w:type="dxa"/>
          </w:tcPr>
          <w:p w14:paraId="575395B8" w14:textId="77777777" w:rsidR="00C15E12" w:rsidRPr="00EC25D5" w:rsidRDefault="00C15E12" w:rsidP="00C15E12">
            <w:pPr>
              <w:cnfStyle w:val="000000000000" w:firstRow="0" w:lastRow="0" w:firstColumn="0" w:lastColumn="0" w:oddVBand="0" w:evenVBand="0" w:oddHBand="0" w:evenHBand="0" w:firstRowFirstColumn="0" w:firstRowLastColumn="0" w:lastRowFirstColumn="0" w:lastRowLastColumn="0"/>
              <w:rPr>
                <w:ins w:id="2667" w:author="Gareth Pateman" w:date="2018-04-05T14:09:00Z"/>
                <w:sz w:val="20"/>
                <w:szCs w:val="20"/>
              </w:rPr>
            </w:pPr>
            <w:ins w:id="2668" w:author="Gareth Pateman" w:date="2018-04-05T14:09:00Z">
              <w:r>
                <w:fldChar w:fldCharType="begin"/>
              </w:r>
              <w:r>
                <w:instrText xml:space="preserve"> HYPERLINK \l "_Account_Identifiers_Object" </w:instrText>
              </w:r>
              <w:r>
                <w:fldChar w:fldCharType="separate"/>
              </w:r>
              <w:r w:rsidRPr="002F254C">
                <w:rPr>
                  <w:rStyle w:val="Hyperlink"/>
                  <w:sz w:val="20"/>
                </w:rPr>
                <w:t>Account Identifiers</w:t>
              </w:r>
              <w:r>
                <w:rPr>
                  <w:rStyle w:val="Hyperlink"/>
                  <w:sz w:val="20"/>
                </w:rPr>
                <w:fldChar w:fldCharType="end"/>
              </w:r>
              <w:r w:rsidRPr="00553C1C">
                <w:rPr>
                  <w:sz w:val="20"/>
                </w:rPr>
                <w:t xml:space="preserve"> </w:t>
              </w:r>
            </w:ins>
          </w:p>
        </w:tc>
        <w:tc>
          <w:tcPr>
            <w:tcW w:w="2117" w:type="dxa"/>
          </w:tcPr>
          <w:p w14:paraId="3CA394CD" w14:textId="77777777" w:rsidR="00C15E12" w:rsidRDefault="00C15E12" w:rsidP="00C15E12">
            <w:pPr>
              <w:cnfStyle w:val="000000000000" w:firstRow="0" w:lastRow="0" w:firstColumn="0" w:lastColumn="0" w:oddVBand="0" w:evenVBand="0" w:oddHBand="0" w:evenHBand="0" w:firstRowFirstColumn="0" w:firstRowLastColumn="0" w:lastRowFirstColumn="0" w:lastRowLastColumn="0"/>
              <w:rPr>
                <w:ins w:id="2669" w:author="Gareth Pateman" w:date="2018-04-05T14:09:00Z"/>
                <w:sz w:val="20"/>
              </w:rPr>
            </w:pPr>
          </w:p>
        </w:tc>
      </w:tr>
      <w:tr w:rsidR="00A22911" w:rsidRPr="00D267CA" w14:paraId="053ED999" w14:textId="77777777" w:rsidTr="009B0C5E">
        <w:trPr>
          <w:cnfStyle w:val="000000100000" w:firstRow="0" w:lastRow="0" w:firstColumn="0" w:lastColumn="0" w:oddVBand="0" w:evenVBand="0" w:oddHBand="1" w:evenHBand="0" w:firstRowFirstColumn="0" w:firstRowLastColumn="0" w:lastRowFirstColumn="0" w:lastRowLastColumn="0"/>
          <w:ins w:id="2670" w:author="Gareth Pateman" w:date="2018-04-06T12:44:00Z"/>
        </w:trPr>
        <w:tc>
          <w:tcPr>
            <w:cnfStyle w:val="001000000000" w:firstRow="0" w:lastRow="0" w:firstColumn="1" w:lastColumn="0" w:oddVBand="0" w:evenVBand="0" w:oddHBand="0" w:evenHBand="0" w:firstRowFirstColumn="0" w:firstRowLastColumn="0" w:lastRowFirstColumn="0" w:lastRowLastColumn="0"/>
            <w:tcW w:w="1384" w:type="dxa"/>
          </w:tcPr>
          <w:p w14:paraId="1815A948" w14:textId="34800EB2" w:rsidR="00A22911" w:rsidRDefault="009B0C5E" w:rsidP="00A22911">
            <w:pPr>
              <w:rPr>
                <w:ins w:id="2671" w:author="Gareth Pateman" w:date="2018-04-06T12:44:00Z"/>
                <w:b w:val="0"/>
                <w:sz w:val="20"/>
              </w:rPr>
            </w:pPr>
            <w:r>
              <w:rPr>
                <w:b w:val="0"/>
                <w:sz w:val="20"/>
              </w:rPr>
              <w:t>m</w:t>
            </w:r>
            <w:ins w:id="2672" w:author="Gareth Pateman" w:date="2018-04-06T12:44:00Z">
              <w:r w:rsidR="00A22911">
                <w:rPr>
                  <w:b w:val="0"/>
                  <w:sz w:val="20"/>
                </w:rPr>
                <w:t>etadata</w:t>
              </w:r>
            </w:ins>
          </w:p>
        </w:tc>
        <w:tc>
          <w:tcPr>
            <w:tcW w:w="1139" w:type="dxa"/>
          </w:tcPr>
          <w:p w14:paraId="120BEC73" w14:textId="4C8BF475" w:rsidR="00A22911" w:rsidRDefault="00A22911" w:rsidP="00A22911">
            <w:pPr>
              <w:cnfStyle w:val="000000100000" w:firstRow="0" w:lastRow="0" w:firstColumn="0" w:lastColumn="0" w:oddVBand="0" w:evenVBand="0" w:oddHBand="1" w:evenHBand="0" w:firstRowFirstColumn="0" w:firstRowLastColumn="0" w:lastRowFirstColumn="0" w:lastRowLastColumn="0"/>
              <w:rPr>
                <w:ins w:id="2673" w:author="Gareth Pateman" w:date="2018-04-06T12:44:00Z"/>
                <w:sz w:val="20"/>
              </w:rPr>
            </w:pPr>
            <w:ins w:id="2674" w:author="Gareth Pateman" w:date="2018-04-06T12:44:00Z">
              <w:r>
                <w:rPr>
                  <w:sz w:val="20"/>
                </w:rPr>
                <w:t>Reference Array</w:t>
              </w:r>
            </w:ins>
          </w:p>
        </w:tc>
        <w:tc>
          <w:tcPr>
            <w:tcW w:w="2434" w:type="dxa"/>
          </w:tcPr>
          <w:p w14:paraId="6E7AC194" w14:textId="5F90D19D" w:rsidR="00A22911" w:rsidRDefault="00A22911" w:rsidP="00A22911">
            <w:pPr>
              <w:cnfStyle w:val="000000100000" w:firstRow="0" w:lastRow="0" w:firstColumn="0" w:lastColumn="0" w:oddVBand="0" w:evenVBand="0" w:oddHBand="1" w:evenHBand="0" w:firstRowFirstColumn="0" w:firstRowLastColumn="0" w:lastRowFirstColumn="0" w:lastRowLastColumn="0"/>
              <w:rPr>
                <w:ins w:id="2675" w:author="Gareth Pateman" w:date="2018-04-06T12:44:00Z"/>
                <w:sz w:val="20"/>
              </w:rPr>
            </w:pPr>
            <w:ins w:id="2676" w:author="Gareth Pateman" w:date="2018-04-06T12:44:00Z">
              <w:r>
                <w:rPr>
                  <w:sz w:val="20"/>
                </w:rPr>
                <w:t>A collection of key/value pairs. These can be used to populate additional transaction properties.</w:t>
              </w:r>
            </w:ins>
          </w:p>
        </w:tc>
        <w:tc>
          <w:tcPr>
            <w:tcW w:w="708" w:type="dxa"/>
          </w:tcPr>
          <w:p w14:paraId="51C64C3A" w14:textId="77777777" w:rsidR="00A22911" w:rsidRPr="00536948" w:rsidRDefault="00A22911" w:rsidP="00A22911">
            <w:pPr>
              <w:cnfStyle w:val="000000100000" w:firstRow="0" w:lastRow="0" w:firstColumn="0" w:lastColumn="0" w:oddVBand="0" w:evenVBand="0" w:oddHBand="1" w:evenHBand="0" w:firstRowFirstColumn="0" w:firstRowLastColumn="0" w:lastRowFirstColumn="0" w:lastRowLastColumn="0"/>
              <w:rPr>
                <w:ins w:id="2677" w:author="Gareth Pateman" w:date="2018-04-06T12:44:00Z"/>
                <w:sz w:val="20"/>
              </w:rPr>
            </w:pPr>
            <w:ins w:id="2678" w:author="Gareth Pateman" w:date="2018-04-06T12:44:00Z">
              <w:r w:rsidRPr="00E42E58">
                <w:rPr>
                  <w:rFonts w:ascii="Wingdings" w:hAnsi="Wingdings" w:cs="Wingdings"/>
                  <w:sz w:val="20"/>
                </w:rPr>
                <w:t></w:t>
              </w:r>
              <w:r w:rsidRPr="00536948">
                <w:rPr>
                  <w:sz w:val="20"/>
                </w:rPr>
                <w:t>O</w:t>
              </w:r>
            </w:ins>
          </w:p>
          <w:p w14:paraId="766147BE" w14:textId="3F671EE4" w:rsidR="00A22911" w:rsidRPr="00E42E58" w:rsidRDefault="00A22911">
            <w:pPr>
              <w:cnfStyle w:val="000000100000" w:firstRow="0" w:lastRow="0" w:firstColumn="0" w:lastColumn="0" w:oddVBand="0" w:evenVBand="0" w:oddHBand="1" w:evenHBand="0" w:firstRowFirstColumn="0" w:firstRowLastColumn="0" w:lastRowFirstColumn="0" w:lastRowLastColumn="0"/>
              <w:rPr>
                <w:ins w:id="2679" w:author="Gareth Pateman" w:date="2018-04-06T12:44:00Z"/>
                <w:rFonts w:ascii="Wingdings" w:hAnsi="Wingdings" w:cs="Wingdings"/>
                <w:sz w:val="20"/>
              </w:rPr>
              <w:pPrChange w:id="2680" w:author="Gareth Pateman" w:date="2018-04-06T12:44:00Z">
                <w:pPr>
                  <w:jc w:val="center"/>
                  <w:cnfStyle w:val="000000100000" w:firstRow="0" w:lastRow="0" w:firstColumn="0" w:lastColumn="0" w:oddVBand="0" w:evenVBand="0" w:oddHBand="1" w:evenHBand="0" w:firstRowFirstColumn="0" w:firstRowLastColumn="0" w:lastRowFirstColumn="0" w:lastRowLastColumn="0"/>
                </w:pPr>
              </w:pPrChange>
            </w:pPr>
            <w:ins w:id="2681" w:author="Gareth Pateman" w:date="2018-04-06T12:44:00Z">
              <w:r w:rsidRPr="00B52FC7">
                <w:rPr>
                  <w:rFonts w:ascii="Wingdings" w:hAnsi="Wingdings" w:cs="Wingdings"/>
                  <w:sz w:val="20"/>
                </w:rPr>
                <w:t></w:t>
              </w:r>
              <w:r w:rsidRPr="00B52FC7">
                <w:rPr>
                  <w:rFonts w:cs="Wingdings"/>
                  <w:sz w:val="20"/>
                </w:rPr>
                <w:t>O</w:t>
              </w:r>
              <w:r w:rsidRPr="00536948" w:rsidDel="00536948">
                <w:rPr>
                  <w:sz w:val="20"/>
                </w:rPr>
                <w:t xml:space="preserve"> </w:t>
              </w:r>
            </w:ins>
          </w:p>
        </w:tc>
        <w:tc>
          <w:tcPr>
            <w:tcW w:w="1418" w:type="dxa"/>
          </w:tcPr>
          <w:p w14:paraId="0D0A4354" w14:textId="7218F827" w:rsidR="00A22911" w:rsidRDefault="00A22911" w:rsidP="00A22911">
            <w:pPr>
              <w:cnfStyle w:val="000000100000" w:firstRow="0" w:lastRow="0" w:firstColumn="0" w:lastColumn="0" w:oddVBand="0" w:evenVBand="0" w:oddHBand="1" w:evenHBand="0" w:firstRowFirstColumn="0" w:firstRowLastColumn="0" w:lastRowFirstColumn="0" w:lastRowLastColumn="0"/>
              <w:rPr>
                <w:ins w:id="2682" w:author="Gareth Pateman" w:date="2018-04-06T12:44:00Z"/>
              </w:rPr>
            </w:pPr>
            <w:ins w:id="2683" w:author="Gareth Pateman" w:date="2018-04-06T12:44:00Z">
              <w:r>
                <w:fldChar w:fldCharType="begin"/>
              </w:r>
              <w:r>
                <w:instrText xml:space="preserve"> HYPERLINK \l "_Metadata_Object" </w:instrText>
              </w:r>
              <w:r>
                <w:fldChar w:fldCharType="separate"/>
              </w:r>
              <w:r w:rsidRPr="00E90944">
                <w:rPr>
                  <w:rStyle w:val="Hyperlink"/>
                  <w:sz w:val="20"/>
                  <w:szCs w:val="20"/>
                </w:rPr>
                <w:t>Metadata</w:t>
              </w:r>
              <w:r>
                <w:rPr>
                  <w:rStyle w:val="Hyperlink"/>
                  <w:sz w:val="20"/>
                </w:rPr>
                <w:fldChar w:fldCharType="end"/>
              </w:r>
            </w:ins>
          </w:p>
        </w:tc>
        <w:tc>
          <w:tcPr>
            <w:tcW w:w="2117" w:type="dxa"/>
          </w:tcPr>
          <w:p w14:paraId="5DC5B85E" w14:textId="77777777" w:rsidR="00A22911" w:rsidRDefault="00A22911" w:rsidP="00A22911">
            <w:pPr>
              <w:cnfStyle w:val="000000100000" w:firstRow="0" w:lastRow="0" w:firstColumn="0" w:lastColumn="0" w:oddVBand="0" w:evenVBand="0" w:oddHBand="1" w:evenHBand="0" w:firstRowFirstColumn="0" w:firstRowLastColumn="0" w:lastRowFirstColumn="0" w:lastRowLastColumn="0"/>
              <w:rPr>
                <w:ins w:id="2684" w:author="Gareth Pateman" w:date="2018-04-06T12:44:00Z"/>
                <w:sz w:val="20"/>
              </w:rPr>
            </w:pPr>
          </w:p>
        </w:tc>
      </w:tr>
    </w:tbl>
    <w:p w14:paraId="487FAE15" w14:textId="77777777" w:rsidR="00BA2AB8" w:rsidRDefault="00BA2AB8">
      <w:pPr>
        <w:spacing w:before="0"/>
        <w:jc w:val="left"/>
        <w:rPr>
          <w:ins w:id="2685" w:author="Gareth Pateman [2]" w:date="2017-09-18T09:26:00Z"/>
          <w:szCs w:val="22"/>
          <w:lang w:eastAsia="en-GB" w:bidi="ar-SA"/>
        </w:rPr>
      </w:pPr>
      <w:ins w:id="2686" w:author="Gareth Pateman [2]" w:date="2017-09-18T09:26:00Z">
        <w:r>
          <w:br w:type="page"/>
        </w:r>
      </w:ins>
    </w:p>
    <w:p w14:paraId="7DF03012" w14:textId="77777777" w:rsidR="00A22871" w:rsidDel="00BA2AB8" w:rsidRDefault="00A22871">
      <w:pPr>
        <w:pStyle w:val="NormalParagraph"/>
        <w:rPr>
          <w:del w:id="2687" w:author="Gareth Pateman [2]" w:date="2017-09-18T09:26:00Z"/>
        </w:rPr>
        <w:pPrChange w:id="2688" w:author="Gareth Pateman [2]" w:date="2017-09-18T09:26:00Z">
          <w:pPr/>
        </w:pPrChange>
      </w:pPr>
    </w:p>
    <w:p w14:paraId="14A7CC48" w14:textId="77777777" w:rsidR="00325F6A" w:rsidRDefault="00325F6A">
      <w:pPr>
        <w:pStyle w:val="NormalParagraph"/>
        <w:pPrChange w:id="2689" w:author="Gareth Pateman [2]" w:date="2017-09-18T09:26:00Z">
          <w:pPr>
            <w:pStyle w:val="Heading1"/>
            <w:numPr>
              <w:numId w:val="0"/>
            </w:numPr>
            <w:tabs>
              <w:tab w:val="clear" w:pos="431"/>
            </w:tabs>
            <w:ind w:left="0" w:firstLine="0"/>
          </w:pPr>
        </w:pPrChange>
      </w:pPr>
      <w:bookmarkStart w:id="2690" w:name="_Toc459720561"/>
      <w:bookmarkStart w:id="2691" w:name="_Delivery_Method_API"/>
      <w:bookmarkStart w:id="2692" w:name="_Delivery_Methods_API"/>
      <w:bookmarkStart w:id="2693" w:name="_Supporting_Objects"/>
      <w:bookmarkEnd w:id="2690"/>
      <w:bookmarkEnd w:id="2691"/>
      <w:bookmarkEnd w:id="2692"/>
      <w:bookmarkEnd w:id="2693"/>
    </w:p>
    <w:p w14:paraId="67EE0686" w14:textId="77777777" w:rsidR="00A22871" w:rsidRDefault="00A22871" w:rsidP="002F254C">
      <w:pPr>
        <w:pStyle w:val="Heading1"/>
      </w:pPr>
      <w:bookmarkStart w:id="2694" w:name="_Toc513209461"/>
      <w:r w:rsidRPr="001A1CAD">
        <w:t>Supporting</w:t>
      </w:r>
      <w:r>
        <w:t xml:space="preserve"> Objects</w:t>
      </w:r>
      <w:bookmarkEnd w:id="2694"/>
    </w:p>
    <w:p w14:paraId="317D4103" w14:textId="77777777" w:rsidR="00A22871" w:rsidRDefault="00A22871" w:rsidP="002F254C">
      <w:pPr>
        <w:pStyle w:val="Heading2"/>
      </w:pPr>
      <w:bookmarkStart w:id="2695" w:name="_Transactions_Base_Object"/>
      <w:bookmarkStart w:id="2696" w:name="_Toc453691393"/>
      <w:bookmarkStart w:id="2697" w:name="_Toc453692760"/>
      <w:bookmarkStart w:id="2698" w:name="_Toc453693683"/>
      <w:bookmarkStart w:id="2699" w:name="_Toc453691394"/>
      <w:bookmarkStart w:id="2700" w:name="_Toc453692761"/>
      <w:bookmarkStart w:id="2701" w:name="_Toc453693684"/>
      <w:bookmarkStart w:id="2702" w:name="_Toc453691524"/>
      <w:bookmarkStart w:id="2703" w:name="_Toc453692891"/>
      <w:bookmarkStart w:id="2704" w:name="_Toc453693814"/>
      <w:bookmarkStart w:id="2705" w:name="_International_Transfer_Information"/>
      <w:bookmarkStart w:id="2706" w:name="_Toc513209462"/>
      <w:bookmarkEnd w:id="2695"/>
      <w:bookmarkEnd w:id="2696"/>
      <w:bookmarkEnd w:id="2697"/>
      <w:bookmarkEnd w:id="2698"/>
      <w:bookmarkEnd w:id="2699"/>
      <w:bookmarkEnd w:id="2700"/>
      <w:bookmarkEnd w:id="2701"/>
      <w:bookmarkEnd w:id="2702"/>
      <w:bookmarkEnd w:id="2703"/>
      <w:bookmarkEnd w:id="2704"/>
      <w:bookmarkEnd w:id="2705"/>
      <w:r>
        <w:t>International Transfer Information Object</w:t>
      </w:r>
      <w:bookmarkEnd w:id="2706"/>
    </w:p>
    <w:p w14:paraId="2D33CD02" w14:textId="77777777" w:rsidR="00A22871" w:rsidRDefault="00A22871" w:rsidP="002F254C">
      <w:pPr>
        <w:pStyle w:val="NormalParagraph"/>
      </w:pPr>
      <w:r>
        <w:t>The International Transfer Information object contains details that are specific to international transfers.</w:t>
      </w:r>
    </w:p>
    <w:tbl>
      <w:tblPr>
        <w:tblStyle w:val="PlainTable21"/>
        <w:tblW w:w="9214"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ayout w:type="fixed"/>
        <w:tblLook w:val="04A0" w:firstRow="1" w:lastRow="0" w:firstColumn="1" w:lastColumn="0" w:noHBand="0" w:noVBand="1"/>
      </w:tblPr>
      <w:tblGrid>
        <w:gridCol w:w="1705"/>
        <w:gridCol w:w="1108"/>
        <w:gridCol w:w="2427"/>
        <w:gridCol w:w="1134"/>
        <w:gridCol w:w="1418"/>
        <w:gridCol w:w="1422"/>
        <w:tblGridChange w:id="2707">
          <w:tblGrid>
            <w:gridCol w:w="1276"/>
            <w:gridCol w:w="1749"/>
            <w:gridCol w:w="2376"/>
            <w:gridCol w:w="978"/>
            <w:gridCol w:w="1451"/>
            <w:gridCol w:w="1384"/>
          </w:tblGrid>
        </w:tblGridChange>
      </w:tblGrid>
      <w:tr w:rsidR="00A22871" w:rsidRPr="00D267CA" w14:paraId="0FB244F3" w14:textId="77777777" w:rsidTr="002F254C">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214" w:type="dxa"/>
            <w:gridSpan w:val="6"/>
            <w:shd w:val="clear" w:color="auto" w:fill="F2F2F2" w:themeFill="background1" w:themeFillShade="F2"/>
          </w:tcPr>
          <w:p w14:paraId="374C930E" w14:textId="77777777" w:rsidR="00A22871" w:rsidRPr="00D267CA" w:rsidRDefault="00A22871" w:rsidP="00A22871">
            <w:pPr>
              <w:jc w:val="center"/>
              <w:rPr>
                <w:sz w:val="20"/>
              </w:rPr>
            </w:pPr>
            <w:r>
              <w:rPr>
                <w:sz w:val="28"/>
              </w:rPr>
              <w:t xml:space="preserve">International </w:t>
            </w:r>
            <w:r w:rsidRPr="005115BD">
              <w:rPr>
                <w:sz w:val="28"/>
              </w:rPr>
              <w:t>Trans</w:t>
            </w:r>
            <w:r>
              <w:rPr>
                <w:sz w:val="28"/>
              </w:rPr>
              <w:t xml:space="preserve">fer Information </w:t>
            </w:r>
            <w:r w:rsidRPr="005115BD">
              <w:rPr>
                <w:sz w:val="28"/>
              </w:rPr>
              <w:t>Object Properties</w:t>
            </w:r>
          </w:p>
        </w:tc>
      </w:tr>
      <w:tr w:rsidR="00A22871" w:rsidRPr="00D267CA" w14:paraId="7FAC8E73" w14:textId="77777777" w:rsidTr="009B0C5E">
        <w:tblPrEx>
          <w:tblW w:w="9214"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ayout w:type="fixed"/>
          <w:tblPrExChange w:id="2708" w:author="Gareth Pateman" w:date="2018-04-18T16:22:00Z">
            <w:tblPrEx>
              <w:tblW w:w="9214"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ayout w:type="fixed"/>
            </w:tblPrEx>
          </w:tblPrExChange>
        </w:tblPrEx>
        <w:trPr>
          <w:cnfStyle w:val="000000100000" w:firstRow="0" w:lastRow="0" w:firstColumn="0" w:lastColumn="0" w:oddVBand="0" w:evenVBand="0" w:oddHBand="1" w:evenHBand="0" w:firstRowFirstColumn="0" w:firstRowLastColumn="0" w:lastRowFirstColumn="0" w:lastRowLastColumn="0"/>
          <w:cantSplit/>
          <w:trPrChange w:id="2709" w:author="Gareth Pateman" w:date="2018-04-18T16:22:00Z">
            <w:trPr>
              <w:cantSplit/>
            </w:trPr>
          </w:trPrChange>
        </w:trPr>
        <w:tc>
          <w:tcPr>
            <w:cnfStyle w:val="001000000000" w:firstRow="0" w:lastRow="0" w:firstColumn="1" w:lastColumn="0" w:oddVBand="0" w:evenVBand="0" w:oddHBand="0" w:evenHBand="0" w:firstRowFirstColumn="0" w:firstRowLastColumn="0" w:lastRowFirstColumn="0" w:lastRowLastColumn="0"/>
            <w:tcW w:w="1705" w:type="dxa"/>
            <w:tcPrChange w:id="2710" w:author="Gareth Pateman" w:date="2018-04-18T16:22:00Z">
              <w:tcPr>
                <w:tcW w:w="1276" w:type="dxa"/>
              </w:tcPr>
            </w:tcPrChange>
          </w:tcPr>
          <w:p w14:paraId="450BCEFB" w14:textId="77777777" w:rsidR="00A22871" w:rsidRPr="00195442" w:rsidRDefault="00A22871" w:rsidP="00A22871">
            <w:pPr>
              <w:cnfStyle w:val="001000100000" w:firstRow="0" w:lastRow="0" w:firstColumn="1" w:lastColumn="0" w:oddVBand="0" w:evenVBand="0" w:oddHBand="1" w:evenHBand="0" w:firstRowFirstColumn="0" w:firstRowLastColumn="0" w:lastRowFirstColumn="0" w:lastRowLastColumn="0"/>
              <w:rPr>
                <w:sz w:val="20"/>
              </w:rPr>
            </w:pPr>
            <w:r w:rsidRPr="00195442">
              <w:rPr>
                <w:sz w:val="20"/>
              </w:rPr>
              <w:t>Name</w:t>
            </w:r>
          </w:p>
        </w:tc>
        <w:tc>
          <w:tcPr>
            <w:tcW w:w="1108" w:type="dxa"/>
            <w:tcPrChange w:id="2711" w:author="Gareth Pateman" w:date="2018-04-18T16:22:00Z">
              <w:tcPr>
                <w:tcW w:w="1749" w:type="dxa"/>
              </w:tcPr>
            </w:tcPrChange>
          </w:tcPr>
          <w:p w14:paraId="71104F91"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Type</w:t>
            </w:r>
          </w:p>
        </w:tc>
        <w:tc>
          <w:tcPr>
            <w:tcW w:w="2427" w:type="dxa"/>
            <w:tcPrChange w:id="2712" w:author="Gareth Pateman" w:date="2018-04-18T16:22:00Z">
              <w:tcPr>
                <w:tcW w:w="2376" w:type="dxa"/>
              </w:tcPr>
            </w:tcPrChange>
          </w:tcPr>
          <w:p w14:paraId="19C96C75"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Pr>
                <w:b/>
                <w:sz w:val="20"/>
              </w:rPr>
              <w:t>Description</w:t>
            </w:r>
          </w:p>
        </w:tc>
        <w:tc>
          <w:tcPr>
            <w:tcW w:w="1134" w:type="dxa"/>
            <w:tcPrChange w:id="2713" w:author="Gareth Pateman" w:date="2018-04-18T16:22:00Z">
              <w:tcPr>
                <w:tcW w:w="978" w:type="dxa"/>
              </w:tcPr>
            </w:tcPrChange>
          </w:tcPr>
          <w:p w14:paraId="5F5284DE"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p>
        </w:tc>
        <w:tc>
          <w:tcPr>
            <w:tcW w:w="1418" w:type="dxa"/>
            <w:tcPrChange w:id="2714" w:author="Gareth Pateman" w:date="2018-04-18T16:22:00Z">
              <w:tcPr>
                <w:tcW w:w="1451" w:type="dxa"/>
              </w:tcPr>
            </w:tcPrChange>
          </w:tcPr>
          <w:p w14:paraId="7BC0139C"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Reference</w:t>
            </w:r>
          </w:p>
        </w:tc>
        <w:tc>
          <w:tcPr>
            <w:tcW w:w="1422" w:type="dxa"/>
            <w:tcPrChange w:id="2715" w:author="Gareth Pateman" w:date="2018-04-18T16:22:00Z">
              <w:tcPr>
                <w:tcW w:w="1384" w:type="dxa"/>
              </w:tcPr>
            </w:tcPrChange>
          </w:tcPr>
          <w:p w14:paraId="12BD3525"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Validation</w:t>
            </w:r>
          </w:p>
        </w:tc>
      </w:tr>
      <w:tr w:rsidR="00A22871" w:rsidRPr="00D267CA" w14:paraId="298EA3FF" w14:textId="77777777" w:rsidTr="009B0C5E">
        <w:tblPrEx>
          <w:tblW w:w="9214"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ayout w:type="fixed"/>
          <w:tblPrExChange w:id="2716" w:author="Gareth Pateman" w:date="2018-04-18T16:22:00Z">
            <w:tblPrEx>
              <w:tblW w:w="9214"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ayout w:type="fixed"/>
            </w:tblPrEx>
          </w:tblPrExChange>
        </w:tblPrEx>
        <w:trPr>
          <w:cantSplit/>
          <w:trPrChange w:id="2717" w:author="Gareth Pateman" w:date="2018-04-18T16:22:00Z">
            <w:trPr>
              <w:cantSplit/>
            </w:trPr>
          </w:trPrChange>
        </w:trPr>
        <w:tc>
          <w:tcPr>
            <w:cnfStyle w:val="001000000000" w:firstRow="0" w:lastRow="0" w:firstColumn="1" w:lastColumn="0" w:oddVBand="0" w:evenVBand="0" w:oddHBand="0" w:evenHBand="0" w:firstRowFirstColumn="0" w:firstRowLastColumn="0" w:lastRowFirstColumn="0" w:lastRowLastColumn="0"/>
            <w:tcW w:w="1705" w:type="dxa"/>
            <w:tcPrChange w:id="2718" w:author="Gareth Pateman" w:date="2018-04-18T16:22:00Z">
              <w:tcPr>
                <w:tcW w:w="1276" w:type="dxa"/>
              </w:tcPr>
            </w:tcPrChange>
          </w:tcPr>
          <w:p w14:paraId="19E1D2F5" w14:textId="26FBEBDE" w:rsidR="00A22871" w:rsidRPr="00D267CA" w:rsidRDefault="005F5115" w:rsidP="002F254C">
            <w:pPr>
              <w:jc w:val="left"/>
              <w:rPr>
                <w:b w:val="0"/>
                <w:sz w:val="20"/>
              </w:rPr>
            </w:pPr>
            <w:r>
              <w:rPr>
                <w:b w:val="0"/>
                <w:sz w:val="20"/>
              </w:rPr>
              <w:t>originCountry</w:t>
            </w:r>
          </w:p>
        </w:tc>
        <w:tc>
          <w:tcPr>
            <w:tcW w:w="1108" w:type="dxa"/>
            <w:tcPrChange w:id="2719" w:author="Gareth Pateman" w:date="2018-04-18T16:22:00Z">
              <w:tcPr>
                <w:tcW w:w="1749" w:type="dxa"/>
              </w:tcPr>
            </w:tcPrChange>
          </w:tcPr>
          <w:p w14:paraId="0766BA2E"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2427" w:type="dxa"/>
            <w:tcPrChange w:id="2720" w:author="Gareth Pateman" w:date="2018-04-18T16:22:00Z">
              <w:tcPr>
                <w:tcW w:w="2376" w:type="dxa"/>
              </w:tcPr>
            </w:tcPrChange>
          </w:tcPr>
          <w:p w14:paraId="0B011A88"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D267CA">
              <w:rPr>
                <w:sz w:val="20"/>
              </w:rPr>
              <w:t>The originating country of the transaction, i.e. the country where the transaction commenced</w:t>
            </w:r>
            <w:r>
              <w:rPr>
                <w:sz w:val="20"/>
              </w:rPr>
              <w:t>.</w:t>
            </w:r>
          </w:p>
        </w:tc>
        <w:tc>
          <w:tcPr>
            <w:tcW w:w="1134" w:type="dxa"/>
            <w:tcPrChange w:id="2721" w:author="Gareth Pateman" w:date="2018-04-18T16:22:00Z">
              <w:tcPr>
                <w:tcW w:w="978" w:type="dxa"/>
              </w:tcPr>
            </w:tcPrChange>
          </w:tcPr>
          <w:p w14:paraId="44638023" w14:textId="77777777" w:rsidR="00A22871" w:rsidRPr="00536948"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057300">
              <w:rPr>
                <w:rFonts w:ascii="Wingdings" w:hAnsi="Wingdings" w:cs="Wingdings"/>
                <w:sz w:val="20"/>
              </w:rPr>
              <w:t></w:t>
            </w:r>
            <w:r>
              <w:rPr>
                <w:sz w:val="20"/>
              </w:rPr>
              <w:t>M</w:t>
            </w:r>
          </w:p>
          <w:p w14:paraId="3837A96A" w14:textId="77777777" w:rsidR="00A22871" w:rsidRPr="00536948"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057300">
              <w:rPr>
                <w:rFonts w:ascii="Wingdings" w:hAnsi="Wingdings" w:cs="Wingdings"/>
                <w:sz w:val="20"/>
              </w:rPr>
              <w:t></w:t>
            </w:r>
            <w:r>
              <w:rPr>
                <w:rFonts w:cs="Wingdings"/>
                <w:sz w:val="20"/>
              </w:rPr>
              <w:t>M</w:t>
            </w:r>
          </w:p>
        </w:tc>
        <w:tc>
          <w:tcPr>
            <w:tcW w:w="1418" w:type="dxa"/>
            <w:tcPrChange w:id="2722" w:author="Gareth Pateman" w:date="2018-04-18T16:22:00Z">
              <w:tcPr>
                <w:tcW w:w="1451" w:type="dxa"/>
              </w:tcPr>
            </w:tcPrChange>
          </w:tcPr>
          <w:p w14:paraId="4A6B1429"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c>
          <w:tcPr>
            <w:tcW w:w="1422" w:type="dxa"/>
            <w:tcPrChange w:id="2723" w:author="Gareth Pateman" w:date="2018-04-18T16:22:00Z">
              <w:tcPr>
                <w:tcW w:w="1384" w:type="dxa"/>
              </w:tcPr>
            </w:tcPrChange>
          </w:tcPr>
          <w:p w14:paraId="08F13BC5" w14:textId="53D10DEA"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 xml:space="preserve">Enumeration = </w:t>
            </w:r>
            <w:r w:rsidR="00090C9A">
              <w:fldChar w:fldCharType="begin"/>
            </w:r>
            <w:r w:rsidR="00090C9A">
              <w:instrText xml:space="preserve"> HYPERLINK \l "_ISO_Country_Codes" </w:instrText>
            </w:r>
            <w:r w:rsidR="00090C9A">
              <w:fldChar w:fldCharType="separate"/>
            </w:r>
            <w:r w:rsidR="006E2CC3" w:rsidRPr="00E90944">
              <w:rPr>
                <w:rStyle w:val="Hyperlink"/>
                <w:sz w:val="20"/>
                <w:szCs w:val="20"/>
              </w:rPr>
              <w:t>ISO Country Codes</w:t>
            </w:r>
            <w:r w:rsidR="00090C9A">
              <w:rPr>
                <w:rStyle w:val="Hyperlink"/>
                <w:sz w:val="20"/>
              </w:rPr>
              <w:fldChar w:fldCharType="end"/>
            </w:r>
          </w:p>
        </w:tc>
      </w:tr>
      <w:tr w:rsidR="00A22871" w:rsidRPr="00D267CA" w14:paraId="0F129277" w14:textId="77777777" w:rsidTr="009B0C5E">
        <w:tblPrEx>
          <w:tblW w:w="9214"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ayout w:type="fixed"/>
          <w:tblPrExChange w:id="2724" w:author="Gareth Pateman" w:date="2018-04-18T16:22:00Z">
            <w:tblPrEx>
              <w:tblW w:w="9214"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ayout w:type="fixed"/>
            </w:tblPrEx>
          </w:tblPrExChange>
        </w:tblPrEx>
        <w:trPr>
          <w:cnfStyle w:val="000000100000" w:firstRow="0" w:lastRow="0" w:firstColumn="0" w:lastColumn="0" w:oddVBand="0" w:evenVBand="0" w:oddHBand="1" w:evenHBand="0" w:firstRowFirstColumn="0" w:firstRowLastColumn="0" w:lastRowFirstColumn="0" w:lastRowLastColumn="0"/>
          <w:cantSplit/>
          <w:trPrChange w:id="2725" w:author="Gareth Pateman" w:date="2018-04-18T16:22:00Z">
            <w:trPr>
              <w:cantSplit/>
            </w:trPr>
          </w:trPrChange>
        </w:trPr>
        <w:tc>
          <w:tcPr>
            <w:cnfStyle w:val="001000000000" w:firstRow="0" w:lastRow="0" w:firstColumn="1" w:lastColumn="0" w:oddVBand="0" w:evenVBand="0" w:oddHBand="0" w:evenHBand="0" w:firstRowFirstColumn="0" w:firstRowLastColumn="0" w:lastRowFirstColumn="0" w:lastRowLastColumn="0"/>
            <w:tcW w:w="1705" w:type="dxa"/>
            <w:tcPrChange w:id="2726" w:author="Gareth Pateman" w:date="2018-04-18T16:22:00Z">
              <w:tcPr>
                <w:tcW w:w="1276" w:type="dxa"/>
              </w:tcPr>
            </w:tcPrChange>
          </w:tcPr>
          <w:p w14:paraId="603646A6" w14:textId="5AC571FC" w:rsidR="00A22871" w:rsidRDefault="005F5115" w:rsidP="002F254C">
            <w:pPr>
              <w:jc w:val="left"/>
              <w:cnfStyle w:val="001000100000" w:firstRow="0" w:lastRow="0" w:firstColumn="1" w:lastColumn="0" w:oddVBand="0" w:evenVBand="0" w:oddHBand="1" w:evenHBand="0" w:firstRowFirstColumn="0" w:firstRowLastColumn="0" w:lastRowFirstColumn="0" w:lastRowLastColumn="0"/>
              <w:rPr>
                <w:b w:val="0"/>
                <w:sz w:val="20"/>
              </w:rPr>
            </w:pPr>
            <w:r>
              <w:rPr>
                <w:b w:val="0"/>
                <w:sz w:val="20"/>
              </w:rPr>
              <w:t>q</w:t>
            </w:r>
            <w:r w:rsidR="00A22871">
              <w:rPr>
                <w:b w:val="0"/>
                <w:sz w:val="20"/>
              </w:rPr>
              <w:t>uotationReference</w:t>
            </w:r>
          </w:p>
        </w:tc>
        <w:tc>
          <w:tcPr>
            <w:tcW w:w="1108" w:type="dxa"/>
            <w:tcPrChange w:id="2727" w:author="Gareth Pateman" w:date="2018-04-18T16:22:00Z">
              <w:tcPr>
                <w:tcW w:w="1749" w:type="dxa"/>
              </w:tcPr>
            </w:tcPrChange>
          </w:tcPr>
          <w:p w14:paraId="1D41466B"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2427" w:type="dxa"/>
            <w:tcPrChange w:id="2728" w:author="Gareth Pateman" w:date="2018-04-18T16:22:00Z">
              <w:tcPr>
                <w:tcW w:w="2376" w:type="dxa"/>
              </w:tcPr>
            </w:tcPrChange>
          </w:tcPr>
          <w:p w14:paraId="6C3730DD" w14:textId="160FACB1"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 xml:space="preserve">Reference for the quotation that was provider to the sender. (refer to </w:t>
            </w:r>
            <w:r w:rsidR="00090C9A">
              <w:fldChar w:fldCharType="begin"/>
            </w:r>
            <w:r w:rsidR="00090C9A">
              <w:instrText xml:space="preserve"> HYPERLINK \l "_Quotations_API" </w:instrText>
            </w:r>
            <w:r w:rsidR="00090C9A">
              <w:fldChar w:fldCharType="separate"/>
            </w:r>
            <w:r w:rsidR="006E2CC3" w:rsidRPr="00AD4C6D">
              <w:rPr>
                <w:rStyle w:val="Hyperlink"/>
                <w:sz w:val="20"/>
                <w:szCs w:val="20"/>
              </w:rPr>
              <w:t>Quotations</w:t>
            </w:r>
            <w:r w:rsidR="00090C9A">
              <w:rPr>
                <w:rStyle w:val="Hyperlink"/>
                <w:sz w:val="20"/>
              </w:rPr>
              <w:fldChar w:fldCharType="end"/>
            </w:r>
            <w:r w:rsidR="006E2CC3">
              <w:rPr>
                <w:sz w:val="20"/>
                <w:szCs w:val="20"/>
              </w:rPr>
              <w:t xml:space="preserve"> </w:t>
            </w:r>
            <w:r>
              <w:rPr>
                <w:sz w:val="20"/>
              </w:rPr>
              <w:t xml:space="preserve"> API for more information).</w:t>
            </w:r>
          </w:p>
        </w:tc>
        <w:tc>
          <w:tcPr>
            <w:tcW w:w="1134" w:type="dxa"/>
            <w:tcPrChange w:id="2729" w:author="Gareth Pateman" w:date="2018-04-18T16:22:00Z">
              <w:tcPr>
                <w:tcW w:w="978" w:type="dxa"/>
              </w:tcPr>
            </w:tcPrChange>
          </w:tcPr>
          <w:p w14:paraId="1C5A7EC1" w14:textId="77777777" w:rsidR="00A22871" w:rsidRPr="00536948"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E42E58">
              <w:rPr>
                <w:rFonts w:ascii="Wingdings" w:hAnsi="Wingdings" w:cs="Wingdings"/>
                <w:sz w:val="20"/>
              </w:rPr>
              <w:t></w:t>
            </w:r>
            <w:r>
              <w:rPr>
                <w:sz w:val="20"/>
              </w:rPr>
              <w:t>O</w:t>
            </w:r>
          </w:p>
          <w:p w14:paraId="56BD7E50" w14:textId="77777777" w:rsidR="00A22871" w:rsidRPr="00E42E58" w:rsidRDefault="00A22871" w:rsidP="002F254C">
            <w:pPr>
              <w:jc w:val="left"/>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Pr>
                <w:rFonts w:cs="Wingdings"/>
                <w:sz w:val="20"/>
              </w:rPr>
              <w:t>O</w:t>
            </w:r>
          </w:p>
        </w:tc>
        <w:tc>
          <w:tcPr>
            <w:tcW w:w="1418" w:type="dxa"/>
            <w:tcPrChange w:id="2730" w:author="Gareth Pateman" w:date="2018-04-18T16:22:00Z">
              <w:tcPr>
                <w:tcW w:w="1451" w:type="dxa"/>
              </w:tcPr>
            </w:tcPrChange>
          </w:tcPr>
          <w:p w14:paraId="3EA3B8DA"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c>
          <w:tcPr>
            <w:tcW w:w="1422" w:type="dxa"/>
            <w:tcPrChange w:id="2731" w:author="Gareth Pateman" w:date="2018-04-18T16:22:00Z">
              <w:tcPr>
                <w:tcW w:w="1384" w:type="dxa"/>
              </w:tcPr>
            </w:tcPrChange>
          </w:tcPr>
          <w:p w14:paraId="29F74B5A"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r>
      <w:tr w:rsidR="00A22871" w:rsidRPr="00D267CA" w14:paraId="4A47713E" w14:textId="77777777" w:rsidTr="009B0C5E">
        <w:tblPrEx>
          <w:tblW w:w="9214"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ayout w:type="fixed"/>
          <w:tblPrExChange w:id="2732" w:author="Gareth Pateman" w:date="2018-04-18T16:22:00Z">
            <w:tblPrEx>
              <w:tblW w:w="9214"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ayout w:type="fixed"/>
            </w:tblPrEx>
          </w:tblPrExChange>
        </w:tblPrEx>
        <w:trPr>
          <w:cantSplit/>
          <w:trPrChange w:id="2733" w:author="Gareth Pateman" w:date="2018-04-18T16:22:00Z">
            <w:trPr>
              <w:cantSplit/>
            </w:trPr>
          </w:trPrChange>
        </w:trPr>
        <w:tc>
          <w:tcPr>
            <w:cnfStyle w:val="001000000000" w:firstRow="0" w:lastRow="0" w:firstColumn="1" w:lastColumn="0" w:oddVBand="0" w:evenVBand="0" w:oddHBand="0" w:evenHBand="0" w:firstRowFirstColumn="0" w:firstRowLastColumn="0" w:lastRowFirstColumn="0" w:lastRowLastColumn="0"/>
            <w:tcW w:w="1705" w:type="dxa"/>
            <w:tcPrChange w:id="2734" w:author="Gareth Pateman" w:date="2018-04-18T16:22:00Z">
              <w:tcPr>
                <w:tcW w:w="1276" w:type="dxa"/>
              </w:tcPr>
            </w:tcPrChange>
          </w:tcPr>
          <w:p w14:paraId="56899FBE" w14:textId="4E52A7F7" w:rsidR="00A22871" w:rsidRDefault="005F5115" w:rsidP="002F254C">
            <w:pPr>
              <w:jc w:val="left"/>
              <w:rPr>
                <w:b w:val="0"/>
                <w:sz w:val="20"/>
              </w:rPr>
            </w:pPr>
            <w:r>
              <w:rPr>
                <w:b w:val="0"/>
                <w:sz w:val="20"/>
              </w:rPr>
              <w:t>q</w:t>
            </w:r>
            <w:r w:rsidR="00A22871">
              <w:rPr>
                <w:b w:val="0"/>
                <w:sz w:val="20"/>
              </w:rPr>
              <w:t>uoteI</w:t>
            </w:r>
            <w:r>
              <w:rPr>
                <w:b w:val="0"/>
                <w:sz w:val="20"/>
              </w:rPr>
              <w:t>d</w:t>
            </w:r>
          </w:p>
        </w:tc>
        <w:tc>
          <w:tcPr>
            <w:tcW w:w="1108" w:type="dxa"/>
            <w:tcPrChange w:id="2735" w:author="Gareth Pateman" w:date="2018-04-18T16:22:00Z">
              <w:tcPr>
                <w:tcW w:w="1749" w:type="dxa"/>
              </w:tcPr>
            </w:tcPrChange>
          </w:tcPr>
          <w:p w14:paraId="78C224EB"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2427" w:type="dxa"/>
            <w:tcPrChange w:id="2736" w:author="Gareth Pateman" w:date="2018-04-18T16:22:00Z">
              <w:tcPr>
                <w:tcW w:w="2376" w:type="dxa"/>
              </w:tcPr>
            </w:tcPrChange>
          </w:tcPr>
          <w:p w14:paraId="4B0F56F6" w14:textId="7260BE3E"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 xml:space="preserve">The specific quote associated with the quotation (refer to </w:t>
            </w:r>
            <w:r w:rsidR="00090C9A">
              <w:fldChar w:fldCharType="begin"/>
            </w:r>
            <w:r w:rsidR="00090C9A">
              <w:instrText xml:space="preserve"> HYPERLINK \l "_Quotes_Object" </w:instrText>
            </w:r>
            <w:r w:rsidR="00090C9A">
              <w:fldChar w:fldCharType="separate"/>
            </w:r>
            <w:r w:rsidR="006E2CC3" w:rsidRPr="00AD4C6D">
              <w:rPr>
                <w:rStyle w:val="Hyperlink"/>
                <w:sz w:val="20"/>
                <w:szCs w:val="20"/>
              </w:rPr>
              <w:t>Quotes</w:t>
            </w:r>
            <w:r w:rsidR="00090C9A">
              <w:rPr>
                <w:rStyle w:val="Hyperlink"/>
                <w:sz w:val="20"/>
              </w:rPr>
              <w:fldChar w:fldCharType="end"/>
            </w:r>
            <w:r>
              <w:rPr>
                <w:sz w:val="20"/>
              </w:rPr>
              <w:t xml:space="preserve"> object for more information).</w:t>
            </w:r>
          </w:p>
        </w:tc>
        <w:tc>
          <w:tcPr>
            <w:tcW w:w="1134" w:type="dxa"/>
            <w:tcPrChange w:id="2737" w:author="Gareth Pateman" w:date="2018-04-18T16:22:00Z">
              <w:tcPr>
                <w:tcW w:w="978" w:type="dxa"/>
              </w:tcPr>
            </w:tcPrChange>
          </w:tcPr>
          <w:p w14:paraId="2688047E" w14:textId="77777777" w:rsidR="00A22871" w:rsidRPr="00536948"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Pr>
                <w:sz w:val="20"/>
              </w:rPr>
              <w:t>O</w:t>
            </w:r>
          </w:p>
          <w:p w14:paraId="4B21298B" w14:textId="77777777" w:rsidR="00A22871" w:rsidRPr="00E42E58" w:rsidRDefault="00A22871" w:rsidP="002F254C">
            <w:pPr>
              <w:jc w:val="left"/>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Pr>
                <w:rFonts w:cs="Wingdings"/>
                <w:sz w:val="20"/>
              </w:rPr>
              <w:t>O</w:t>
            </w:r>
          </w:p>
        </w:tc>
        <w:tc>
          <w:tcPr>
            <w:tcW w:w="1418" w:type="dxa"/>
            <w:tcPrChange w:id="2738" w:author="Gareth Pateman" w:date="2018-04-18T16:22:00Z">
              <w:tcPr>
                <w:tcW w:w="1451" w:type="dxa"/>
              </w:tcPr>
            </w:tcPrChange>
          </w:tcPr>
          <w:p w14:paraId="5243962E"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c>
          <w:tcPr>
            <w:tcW w:w="1422" w:type="dxa"/>
            <w:tcPrChange w:id="2739" w:author="Gareth Pateman" w:date="2018-04-18T16:22:00Z">
              <w:tcPr>
                <w:tcW w:w="1384" w:type="dxa"/>
              </w:tcPr>
            </w:tcPrChange>
          </w:tcPr>
          <w:p w14:paraId="05E55701"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r>
      <w:tr w:rsidR="00A22871" w:rsidRPr="00D267CA" w14:paraId="62716546" w14:textId="77777777" w:rsidTr="009B0C5E">
        <w:tblPrEx>
          <w:tblW w:w="9214"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ayout w:type="fixed"/>
          <w:tblPrExChange w:id="2740" w:author="Gareth Pateman" w:date="2018-04-18T16:22:00Z">
            <w:tblPrEx>
              <w:tblW w:w="9214"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ayout w:type="fixed"/>
            </w:tblPrEx>
          </w:tblPrExChange>
        </w:tblPrEx>
        <w:trPr>
          <w:cnfStyle w:val="000000100000" w:firstRow="0" w:lastRow="0" w:firstColumn="0" w:lastColumn="0" w:oddVBand="0" w:evenVBand="0" w:oddHBand="1" w:evenHBand="0" w:firstRowFirstColumn="0" w:firstRowLastColumn="0" w:lastRowFirstColumn="0" w:lastRowLastColumn="0"/>
          <w:cantSplit/>
          <w:trPrChange w:id="2741" w:author="Gareth Pateman" w:date="2018-04-18T16:22:00Z">
            <w:trPr>
              <w:cantSplit/>
            </w:trPr>
          </w:trPrChange>
        </w:trPr>
        <w:tc>
          <w:tcPr>
            <w:cnfStyle w:val="001000000000" w:firstRow="0" w:lastRow="0" w:firstColumn="1" w:lastColumn="0" w:oddVBand="0" w:evenVBand="0" w:oddHBand="0" w:evenHBand="0" w:firstRowFirstColumn="0" w:firstRowLastColumn="0" w:lastRowFirstColumn="0" w:lastRowLastColumn="0"/>
            <w:tcW w:w="1705" w:type="dxa"/>
            <w:tcPrChange w:id="2742" w:author="Gareth Pateman" w:date="2018-04-18T16:22:00Z">
              <w:tcPr>
                <w:tcW w:w="1276" w:type="dxa"/>
              </w:tcPr>
            </w:tcPrChange>
          </w:tcPr>
          <w:p w14:paraId="31D033FC" w14:textId="2C6DE79B" w:rsidR="00A22871" w:rsidRDefault="005F5115" w:rsidP="002F254C">
            <w:pPr>
              <w:jc w:val="left"/>
              <w:cnfStyle w:val="001000100000" w:firstRow="0" w:lastRow="0" w:firstColumn="1" w:lastColumn="0" w:oddVBand="0" w:evenVBand="0" w:oddHBand="1" w:evenHBand="0" w:firstRowFirstColumn="0" w:firstRowLastColumn="0" w:lastRowFirstColumn="0" w:lastRowLastColumn="0"/>
              <w:rPr>
                <w:b w:val="0"/>
                <w:sz w:val="20"/>
              </w:rPr>
            </w:pPr>
            <w:r>
              <w:rPr>
                <w:b w:val="0"/>
                <w:sz w:val="20"/>
              </w:rPr>
              <w:t>r</w:t>
            </w:r>
            <w:r w:rsidR="00A22871">
              <w:rPr>
                <w:b w:val="0"/>
                <w:sz w:val="20"/>
              </w:rPr>
              <w:t>eceivingCountry</w:t>
            </w:r>
          </w:p>
        </w:tc>
        <w:tc>
          <w:tcPr>
            <w:tcW w:w="1108" w:type="dxa"/>
            <w:tcPrChange w:id="2743" w:author="Gareth Pateman" w:date="2018-04-18T16:22:00Z">
              <w:tcPr>
                <w:tcW w:w="1749" w:type="dxa"/>
              </w:tcPr>
            </w:tcPrChange>
          </w:tcPr>
          <w:p w14:paraId="1B6729EF"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2427" w:type="dxa"/>
            <w:tcPrChange w:id="2744" w:author="Gareth Pateman" w:date="2018-04-18T16:22:00Z">
              <w:tcPr>
                <w:tcW w:w="2376" w:type="dxa"/>
              </w:tcPr>
            </w:tcPrChange>
          </w:tcPr>
          <w:p w14:paraId="5FC07211"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Destination Country of international remittance</w:t>
            </w:r>
          </w:p>
        </w:tc>
        <w:tc>
          <w:tcPr>
            <w:tcW w:w="1134" w:type="dxa"/>
            <w:tcPrChange w:id="2745" w:author="Gareth Pateman" w:date="2018-04-18T16:22:00Z">
              <w:tcPr>
                <w:tcW w:w="978" w:type="dxa"/>
              </w:tcPr>
            </w:tcPrChange>
          </w:tcPr>
          <w:p w14:paraId="74E4D183"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E12E10">
              <w:rPr>
                <w:rFonts w:ascii="Wingdings" w:hAnsi="Wingdings" w:cs="Wingdings"/>
                <w:szCs w:val="28"/>
              </w:rPr>
              <w:t></w:t>
            </w:r>
            <w:r>
              <w:rPr>
                <w:sz w:val="20"/>
              </w:rPr>
              <w:t>O</w:t>
            </w:r>
          </w:p>
          <w:p w14:paraId="0946788B" w14:textId="77777777" w:rsidR="00A22871" w:rsidRPr="00E42E58" w:rsidRDefault="00A22871" w:rsidP="002F254C">
            <w:pPr>
              <w:jc w:val="left"/>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E12E10">
              <w:rPr>
                <w:rFonts w:ascii="Wingdings" w:hAnsi="Wingdings" w:cs="Wingdings"/>
                <w:sz w:val="20"/>
                <w:szCs w:val="28"/>
              </w:rPr>
              <w:t></w:t>
            </w:r>
            <w:r>
              <w:rPr>
                <w:rFonts w:cs="Wingdings"/>
                <w:sz w:val="20"/>
                <w:szCs w:val="28"/>
              </w:rPr>
              <w:t>O</w:t>
            </w:r>
          </w:p>
        </w:tc>
        <w:tc>
          <w:tcPr>
            <w:tcW w:w="1418" w:type="dxa"/>
            <w:tcPrChange w:id="2746" w:author="Gareth Pateman" w:date="2018-04-18T16:22:00Z">
              <w:tcPr>
                <w:tcW w:w="1451" w:type="dxa"/>
              </w:tcPr>
            </w:tcPrChange>
          </w:tcPr>
          <w:p w14:paraId="6F8B19FA"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c>
          <w:tcPr>
            <w:tcW w:w="1422" w:type="dxa"/>
            <w:tcPrChange w:id="2747" w:author="Gareth Pateman" w:date="2018-04-18T16:22:00Z">
              <w:tcPr>
                <w:tcW w:w="1384" w:type="dxa"/>
              </w:tcPr>
            </w:tcPrChange>
          </w:tcPr>
          <w:p w14:paraId="46706F7A"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r>
      <w:tr w:rsidR="00A22871" w:rsidRPr="00D267CA" w14:paraId="1792BE13" w14:textId="77777777" w:rsidTr="009B0C5E">
        <w:tblPrEx>
          <w:tblW w:w="9214"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ayout w:type="fixed"/>
          <w:tblPrExChange w:id="2748" w:author="Gareth Pateman" w:date="2018-04-18T16:22:00Z">
            <w:tblPrEx>
              <w:tblW w:w="9214"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ayout w:type="fixed"/>
            </w:tblPrEx>
          </w:tblPrExChange>
        </w:tblPrEx>
        <w:trPr>
          <w:cantSplit/>
          <w:trPrChange w:id="2749" w:author="Gareth Pateman" w:date="2018-04-18T16:22:00Z">
            <w:trPr>
              <w:cantSplit/>
            </w:trPr>
          </w:trPrChange>
        </w:trPr>
        <w:tc>
          <w:tcPr>
            <w:cnfStyle w:val="001000000000" w:firstRow="0" w:lastRow="0" w:firstColumn="1" w:lastColumn="0" w:oddVBand="0" w:evenVBand="0" w:oddHBand="0" w:evenHBand="0" w:firstRowFirstColumn="0" w:firstRowLastColumn="0" w:lastRowFirstColumn="0" w:lastRowLastColumn="0"/>
            <w:tcW w:w="1705" w:type="dxa"/>
            <w:tcPrChange w:id="2750" w:author="Gareth Pateman" w:date="2018-04-18T16:22:00Z">
              <w:tcPr>
                <w:tcW w:w="1276" w:type="dxa"/>
              </w:tcPr>
            </w:tcPrChange>
          </w:tcPr>
          <w:p w14:paraId="334712FC" w14:textId="793F72CF" w:rsidR="00A22871" w:rsidRDefault="005F5115" w:rsidP="002F254C">
            <w:pPr>
              <w:jc w:val="left"/>
              <w:rPr>
                <w:b w:val="0"/>
                <w:sz w:val="20"/>
              </w:rPr>
            </w:pPr>
            <w:r>
              <w:rPr>
                <w:b w:val="0"/>
                <w:sz w:val="20"/>
              </w:rPr>
              <w:t>r</w:t>
            </w:r>
            <w:r w:rsidR="00A22871">
              <w:rPr>
                <w:b w:val="0"/>
                <w:sz w:val="20"/>
              </w:rPr>
              <w:t>emittance</w:t>
            </w:r>
            <w:r>
              <w:rPr>
                <w:b w:val="0"/>
                <w:sz w:val="20"/>
              </w:rPr>
              <w:t>Purpose</w:t>
            </w:r>
          </w:p>
        </w:tc>
        <w:tc>
          <w:tcPr>
            <w:tcW w:w="1108" w:type="dxa"/>
            <w:tcPrChange w:id="2751" w:author="Gareth Pateman" w:date="2018-04-18T16:22:00Z">
              <w:tcPr>
                <w:tcW w:w="1749" w:type="dxa"/>
              </w:tcPr>
            </w:tcPrChange>
          </w:tcPr>
          <w:p w14:paraId="48B01E3F"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2427" w:type="dxa"/>
            <w:tcPrChange w:id="2752" w:author="Gareth Pateman" w:date="2018-04-18T16:22:00Z">
              <w:tcPr>
                <w:tcW w:w="2376" w:type="dxa"/>
              </w:tcPr>
            </w:tcPrChange>
          </w:tcPr>
          <w:p w14:paraId="2785226B"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Property providing a description of the reason for the international remittance.</w:t>
            </w:r>
          </w:p>
        </w:tc>
        <w:tc>
          <w:tcPr>
            <w:tcW w:w="1134" w:type="dxa"/>
            <w:tcPrChange w:id="2753" w:author="Gareth Pateman" w:date="2018-04-18T16:22:00Z">
              <w:tcPr>
                <w:tcW w:w="978" w:type="dxa"/>
              </w:tcPr>
            </w:tcPrChange>
          </w:tcPr>
          <w:p w14:paraId="398619F2"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Cs w:val="28"/>
              </w:rPr>
              <w:t></w:t>
            </w:r>
            <w:r>
              <w:rPr>
                <w:sz w:val="20"/>
              </w:rPr>
              <w:t>O</w:t>
            </w:r>
          </w:p>
          <w:p w14:paraId="689E1FCB" w14:textId="77777777" w:rsidR="00A22871" w:rsidRPr="00E42E58" w:rsidRDefault="00A22871" w:rsidP="002F254C">
            <w:pPr>
              <w:jc w:val="left"/>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E12E10">
              <w:rPr>
                <w:rFonts w:ascii="Wingdings" w:hAnsi="Wingdings" w:cs="Wingdings"/>
                <w:sz w:val="20"/>
                <w:szCs w:val="28"/>
              </w:rPr>
              <w:t></w:t>
            </w:r>
            <w:r>
              <w:rPr>
                <w:rFonts w:cs="Wingdings"/>
                <w:sz w:val="20"/>
                <w:szCs w:val="28"/>
              </w:rPr>
              <w:t>O</w:t>
            </w:r>
          </w:p>
        </w:tc>
        <w:tc>
          <w:tcPr>
            <w:tcW w:w="1418" w:type="dxa"/>
            <w:tcPrChange w:id="2754" w:author="Gareth Pateman" w:date="2018-04-18T16:22:00Z">
              <w:tcPr>
                <w:tcW w:w="1451" w:type="dxa"/>
              </w:tcPr>
            </w:tcPrChange>
          </w:tcPr>
          <w:p w14:paraId="1536A882"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c>
          <w:tcPr>
            <w:tcW w:w="1422" w:type="dxa"/>
            <w:tcPrChange w:id="2755" w:author="Gareth Pateman" w:date="2018-04-18T16:22:00Z">
              <w:tcPr>
                <w:tcW w:w="1384" w:type="dxa"/>
              </w:tcPr>
            </w:tcPrChange>
          </w:tcPr>
          <w:p w14:paraId="6CEB3D12"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r>
      <w:tr w:rsidR="00A22871" w:rsidRPr="00D267CA" w14:paraId="3E0601B6" w14:textId="77777777" w:rsidTr="009B0C5E">
        <w:tblPrEx>
          <w:tblW w:w="9214"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ayout w:type="fixed"/>
          <w:tblPrExChange w:id="2756" w:author="Gareth Pateman" w:date="2018-04-18T16:22:00Z">
            <w:tblPrEx>
              <w:tblW w:w="9214"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ayout w:type="fixed"/>
            </w:tblPrEx>
          </w:tblPrExChange>
        </w:tblPrEx>
        <w:trPr>
          <w:cnfStyle w:val="000000100000" w:firstRow="0" w:lastRow="0" w:firstColumn="0" w:lastColumn="0" w:oddVBand="0" w:evenVBand="0" w:oddHBand="1" w:evenHBand="0" w:firstRowFirstColumn="0" w:firstRowLastColumn="0" w:lastRowFirstColumn="0" w:lastRowLastColumn="0"/>
          <w:cantSplit/>
          <w:trPrChange w:id="2757" w:author="Gareth Pateman" w:date="2018-04-18T16:22:00Z">
            <w:trPr>
              <w:cantSplit/>
            </w:trPr>
          </w:trPrChange>
        </w:trPr>
        <w:tc>
          <w:tcPr>
            <w:cnfStyle w:val="001000000000" w:firstRow="0" w:lastRow="0" w:firstColumn="1" w:lastColumn="0" w:oddVBand="0" w:evenVBand="0" w:oddHBand="0" w:evenHBand="0" w:firstRowFirstColumn="0" w:firstRowLastColumn="0" w:lastRowFirstColumn="0" w:lastRowLastColumn="0"/>
            <w:tcW w:w="1705" w:type="dxa"/>
            <w:tcPrChange w:id="2758" w:author="Gareth Pateman" w:date="2018-04-18T16:22:00Z">
              <w:tcPr>
                <w:tcW w:w="1276" w:type="dxa"/>
              </w:tcPr>
            </w:tcPrChange>
          </w:tcPr>
          <w:p w14:paraId="73928CFB" w14:textId="5004A0E9" w:rsidR="00A22871" w:rsidRDefault="005F5115" w:rsidP="002F254C">
            <w:pPr>
              <w:jc w:val="left"/>
              <w:cnfStyle w:val="001000100000" w:firstRow="0" w:lastRow="0" w:firstColumn="1" w:lastColumn="0" w:oddVBand="0" w:evenVBand="0" w:oddHBand="1" w:evenHBand="0" w:firstRowFirstColumn="0" w:firstRowLastColumn="0" w:lastRowFirstColumn="0" w:lastRowLastColumn="0"/>
              <w:rPr>
                <w:b w:val="0"/>
                <w:sz w:val="20"/>
              </w:rPr>
            </w:pPr>
            <w:r>
              <w:rPr>
                <w:b w:val="0"/>
                <w:sz w:val="20"/>
              </w:rPr>
              <w:t>r</w:t>
            </w:r>
            <w:r w:rsidR="00A22871">
              <w:rPr>
                <w:b w:val="0"/>
                <w:sz w:val="20"/>
              </w:rPr>
              <w:t>elationshipSender</w:t>
            </w:r>
          </w:p>
        </w:tc>
        <w:tc>
          <w:tcPr>
            <w:tcW w:w="1108" w:type="dxa"/>
            <w:tcPrChange w:id="2759" w:author="Gareth Pateman" w:date="2018-04-18T16:22:00Z">
              <w:tcPr>
                <w:tcW w:w="1749" w:type="dxa"/>
              </w:tcPr>
            </w:tcPrChange>
          </w:tcPr>
          <w:p w14:paraId="58376E38"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2427" w:type="dxa"/>
            <w:tcPrChange w:id="2760" w:author="Gareth Pateman" w:date="2018-04-18T16:22:00Z">
              <w:tcPr>
                <w:tcW w:w="2376" w:type="dxa"/>
              </w:tcPr>
            </w:tcPrChange>
          </w:tcPr>
          <w:p w14:paraId="618C500E"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Indicates the relationship (if any) between the sender and the receiver</w:t>
            </w:r>
          </w:p>
        </w:tc>
        <w:tc>
          <w:tcPr>
            <w:tcW w:w="1134" w:type="dxa"/>
            <w:tcPrChange w:id="2761" w:author="Gareth Pateman" w:date="2018-04-18T16:22:00Z">
              <w:tcPr>
                <w:tcW w:w="978" w:type="dxa"/>
              </w:tcPr>
            </w:tcPrChange>
          </w:tcPr>
          <w:p w14:paraId="5EE810A3"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E12E10">
              <w:rPr>
                <w:rFonts w:ascii="Wingdings" w:hAnsi="Wingdings" w:cs="Wingdings"/>
                <w:szCs w:val="28"/>
              </w:rPr>
              <w:t></w:t>
            </w:r>
            <w:r>
              <w:rPr>
                <w:sz w:val="20"/>
              </w:rPr>
              <w:t>O</w:t>
            </w:r>
          </w:p>
          <w:p w14:paraId="07D3181B" w14:textId="77777777" w:rsidR="00A22871" w:rsidRPr="00E42E58" w:rsidRDefault="00A22871" w:rsidP="002F254C">
            <w:pPr>
              <w:jc w:val="left"/>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E12E10">
              <w:rPr>
                <w:rFonts w:ascii="Wingdings" w:hAnsi="Wingdings" w:cs="Wingdings"/>
                <w:sz w:val="20"/>
                <w:szCs w:val="28"/>
              </w:rPr>
              <w:t></w:t>
            </w:r>
            <w:r>
              <w:rPr>
                <w:rFonts w:cs="Wingdings"/>
                <w:sz w:val="20"/>
                <w:szCs w:val="28"/>
              </w:rPr>
              <w:t>O</w:t>
            </w:r>
          </w:p>
        </w:tc>
        <w:tc>
          <w:tcPr>
            <w:tcW w:w="1418" w:type="dxa"/>
            <w:tcPrChange w:id="2762" w:author="Gareth Pateman" w:date="2018-04-18T16:22:00Z">
              <w:tcPr>
                <w:tcW w:w="1451" w:type="dxa"/>
              </w:tcPr>
            </w:tcPrChange>
          </w:tcPr>
          <w:p w14:paraId="485083F2"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c>
          <w:tcPr>
            <w:tcW w:w="1422" w:type="dxa"/>
            <w:tcPrChange w:id="2763" w:author="Gareth Pateman" w:date="2018-04-18T16:22:00Z">
              <w:tcPr>
                <w:tcW w:w="1384" w:type="dxa"/>
              </w:tcPr>
            </w:tcPrChange>
          </w:tcPr>
          <w:p w14:paraId="53E2C756"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r>
      <w:tr w:rsidR="00A22871" w:rsidRPr="00D267CA" w14:paraId="4D8E867D" w14:textId="77777777" w:rsidTr="009B0C5E">
        <w:tblPrEx>
          <w:tblW w:w="9214"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ayout w:type="fixed"/>
          <w:tblPrExChange w:id="2764" w:author="Gareth Pateman" w:date="2018-04-18T16:22:00Z">
            <w:tblPrEx>
              <w:tblW w:w="9214"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ayout w:type="fixed"/>
            </w:tblPrEx>
          </w:tblPrExChange>
        </w:tblPrEx>
        <w:trPr>
          <w:cantSplit/>
          <w:trPrChange w:id="2765" w:author="Gareth Pateman" w:date="2018-04-18T16:22:00Z">
            <w:trPr>
              <w:cantSplit/>
            </w:trPr>
          </w:trPrChange>
        </w:trPr>
        <w:tc>
          <w:tcPr>
            <w:cnfStyle w:val="001000000000" w:firstRow="0" w:lastRow="0" w:firstColumn="1" w:lastColumn="0" w:oddVBand="0" w:evenVBand="0" w:oddHBand="0" w:evenHBand="0" w:firstRowFirstColumn="0" w:firstRowLastColumn="0" w:lastRowFirstColumn="0" w:lastRowLastColumn="0"/>
            <w:tcW w:w="1705" w:type="dxa"/>
            <w:tcPrChange w:id="2766" w:author="Gareth Pateman" w:date="2018-04-18T16:22:00Z">
              <w:tcPr>
                <w:tcW w:w="1276" w:type="dxa"/>
              </w:tcPr>
            </w:tcPrChange>
          </w:tcPr>
          <w:p w14:paraId="077C8A4C" w14:textId="2C7D1A20" w:rsidR="00A22871" w:rsidRDefault="005F5115" w:rsidP="002F254C">
            <w:pPr>
              <w:jc w:val="left"/>
              <w:rPr>
                <w:b w:val="0"/>
                <w:sz w:val="20"/>
              </w:rPr>
            </w:pPr>
            <w:r>
              <w:rPr>
                <w:b w:val="0"/>
                <w:sz w:val="20"/>
              </w:rPr>
              <w:t>d</w:t>
            </w:r>
            <w:r w:rsidR="00A22871">
              <w:rPr>
                <w:b w:val="0"/>
                <w:sz w:val="20"/>
              </w:rPr>
              <w:t>eliveryMethod</w:t>
            </w:r>
          </w:p>
        </w:tc>
        <w:tc>
          <w:tcPr>
            <w:tcW w:w="1108" w:type="dxa"/>
            <w:tcPrChange w:id="2767" w:author="Gareth Pateman" w:date="2018-04-18T16:22:00Z">
              <w:tcPr>
                <w:tcW w:w="1749" w:type="dxa"/>
              </w:tcPr>
            </w:tcPrChange>
          </w:tcPr>
          <w:p w14:paraId="4FD23DA8"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2427" w:type="dxa"/>
            <w:tcPrChange w:id="2768" w:author="Gareth Pateman" w:date="2018-04-18T16:22:00Z">
              <w:tcPr>
                <w:tcW w:w="2376" w:type="dxa"/>
              </w:tcPr>
            </w:tcPrChange>
          </w:tcPr>
          <w:p w14:paraId="4F942AC6"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The recipient delivery method as chosen by the sender</w:t>
            </w:r>
          </w:p>
        </w:tc>
        <w:tc>
          <w:tcPr>
            <w:tcW w:w="1134" w:type="dxa"/>
            <w:tcPrChange w:id="2769" w:author="Gareth Pateman" w:date="2018-04-18T16:22:00Z">
              <w:tcPr>
                <w:tcW w:w="978" w:type="dxa"/>
              </w:tcPr>
            </w:tcPrChange>
          </w:tcPr>
          <w:p w14:paraId="0239D87B"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Cs w:val="28"/>
              </w:rPr>
              <w:t></w:t>
            </w:r>
            <w:r>
              <w:rPr>
                <w:sz w:val="20"/>
              </w:rPr>
              <w:t>O</w:t>
            </w:r>
          </w:p>
          <w:p w14:paraId="0032A567" w14:textId="77777777" w:rsidR="00A22871" w:rsidRPr="00E12E10" w:rsidRDefault="00A22871" w:rsidP="002F254C">
            <w:pPr>
              <w:jc w:val="left"/>
              <w:cnfStyle w:val="000000000000" w:firstRow="0" w:lastRow="0" w:firstColumn="0" w:lastColumn="0" w:oddVBand="0" w:evenVBand="0" w:oddHBand="0" w:evenHBand="0" w:firstRowFirstColumn="0" w:firstRowLastColumn="0" w:lastRowFirstColumn="0" w:lastRowLastColumn="0"/>
              <w:rPr>
                <w:rFonts w:ascii="Wingdings" w:hAnsi="Wingdings" w:cs="Wingdings"/>
                <w:szCs w:val="28"/>
              </w:rPr>
            </w:pPr>
            <w:r w:rsidRPr="00E12E10">
              <w:rPr>
                <w:rFonts w:ascii="Wingdings" w:hAnsi="Wingdings" w:cs="Wingdings"/>
                <w:sz w:val="20"/>
                <w:szCs w:val="28"/>
              </w:rPr>
              <w:t></w:t>
            </w:r>
            <w:r>
              <w:rPr>
                <w:rFonts w:cs="Wingdings"/>
                <w:sz w:val="20"/>
                <w:szCs w:val="28"/>
              </w:rPr>
              <w:t>O</w:t>
            </w:r>
          </w:p>
        </w:tc>
        <w:tc>
          <w:tcPr>
            <w:tcW w:w="1418" w:type="dxa"/>
            <w:tcPrChange w:id="2770" w:author="Gareth Pateman" w:date="2018-04-18T16:22:00Z">
              <w:tcPr>
                <w:tcW w:w="1451" w:type="dxa"/>
              </w:tcPr>
            </w:tcPrChange>
          </w:tcPr>
          <w:p w14:paraId="3200152C"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c>
          <w:tcPr>
            <w:tcW w:w="1422" w:type="dxa"/>
            <w:tcPrChange w:id="2771" w:author="Gareth Pateman" w:date="2018-04-18T16:22:00Z">
              <w:tcPr>
                <w:tcW w:w="1384" w:type="dxa"/>
              </w:tcPr>
            </w:tcPrChange>
          </w:tcPr>
          <w:p w14:paraId="4838FEA9" w14:textId="046F365B"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 xml:space="preserve">Enumeration = </w:t>
            </w:r>
            <w:r w:rsidR="00090C9A">
              <w:fldChar w:fldCharType="begin"/>
            </w:r>
            <w:r w:rsidR="00090C9A">
              <w:instrText xml:space="preserve"> HYPERLINK \l "_Delivery_Method_Type" </w:instrText>
            </w:r>
            <w:r w:rsidR="00090C9A">
              <w:fldChar w:fldCharType="separate"/>
            </w:r>
            <w:r w:rsidR="006E2CC3" w:rsidRPr="00AD4C6D">
              <w:rPr>
                <w:rStyle w:val="Hyperlink"/>
                <w:sz w:val="20"/>
                <w:szCs w:val="20"/>
              </w:rPr>
              <w:t>Delivery Method Types</w:t>
            </w:r>
            <w:r w:rsidR="00090C9A">
              <w:rPr>
                <w:rStyle w:val="Hyperlink"/>
                <w:sz w:val="20"/>
              </w:rPr>
              <w:fldChar w:fldCharType="end"/>
            </w:r>
          </w:p>
        </w:tc>
      </w:tr>
      <w:tr w:rsidR="00A22871" w:rsidRPr="00D267CA" w14:paraId="3FC71504" w14:textId="77777777" w:rsidTr="009B0C5E">
        <w:tblPrEx>
          <w:tblW w:w="9214"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ayout w:type="fixed"/>
          <w:tblPrExChange w:id="2772" w:author="Gareth Pateman" w:date="2018-04-18T16:22:00Z">
            <w:tblPrEx>
              <w:tblW w:w="9214"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ayout w:type="fixed"/>
            </w:tblPrEx>
          </w:tblPrExChange>
        </w:tblPrEx>
        <w:trPr>
          <w:cnfStyle w:val="000000100000" w:firstRow="0" w:lastRow="0" w:firstColumn="0" w:lastColumn="0" w:oddVBand="0" w:evenVBand="0" w:oddHBand="1" w:evenHBand="0" w:firstRowFirstColumn="0" w:firstRowLastColumn="0" w:lastRowFirstColumn="0" w:lastRowLastColumn="0"/>
          <w:cantSplit/>
          <w:trPrChange w:id="2773" w:author="Gareth Pateman" w:date="2018-04-18T16:22:00Z">
            <w:trPr>
              <w:cantSplit/>
            </w:trPr>
          </w:trPrChange>
        </w:trPr>
        <w:tc>
          <w:tcPr>
            <w:cnfStyle w:val="001000000000" w:firstRow="0" w:lastRow="0" w:firstColumn="1" w:lastColumn="0" w:oddVBand="0" w:evenVBand="0" w:oddHBand="0" w:evenHBand="0" w:firstRowFirstColumn="0" w:firstRowLastColumn="0" w:lastRowFirstColumn="0" w:lastRowLastColumn="0"/>
            <w:tcW w:w="1705" w:type="dxa"/>
            <w:tcPrChange w:id="2774" w:author="Gareth Pateman" w:date="2018-04-18T16:22:00Z">
              <w:tcPr>
                <w:tcW w:w="1276" w:type="dxa"/>
              </w:tcPr>
            </w:tcPrChange>
          </w:tcPr>
          <w:p w14:paraId="6FCA553B" w14:textId="6A80CFC7" w:rsidR="00A22871" w:rsidRDefault="005F5115" w:rsidP="00A22871">
            <w:pPr>
              <w:cnfStyle w:val="001000100000" w:firstRow="0" w:lastRow="0" w:firstColumn="1" w:lastColumn="0" w:oddVBand="0" w:evenVBand="0" w:oddHBand="1" w:evenHBand="0" w:firstRowFirstColumn="0" w:firstRowLastColumn="0" w:lastRowFirstColumn="0" w:lastRowLastColumn="0"/>
              <w:rPr>
                <w:b w:val="0"/>
                <w:sz w:val="20"/>
              </w:rPr>
            </w:pPr>
            <w:r>
              <w:rPr>
                <w:b w:val="0"/>
                <w:sz w:val="20"/>
              </w:rPr>
              <w:t>s</w:t>
            </w:r>
            <w:r w:rsidR="00A22871">
              <w:rPr>
                <w:b w:val="0"/>
                <w:sz w:val="20"/>
              </w:rPr>
              <w:t>enderBlockingReason</w:t>
            </w:r>
          </w:p>
        </w:tc>
        <w:tc>
          <w:tcPr>
            <w:tcW w:w="1108" w:type="dxa"/>
            <w:tcPrChange w:id="2775" w:author="Gareth Pateman" w:date="2018-04-18T16:22:00Z">
              <w:tcPr>
                <w:tcW w:w="1749" w:type="dxa"/>
              </w:tcPr>
            </w:tcPrChange>
          </w:tcPr>
          <w:p w14:paraId="4034A0E2"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2427" w:type="dxa"/>
            <w:tcPrChange w:id="2776" w:author="Gareth Pateman" w:date="2018-04-18T16:22:00Z">
              <w:tcPr>
                <w:tcW w:w="2376" w:type="dxa"/>
              </w:tcPr>
            </w:tcPrChange>
          </w:tcPr>
          <w:p w14:paraId="3E0CE009"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rFonts w:cs="Arial"/>
                <w:sz w:val="20"/>
              </w:rPr>
              <w:t>The reason for blocking the transaction</w:t>
            </w:r>
            <w:r w:rsidRPr="008D7309">
              <w:rPr>
                <w:rFonts w:cs="Arial"/>
                <w:sz w:val="20"/>
              </w:rPr>
              <w:t>, based on AML checks</w:t>
            </w:r>
            <w:r>
              <w:rPr>
                <w:rFonts w:cs="Arial"/>
                <w:sz w:val="20"/>
              </w:rPr>
              <w:t xml:space="preserve"> on the sender</w:t>
            </w:r>
          </w:p>
        </w:tc>
        <w:tc>
          <w:tcPr>
            <w:tcW w:w="1134" w:type="dxa"/>
            <w:tcPrChange w:id="2777" w:author="Gareth Pateman" w:date="2018-04-18T16:22:00Z">
              <w:tcPr>
                <w:tcW w:w="978" w:type="dxa"/>
              </w:tcPr>
            </w:tcPrChange>
          </w:tcPr>
          <w:p w14:paraId="0EFB7C42" w14:textId="77777777" w:rsidR="00A22871" w:rsidRPr="00536948"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E42E58">
              <w:rPr>
                <w:rFonts w:ascii="Wingdings" w:hAnsi="Wingdings" w:cs="Wingdings"/>
                <w:sz w:val="20"/>
              </w:rPr>
              <w:t></w:t>
            </w:r>
            <w:r>
              <w:rPr>
                <w:sz w:val="20"/>
              </w:rPr>
              <w:t>NA</w:t>
            </w:r>
          </w:p>
          <w:p w14:paraId="60DAB249" w14:textId="77777777" w:rsidR="00A22871" w:rsidRPr="00E12E10" w:rsidRDefault="00A22871" w:rsidP="00A22871">
            <w:pPr>
              <w:jc w:val="center"/>
              <w:cnfStyle w:val="000000100000" w:firstRow="0" w:lastRow="0" w:firstColumn="0" w:lastColumn="0" w:oddVBand="0" w:evenVBand="0" w:oddHBand="1" w:evenHBand="0" w:firstRowFirstColumn="0" w:firstRowLastColumn="0" w:lastRowFirstColumn="0" w:lastRowLastColumn="0"/>
              <w:rPr>
                <w:rFonts w:ascii="Wingdings" w:hAnsi="Wingdings" w:cs="Wingdings"/>
                <w:szCs w:val="28"/>
              </w:rPr>
            </w:pPr>
            <w:r w:rsidRPr="00B52FC7">
              <w:rPr>
                <w:rFonts w:ascii="Wingdings" w:hAnsi="Wingdings" w:cs="Wingdings"/>
                <w:sz w:val="20"/>
              </w:rPr>
              <w:t></w:t>
            </w:r>
            <w:r w:rsidRPr="00B52FC7">
              <w:rPr>
                <w:rFonts w:cs="Wingdings"/>
                <w:sz w:val="20"/>
              </w:rPr>
              <w:t>O</w:t>
            </w:r>
          </w:p>
        </w:tc>
        <w:tc>
          <w:tcPr>
            <w:tcW w:w="1418" w:type="dxa"/>
            <w:tcPrChange w:id="2778" w:author="Gareth Pateman" w:date="2018-04-18T16:22:00Z">
              <w:tcPr>
                <w:tcW w:w="1451" w:type="dxa"/>
              </w:tcPr>
            </w:tcPrChange>
          </w:tcPr>
          <w:p w14:paraId="40F69135"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c>
          <w:tcPr>
            <w:tcW w:w="1422" w:type="dxa"/>
            <w:tcPrChange w:id="2779" w:author="Gareth Pateman" w:date="2018-04-18T16:22:00Z">
              <w:tcPr>
                <w:tcW w:w="1384" w:type="dxa"/>
              </w:tcPr>
            </w:tcPrChange>
          </w:tcPr>
          <w:p w14:paraId="4E2D6D4D"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r>
      <w:tr w:rsidR="00A22871" w:rsidRPr="00D267CA" w14:paraId="41053403" w14:textId="77777777" w:rsidTr="009B0C5E">
        <w:tblPrEx>
          <w:tblW w:w="9214"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ayout w:type="fixed"/>
          <w:tblPrExChange w:id="2780" w:author="Gareth Pateman" w:date="2018-04-18T16:22:00Z">
            <w:tblPrEx>
              <w:tblW w:w="9214"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ayout w:type="fixed"/>
            </w:tblPrEx>
          </w:tblPrExChange>
        </w:tblPrEx>
        <w:trPr>
          <w:cantSplit/>
          <w:trPrChange w:id="2781" w:author="Gareth Pateman" w:date="2018-04-18T16:22:00Z">
            <w:trPr>
              <w:cantSplit/>
            </w:trPr>
          </w:trPrChange>
        </w:trPr>
        <w:tc>
          <w:tcPr>
            <w:cnfStyle w:val="001000000000" w:firstRow="0" w:lastRow="0" w:firstColumn="1" w:lastColumn="0" w:oddVBand="0" w:evenVBand="0" w:oddHBand="0" w:evenHBand="0" w:firstRowFirstColumn="0" w:firstRowLastColumn="0" w:lastRowFirstColumn="0" w:lastRowLastColumn="0"/>
            <w:tcW w:w="1705" w:type="dxa"/>
            <w:tcPrChange w:id="2782" w:author="Gareth Pateman" w:date="2018-04-18T16:22:00Z">
              <w:tcPr>
                <w:tcW w:w="1276" w:type="dxa"/>
              </w:tcPr>
            </w:tcPrChange>
          </w:tcPr>
          <w:p w14:paraId="537DFF76" w14:textId="17C0AD1D" w:rsidR="00A22871" w:rsidRDefault="005F5115" w:rsidP="00A22871">
            <w:pPr>
              <w:rPr>
                <w:b w:val="0"/>
                <w:sz w:val="20"/>
              </w:rPr>
            </w:pPr>
            <w:r>
              <w:rPr>
                <w:b w:val="0"/>
                <w:sz w:val="20"/>
              </w:rPr>
              <w:t>r</w:t>
            </w:r>
            <w:r w:rsidR="00A22871">
              <w:rPr>
                <w:b w:val="0"/>
                <w:sz w:val="20"/>
              </w:rPr>
              <w:t>ecipientBlockingReason</w:t>
            </w:r>
          </w:p>
        </w:tc>
        <w:tc>
          <w:tcPr>
            <w:tcW w:w="1108" w:type="dxa"/>
            <w:tcPrChange w:id="2783" w:author="Gareth Pateman" w:date="2018-04-18T16:22:00Z">
              <w:tcPr>
                <w:tcW w:w="1749" w:type="dxa"/>
              </w:tcPr>
            </w:tcPrChange>
          </w:tcPr>
          <w:p w14:paraId="23BE36DF"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2427" w:type="dxa"/>
            <w:tcPrChange w:id="2784" w:author="Gareth Pateman" w:date="2018-04-18T16:22:00Z">
              <w:tcPr>
                <w:tcW w:w="2376" w:type="dxa"/>
              </w:tcPr>
            </w:tcPrChange>
          </w:tcPr>
          <w:p w14:paraId="534BDD28"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rFonts w:cs="Arial"/>
                <w:sz w:val="20"/>
              </w:rPr>
              <w:t>The reason for blocking the transaction</w:t>
            </w:r>
            <w:r w:rsidRPr="008D7309">
              <w:rPr>
                <w:rFonts w:cs="Arial"/>
                <w:sz w:val="20"/>
              </w:rPr>
              <w:t>, based on AML checks</w:t>
            </w:r>
            <w:r>
              <w:rPr>
                <w:rFonts w:cs="Arial"/>
                <w:sz w:val="20"/>
              </w:rPr>
              <w:t xml:space="preserve"> on the recipient</w:t>
            </w:r>
          </w:p>
        </w:tc>
        <w:tc>
          <w:tcPr>
            <w:tcW w:w="1134" w:type="dxa"/>
            <w:tcPrChange w:id="2785" w:author="Gareth Pateman" w:date="2018-04-18T16:22:00Z">
              <w:tcPr>
                <w:tcW w:w="978" w:type="dxa"/>
              </w:tcPr>
            </w:tcPrChange>
          </w:tcPr>
          <w:p w14:paraId="207020B3" w14:textId="77777777" w:rsidR="00A22871" w:rsidRPr="00536948"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Pr>
                <w:sz w:val="20"/>
              </w:rPr>
              <w:t>NA</w:t>
            </w:r>
          </w:p>
          <w:p w14:paraId="08A32C5A" w14:textId="77777777" w:rsidR="00A22871" w:rsidRPr="00E12E10" w:rsidRDefault="00A22871" w:rsidP="00A22871">
            <w:pPr>
              <w:jc w:val="center"/>
              <w:cnfStyle w:val="000000000000" w:firstRow="0" w:lastRow="0" w:firstColumn="0" w:lastColumn="0" w:oddVBand="0" w:evenVBand="0" w:oddHBand="0" w:evenHBand="0" w:firstRowFirstColumn="0" w:firstRowLastColumn="0" w:lastRowFirstColumn="0" w:lastRowLastColumn="0"/>
              <w:rPr>
                <w:rFonts w:ascii="Wingdings" w:hAnsi="Wingdings" w:cs="Wingdings"/>
                <w:szCs w:val="28"/>
              </w:rPr>
            </w:pPr>
            <w:r w:rsidRPr="00B52FC7">
              <w:rPr>
                <w:rFonts w:ascii="Wingdings" w:hAnsi="Wingdings" w:cs="Wingdings"/>
                <w:sz w:val="20"/>
              </w:rPr>
              <w:t></w:t>
            </w:r>
            <w:r w:rsidRPr="00B52FC7">
              <w:rPr>
                <w:rFonts w:cs="Wingdings"/>
                <w:sz w:val="20"/>
              </w:rPr>
              <w:t>O</w:t>
            </w:r>
          </w:p>
        </w:tc>
        <w:tc>
          <w:tcPr>
            <w:tcW w:w="1418" w:type="dxa"/>
            <w:tcPrChange w:id="2786" w:author="Gareth Pateman" w:date="2018-04-18T16:22:00Z">
              <w:tcPr>
                <w:tcW w:w="1451" w:type="dxa"/>
              </w:tcPr>
            </w:tcPrChange>
          </w:tcPr>
          <w:p w14:paraId="76E92A72"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c>
          <w:tcPr>
            <w:tcW w:w="1422" w:type="dxa"/>
            <w:tcPrChange w:id="2787" w:author="Gareth Pateman" w:date="2018-04-18T16:22:00Z">
              <w:tcPr>
                <w:tcW w:w="1384" w:type="dxa"/>
              </w:tcPr>
            </w:tcPrChange>
          </w:tcPr>
          <w:p w14:paraId="6A0E48A1"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r>
    </w:tbl>
    <w:p w14:paraId="7FA923AA" w14:textId="77777777" w:rsidR="00A22871" w:rsidRDefault="00A22871" w:rsidP="00A22871">
      <w:pPr>
        <w:rPr>
          <w:color w:val="FF0000"/>
        </w:rPr>
      </w:pPr>
    </w:p>
    <w:p w14:paraId="63AE772B" w14:textId="77777777" w:rsidR="00A22871" w:rsidRPr="002A3E50" w:rsidRDefault="00A22871" w:rsidP="00A22871">
      <w:pPr>
        <w:rPr>
          <w:color w:val="FF0000"/>
        </w:rPr>
      </w:pPr>
    </w:p>
    <w:p w14:paraId="1A5AC602" w14:textId="77777777" w:rsidR="00100E00" w:rsidRDefault="00100E00" w:rsidP="002F254C">
      <w:pPr>
        <w:pStyle w:val="Heading2"/>
        <w:numPr>
          <w:ilvl w:val="0"/>
          <w:numId w:val="0"/>
        </w:numPr>
        <w:ind w:left="624" w:hanging="624"/>
      </w:pPr>
      <w:bookmarkStart w:id="2788" w:name="_Toc447115168"/>
      <w:bookmarkStart w:id="2789" w:name="_Toc447115812"/>
      <w:bookmarkStart w:id="2790" w:name="_Account_Identifier_Object"/>
      <w:bookmarkStart w:id="2791" w:name="_KYC_Object"/>
      <w:bookmarkEnd w:id="2788"/>
      <w:bookmarkEnd w:id="2789"/>
      <w:bookmarkEnd w:id="2790"/>
      <w:bookmarkEnd w:id="2791"/>
    </w:p>
    <w:p w14:paraId="371E8C3B" w14:textId="77777777" w:rsidR="00A22871" w:rsidRDefault="00A22871" w:rsidP="002F254C">
      <w:pPr>
        <w:pStyle w:val="Heading2"/>
      </w:pPr>
      <w:bookmarkStart w:id="2792" w:name="_Toc513209463"/>
      <w:r>
        <w:t>KYC Information Object</w:t>
      </w:r>
      <w:bookmarkEnd w:id="2792"/>
    </w:p>
    <w:p w14:paraId="29F68495" w14:textId="77777777" w:rsidR="00A22871" w:rsidRDefault="00A22871" w:rsidP="002F254C">
      <w:pPr>
        <w:pStyle w:val="NormalParagraph"/>
      </w:pPr>
      <w:r>
        <w:t>KYC refers to ‘Know your Customer’. The KYC object contains a number of properties that enable the identity of subject to be verified. KYC is typically provided for international transfers for the sending identity and the receiving identity. There are no mandatory KYC object properties.</w:t>
      </w:r>
    </w:p>
    <w:tbl>
      <w:tblPr>
        <w:tblStyle w:val="PlainTable21"/>
        <w:tblW w:w="9029"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ayout w:type="fixed"/>
        <w:tblLook w:val="04A0" w:firstRow="1" w:lastRow="0" w:firstColumn="1" w:lastColumn="0" w:noHBand="0" w:noVBand="1"/>
      </w:tblPr>
      <w:tblGrid>
        <w:gridCol w:w="1396"/>
        <w:gridCol w:w="1076"/>
        <w:gridCol w:w="3042"/>
        <w:gridCol w:w="603"/>
        <w:gridCol w:w="1066"/>
        <w:gridCol w:w="1846"/>
      </w:tblGrid>
      <w:tr w:rsidR="00A22871" w:rsidRPr="00D267CA" w14:paraId="1C082B85" w14:textId="77777777" w:rsidTr="005F51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9" w:type="dxa"/>
            <w:gridSpan w:val="6"/>
            <w:shd w:val="clear" w:color="auto" w:fill="F2F2F2" w:themeFill="background1" w:themeFillShade="F2"/>
          </w:tcPr>
          <w:p w14:paraId="7149171A" w14:textId="77777777" w:rsidR="00A22871" w:rsidRPr="00D267CA" w:rsidRDefault="00A22871" w:rsidP="00A22871">
            <w:pPr>
              <w:jc w:val="center"/>
              <w:rPr>
                <w:sz w:val="20"/>
              </w:rPr>
            </w:pPr>
            <w:r>
              <w:rPr>
                <w:sz w:val="28"/>
              </w:rPr>
              <w:t>KYC Information</w:t>
            </w:r>
            <w:r w:rsidRPr="005115BD">
              <w:rPr>
                <w:sz w:val="28"/>
              </w:rPr>
              <w:t xml:space="preserve"> Object Properties</w:t>
            </w:r>
          </w:p>
        </w:tc>
      </w:tr>
      <w:tr w:rsidR="00A22871" w:rsidRPr="00D267CA" w14:paraId="66959F4B" w14:textId="77777777" w:rsidTr="005F5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tcPr>
          <w:p w14:paraId="007A5687" w14:textId="77777777" w:rsidR="00A22871" w:rsidRPr="00195442" w:rsidRDefault="00A22871" w:rsidP="00A22871">
            <w:pPr>
              <w:rPr>
                <w:sz w:val="20"/>
              </w:rPr>
            </w:pPr>
            <w:r w:rsidRPr="00195442">
              <w:rPr>
                <w:sz w:val="20"/>
              </w:rPr>
              <w:t>Name</w:t>
            </w:r>
          </w:p>
        </w:tc>
        <w:tc>
          <w:tcPr>
            <w:tcW w:w="1076" w:type="dxa"/>
          </w:tcPr>
          <w:p w14:paraId="705617E9"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Type</w:t>
            </w:r>
          </w:p>
        </w:tc>
        <w:tc>
          <w:tcPr>
            <w:tcW w:w="3042" w:type="dxa"/>
          </w:tcPr>
          <w:p w14:paraId="31E03F8E"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Pr>
                <w:b/>
                <w:sz w:val="20"/>
              </w:rPr>
              <w:t>Description</w:t>
            </w:r>
          </w:p>
        </w:tc>
        <w:tc>
          <w:tcPr>
            <w:tcW w:w="603" w:type="dxa"/>
          </w:tcPr>
          <w:p w14:paraId="02F2FDFC"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p>
        </w:tc>
        <w:tc>
          <w:tcPr>
            <w:tcW w:w="1066" w:type="dxa"/>
          </w:tcPr>
          <w:p w14:paraId="3F066664"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Reference</w:t>
            </w:r>
          </w:p>
        </w:tc>
        <w:tc>
          <w:tcPr>
            <w:tcW w:w="1846" w:type="dxa"/>
          </w:tcPr>
          <w:p w14:paraId="7392ECDC"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Validation</w:t>
            </w:r>
          </w:p>
        </w:tc>
      </w:tr>
      <w:tr w:rsidR="00A22871" w:rsidRPr="00D267CA" w14:paraId="1931F9E4" w14:textId="77777777" w:rsidTr="005F5115">
        <w:tc>
          <w:tcPr>
            <w:cnfStyle w:val="001000000000" w:firstRow="0" w:lastRow="0" w:firstColumn="1" w:lastColumn="0" w:oddVBand="0" w:evenVBand="0" w:oddHBand="0" w:evenHBand="0" w:firstRowFirstColumn="0" w:firstRowLastColumn="0" w:lastRowFirstColumn="0" w:lastRowLastColumn="0"/>
            <w:tcW w:w="1396" w:type="dxa"/>
          </w:tcPr>
          <w:p w14:paraId="150CE554" w14:textId="74F2A8A0" w:rsidR="00A22871" w:rsidRDefault="005F5115" w:rsidP="002F254C">
            <w:pPr>
              <w:jc w:val="left"/>
              <w:rPr>
                <w:b w:val="0"/>
                <w:sz w:val="20"/>
              </w:rPr>
            </w:pPr>
            <w:r>
              <w:rPr>
                <w:b w:val="0"/>
                <w:sz w:val="20"/>
              </w:rPr>
              <w:t>n</w:t>
            </w:r>
            <w:r w:rsidR="00A22871">
              <w:rPr>
                <w:b w:val="0"/>
                <w:sz w:val="20"/>
              </w:rPr>
              <w:t>ationality</w:t>
            </w:r>
          </w:p>
        </w:tc>
        <w:tc>
          <w:tcPr>
            <w:tcW w:w="1076" w:type="dxa"/>
          </w:tcPr>
          <w:p w14:paraId="2AC67C44"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3042" w:type="dxa"/>
          </w:tcPr>
          <w:p w14:paraId="1B9A11C0"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Nationality of the KYC subject.</w:t>
            </w:r>
          </w:p>
        </w:tc>
        <w:tc>
          <w:tcPr>
            <w:tcW w:w="603" w:type="dxa"/>
          </w:tcPr>
          <w:p w14:paraId="00A7AC73"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Cs w:val="28"/>
              </w:rPr>
              <w:t></w:t>
            </w:r>
            <w:r>
              <w:rPr>
                <w:sz w:val="20"/>
              </w:rPr>
              <w:t>O</w:t>
            </w:r>
          </w:p>
          <w:p w14:paraId="3B8F6602"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 w:val="20"/>
                <w:szCs w:val="28"/>
              </w:rPr>
              <w:t></w:t>
            </w:r>
            <w:r>
              <w:rPr>
                <w:rFonts w:cs="Wingdings"/>
                <w:sz w:val="20"/>
                <w:szCs w:val="28"/>
              </w:rPr>
              <w:t>O</w:t>
            </w:r>
            <w:r w:rsidRPr="00D267CA" w:rsidDel="00536948">
              <w:rPr>
                <w:sz w:val="20"/>
              </w:rPr>
              <w:t xml:space="preserve"> </w:t>
            </w:r>
          </w:p>
        </w:tc>
        <w:tc>
          <w:tcPr>
            <w:tcW w:w="1066" w:type="dxa"/>
          </w:tcPr>
          <w:p w14:paraId="07493758"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c>
          <w:tcPr>
            <w:tcW w:w="1846" w:type="dxa"/>
          </w:tcPr>
          <w:p w14:paraId="1EDCD707" w14:textId="03908E78"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 xml:space="preserve">Enumeration = </w:t>
            </w:r>
            <w:hyperlink w:anchor="_ISO_Country_Codes" w:history="1">
              <w:r w:rsidR="006E2CC3" w:rsidRPr="00E90944">
                <w:rPr>
                  <w:rStyle w:val="Hyperlink"/>
                  <w:sz w:val="20"/>
                  <w:szCs w:val="20"/>
                </w:rPr>
                <w:t>ISO Country Codes</w:t>
              </w:r>
            </w:hyperlink>
          </w:p>
        </w:tc>
      </w:tr>
      <w:tr w:rsidR="00A22871" w:rsidRPr="00D267CA" w14:paraId="4C736F38" w14:textId="77777777" w:rsidTr="005F5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tcPr>
          <w:p w14:paraId="2D4C6B35" w14:textId="6C4D8191" w:rsidR="00A22871" w:rsidRDefault="005F5115" w:rsidP="002F254C">
            <w:pPr>
              <w:jc w:val="left"/>
              <w:rPr>
                <w:b w:val="0"/>
                <w:sz w:val="20"/>
              </w:rPr>
            </w:pPr>
            <w:r>
              <w:rPr>
                <w:b w:val="0"/>
                <w:sz w:val="20"/>
              </w:rPr>
              <w:t>d</w:t>
            </w:r>
            <w:r w:rsidR="00A22871">
              <w:rPr>
                <w:b w:val="0"/>
                <w:sz w:val="20"/>
              </w:rPr>
              <w:t>ate</w:t>
            </w:r>
            <w:r>
              <w:rPr>
                <w:b w:val="0"/>
                <w:sz w:val="20"/>
              </w:rPr>
              <w:t>O</w:t>
            </w:r>
            <w:r w:rsidR="00A22871">
              <w:rPr>
                <w:b w:val="0"/>
                <w:sz w:val="20"/>
              </w:rPr>
              <w:t>f</w:t>
            </w:r>
            <w:r>
              <w:rPr>
                <w:b w:val="0"/>
                <w:sz w:val="20"/>
              </w:rPr>
              <w:t>B</w:t>
            </w:r>
            <w:r w:rsidR="00A22871">
              <w:rPr>
                <w:b w:val="0"/>
                <w:sz w:val="20"/>
              </w:rPr>
              <w:t>irth</w:t>
            </w:r>
          </w:p>
        </w:tc>
        <w:tc>
          <w:tcPr>
            <w:tcW w:w="1076" w:type="dxa"/>
          </w:tcPr>
          <w:p w14:paraId="67B99FC0"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Date</w:t>
            </w:r>
          </w:p>
        </w:tc>
        <w:tc>
          <w:tcPr>
            <w:tcW w:w="3042" w:type="dxa"/>
          </w:tcPr>
          <w:p w14:paraId="57327E3D"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Birth date of the KYC subject.</w:t>
            </w:r>
          </w:p>
        </w:tc>
        <w:tc>
          <w:tcPr>
            <w:tcW w:w="603" w:type="dxa"/>
          </w:tcPr>
          <w:p w14:paraId="4721BCCE"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E12E10">
              <w:rPr>
                <w:rFonts w:ascii="Wingdings" w:hAnsi="Wingdings" w:cs="Wingdings"/>
                <w:szCs w:val="28"/>
              </w:rPr>
              <w:t></w:t>
            </w:r>
            <w:r>
              <w:rPr>
                <w:sz w:val="20"/>
              </w:rPr>
              <w:t>O</w:t>
            </w:r>
          </w:p>
          <w:p w14:paraId="74551216"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E12E10">
              <w:rPr>
                <w:rFonts w:ascii="Wingdings" w:hAnsi="Wingdings" w:cs="Wingdings"/>
                <w:sz w:val="20"/>
                <w:szCs w:val="28"/>
              </w:rPr>
              <w:t></w:t>
            </w:r>
            <w:r>
              <w:rPr>
                <w:rFonts w:cs="Wingdings"/>
                <w:sz w:val="20"/>
                <w:szCs w:val="28"/>
              </w:rPr>
              <w:t>O</w:t>
            </w:r>
            <w:r w:rsidRPr="00D267CA" w:rsidDel="00536948">
              <w:rPr>
                <w:sz w:val="20"/>
              </w:rPr>
              <w:t xml:space="preserve"> </w:t>
            </w:r>
          </w:p>
        </w:tc>
        <w:tc>
          <w:tcPr>
            <w:tcW w:w="1066" w:type="dxa"/>
          </w:tcPr>
          <w:p w14:paraId="7EA3BB5E"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c>
          <w:tcPr>
            <w:tcW w:w="1846" w:type="dxa"/>
          </w:tcPr>
          <w:p w14:paraId="6A57FC35"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r>
      <w:tr w:rsidR="00A22871" w:rsidRPr="00D267CA" w14:paraId="19D48F84" w14:textId="77777777" w:rsidTr="005F5115">
        <w:tc>
          <w:tcPr>
            <w:cnfStyle w:val="001000000000" w:firstRow="0" w:lastRow="0" w:firstColumn="1" w:lastColumn="0" w:oddVBand="0" w:evenVBand="0" w:oddHBand="0" w:evenHBand="0" w:firstRowFirstColumn="0" w:firstRowLastColumn="0" w:lastRowFirstColumn="0" w:lastRowLastColumn="0"/>
            <w:tcW w:w="1396" w:type="dxa"/>
          </w:tcPr>
          <w:p w14:paraId="037E9BC0" w14:textId="1EE12017" w:rsidR="00A22871" w:rsidRDefault="005F5115" w:rsidP="002F254C">
            <w:pPr>
              <w:jc w:val="left"/>
              <w:rPr>
                <w:b w:val="0"/>
                <w:sz w:val="20"/>
              </w:rPr>
            </w:pPr>
            <w:r>
              <w:rPr>
                <w:b w:val="0"/>
                <w:sz w:val="20"/>
              </w:rPr>
              <w:t>o</w:t>
            </w:r>
            <w:r w:rsidR="00A22871">
              <w:rPr>
                <w:b w:val="0"/>
                <w:sz w:val="20"/>
              </w:rPr>
              <w:t>ccupation</w:t>
            </w:r>
          </w:p>
        </w:tc>
        <w:tc>
          <w:tcPr>
            <w:tcW w:w="1076" w:type="dxa"/>
          </w:tcPr>
          <w:p w14:paraId="2B29D783"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3042" w:type="dxa"/>
          </w:tcPr>
          <w:p w14:paraId="7F3D905B"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Occupation of the KYC subject.</w:t>
            </w:r>
          </w:p>
        </w:tc>
        <w:tc>
          <w:tcPr>
            <w:tcW w:w="603" w:type="dxa"/>
          </w:tcPr>
          <w:p w14:paraId="77D7F61B"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Cs w:val="28"/>
              </w:rPr>
              <w:t></w:t>
            </w:r>
            <w:r>
              <w:rPr>
                <w:sz w:val="20"/>
              </w:rPr>
              <w:t>O</w:t>
            </w:r>
          </w:p>
          <w:p w14:paraId="33095E2C"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 w:val="20"/>
                <w:szCs w:val="28"/>
              </w:rPr>
              <w:t></w:t>
            </w:r>
            <w:r>
              <w:rPr>
                <w:rFonts w:cs="Wingdings"/>
                <w:sz w:val="20"/>
                <w:szCs w:val="28"/>
              </w:rPr>
              <w:t>O</w:t>
            </w:r>
            <w:r w:rsidRPr="00D267CA" w:rsidDel="00536948">
              <w:rPr>
                <w:sz w:val="20"/>
              </w:rPr>
              <w:t xml:space="preserve"> </w:t>
            </w:r>
          </w:p>
        </w:tc>
        <w:tc>
          <w:tcPr>
            <w:tcW w:w="1066" w:type="dxa"/>
          </w:tcPr>
          <w:p w14:paraId="096E9B46"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c>
          <w:tcPr>
            <w:tcW w:w="1846" w:type="dxa"/>
          </w:tcPr>
          <w:p w14:paraId="7347855F"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r>
      <w:tr w:rsidR="00A22871" w:rsidRPr="00D267CA" w14:paraId="05B44455" w14:textId="77777777" w:rsidTr="005F5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tcPr>
          <w:p w14:paraId="0A927421" w14:textId="124ED06D" w:rsidR="00A22871" w:rsidRDefault="005F5115" w:rsidP="002F254C">
            <w:pPr>
              <w:jc w:val="left"/>
              <w:rPr>
                <w:b w:val="0"/>
                <w:sz w:val="20"/>
              </w:rPr>
            </w:pPr>
            <w:r>
              <w:rPr>
                <w:b w:val="0"/>
                <w:sz w:val="20"/>
              </w:rPr>
              <w:t>e</w:t>
            </w:r>
            <w:r w:rsidR="00A22871">
              <w:rPr>
                <w:b w:val="0"/>
                <w:sz w:val="20"/>
              </w:rPr>
              <w:t>mployerName</w:t>
            </w:r>
          </w:p>
        </w:tc>
        <w:tc>
          <w:tcPr>
            <w:tcW w:w="1076" w:type="dxa"/>
          </w:tcPr>
          <w:p w14:paraId="2F7DB9CE"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3042" w:type="dxa"/>
          </w:tcPr>
          <w:p w14:paraId="054DE6EF"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Employer Name of the KYC subject.</w:t>
            </w:r>
          </w:p>
        </w:tc>
        <w:tc>
          <w:tcPr>
            <w:tcW w:w="603" w:type="dxa"/>
          </w:tcPr>
          <w:p w14:paraId="18A12329"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E12E10">
              <w:rPr>
                <w:rFonts w:ascii="Wingdings" w:hAnsi="Wingdings" w:cs="Wingdings"/>
                <w:szCs w:val="28"/>
              </w:rPr>
              <w:t></w:t>
            </w:r>
            <w:r>
              <w:rPr>
                <w:sz w:val="20"/>
              </w:rPr>
              <w:t>O</w:t>
            </w:r>
          </w:p>
          <w:p w14:paraId="78CEA88B"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E12E10">
              <w:rPr>
                <w:rFonts w:ascii="Wingdings" w:hAnsi="Wingdings" w:cs="Wingdings"/>
                <w:sz w:val="20"/>
                <w:szCs w:val="28"/>
              </w:rPr>
              <w:t></w:t>
            </w:r>
            <w:r>
              <w:rPr>
                <w:rFonts w:cs="Wingdings"/>
                <w:sz w:val="20"/>
                <w:szCs w:val="28"/>
              </w:rPr>
              <w:t>O</w:t>
            </w:r>
            <w:r w:rsidRPr="00D267CA" w:rsidDel="00536948">
              <w:rPr>
                <w:sz w:val="20"/>
              </w:rPr>
              <w:t xml:space="preserve"> </w:t>
            </w:r>
          </w:p>
        </w:tc>
        <w:tc>
          <w:tcPr>
            <w:tcW w:w="1066" w:type="dxa"/>
          </w:tcPr>
          <w:p w14:paraId="2B24D5BB"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c>
          <w:tcPr>
            <w:tcW w:w="1846" w:type="dxa"/>
          </w:tcPr>
          <w:p w14:paraId="3F283CE0"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r>
      <w:tr w:rsidR="00A22871" w:rsidRPr="00D267CA" w14:paraId="33A6250B" w14:textId="77777777" w:rsidTr="005F5115">
        <w:tc>
          <w:tcPr>
            <w:cnfStyle w:val="001000000000" w:firstRow="0" w:lastRow="0" w:firstColumn="1" w:lastColumn="0" w:oddVBand="0" w:evenVBand="0" w:oddHBand="0" w:evenHBand="0" w:firstRowFirstColumn="0" w:firstRowLastColumn="0" w:lastRowFirstColumn="0" w:lastRowLastColumn="0"/>
            <w:tcW w:w="1396" w:type="dxa"/>
          </w:tcPr>
          <w:p w14:paraId="6FAE1405" w14:textId="18E819D6" w:rsidR="00A22871" w:rsidRDefault="005F5115" w:rsidP="002F254C">
            <w:pPr>
              <w:jc w:val="left"/>
              <w:rPr>
                <w:b w:val="0"/>
                <w:sz w:val="20"/>
              </w:rPr>
            </w:pPr>
            <w:r>
              <w:rPr>
                <w:b w:val="0"/>
                <w:sz w:val="20"/>
              </w:rPr>
              <w:t>c</w:t>
            </w:r>
            <w:r w:rsidR="00A22871">
              <w:rPr>
                <w:b w:val="0"/>
                <w:sz w:val="20"/>
              </w:rPr>
              <w:t>ontactPhone</w:t>
            </w:r>
          </w:p>
        </w:tc>
        <w:tc>
          <w:tcPr>
            <w:tcW w:w="1076" w:type="dxa"/>
          </w:tcPr>
          <w:p w14:paraId="0442E4ED"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3042" w:type="dxa"/>
          </w:tcPr>
          <w:p w14:paraId="15551B29"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195442">
              <w:rPr>
                <w:sz w:val="20"/>
              </w:rPr>
              <w:t>Contact phone number (mobile or landline) of the KYC subject. Phone number to be provided in international format as per ITU E.123</w:t>
            </w:r>
            <w:r>
              <w:rPr>
                <w:sz w:val="20"/>
              </w:rPr>
              <w:t>.</w:t>
            </w:r>
          </w:p>
        </w:tc>
        <w:tc>
          <w:tcPr>
            <w:tcW w:w="603" w:type="dxa"/>
          </w:tcPr>
          <w:p w14:paraId="7CFFBD2C"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Cs w:val="28"/>
              </w:rPr>
              <w:t></w:t>
            </w:r>
            <w:r>
              <w:rPr>
                <w:sz w:val="20"/>
              </w:rPr>
              <w:t>O</w:t>
            </w:r>
          </w:p>
          <w:p w14:paraId="7A09338C"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 w:val="20"/>
                <w:szCs w:val="28"/>
              </w:rPr>
              <w:t></w:t>
            </w:r>
            <w:r>
              <w:rPr>
                <w:rFonts w:cs="Wingdings"/>
                <w:sz w:val="20"/>
                <w:szCs w:val="28"/>
              </w:rPr>
              <w:t>O</w:t>
            </w:r>
            <w:r w:rsidRPr="00D267CA" w:rsidDel="00536948">
              <w:rPr>
                <w:sz w:val="20"/>
              </w:rPr>
              <w:t xml:space="preserve"> </w:t>
            </w:r>
          </w:p>
        </w:tc>
        <w:tc>
          <w:tcPr>
            <w:tcW w:w="1066" w:type="dxa"/>
          </w:tcPr>
          <w:p w14:paraId="4E0B77B9"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c>
          <w:tcPr>
            <w:tcW w:w="1846" w:type="dxa"/>
          </w:tcPr>
          <w:p w14:paraId="28FCC368" w14:textId="59F18CF5" w:rsidR="00A22871" w:rsidRPr="008859D3" w:rsidDel="009003E5" w:rsidRDefault="009003E5" w:rsidP="002F254C">
            <w:pPr>
              <w:jc w:val="left"/>
              <w:cnfStyle w:val="000000000000" w:firstRow="0" w:lastRow="0" w:firstColumn="0" w:lastColumn="0" w:oddVBand="0" w:evenVBand="0" w:oddHBand="0" w:evenHBand="0" w:firstRowFirstColumn="0" w:firstRowLastColumn="0" w:lastRowFirstColumn="0" w:lastRowLastColumn="0"/>
              <w:rPr>
                <w:del w:id="2793" w:author="Gareth Pateman" w:date="2018-04-18T16:04:00Z"/>
                <w:sz w:val="20"/>
                <w:szCs w:val="20"/>
              </w:rPr>
            </w:pPr>
            <w:ins w:id="2794" w:author="Gareth Pateman" w:date="2018-04-18T16:05:00Z">
              <w:r>
                <w:rPr>
                  <w:sz w:val="20"/>
                  <w:szCs w:val="20"/>
                </w:rPr>
                <w:t>M</w:t>
              </w:r>
            </w:ins>
            <w:ins w:id="2795" w:author="Gareth Pateman" w:date="2018-04-18T16:06:00Z">
              <w:r>
                <w:rPr>
                  <w:sz w:val="20"/>
                  <w:szCs w:val="20"/>
                </w:rPr>
                <w:t xml:space="preserve">ust </w:t>
              </w:r>
            </w:ins>
            <w:del w:id="2796" w:author="Gareth Pateman" w:date="2018-04-18T16:04:00Z">
              <w:r w:rsidR="00A22871" w:rsidRPr="009003E5" w:rsidDel="009003E5">
                <w:rPr>
                  <w:sz w:val="20"/>
                </w:rPr>
                <w:delText xml:space="preserve">Regular Expression to validate against </w:delText>
              </w:r>
              <w:r w:rsidR="00090C9A" w:rsidRPr="009003E5" w:rsidDel="009003E5">
                <w:rPr>
                  <w:sz w:val="20"/>
                  <w:rPrChange w:id="2797" w:author="Gareth Pateman" w:date="2018-04-18T16:05:00Z">
                    <w:rPr/>
                  </w:rPrChange>
                </w:rPr>
                <w:fldChar w:fldCharType="begin"/>
              </w:r>
              <w:r w:rsidR="00090C9A" w:rsidRPr="009003E5" w:rsidDel="009003E5">
                <w:rPr>
                  <w:sz w:val="20"/>
                  <w:rPrChange w:id="2798" w:author="Gareth Pateman" w:date="2018-04-18T16:05:00Z">
                    <w:rPr/>
                  </w:rPrChange>
                </w:rPr>
                <w:delInstrText xml:space="preserve"> HYPERLINK "https://www.itu.int/rec/T-REC-E.123-200102-I/en" </w:delInstrText>
              </w:r>
              <w:r w:rsidR="00090C9A" w:rsidRPr="009003E5" w:rsidDel="009003E5">
                <w:rPr>
                  <w:rPrChange w:id="2799" w:author="Gareth Pateman" w:date="2018-04-18T16:05:00Z">
                    <w:rPr>
                      <w:rStyle w:val="Hyperlink"/>
                      <w:sz w:val="20"/>
                    </w:rPr>
                  </w:rPrChange>
                </w:rPr>
                <w:fldChar w:fldCharType="separate"/>
              </w:r>
              <w:r w:rsidR="006E2CC3" w:rsidRPr="009003E5" w:rsidDel="009003E5">
                <w:rPr>
                  <w:rStyle w:val="Hyperlink"/>
                  <w:sz w:val="20"/>
                </w:rPr>
                <w:delText>ITU E.123</w:delText>
              </w:r>
              <w:r w:rsidR="00090C9A" w:rsidRPr="009003E5" w:rsidDel="009003E5">
                <w:rPr>
                  <w:rStyle w:val="Hyperlink"/>
                  <w:sz w:val="20"/>
                  <w:rPrChange w:id="2800" w:author="Gareth Pateman" w:date="2018-04-18T16:05:00Z">
                    <w:rPr>
                      <w:rStyle w:val="Hyperlink"/>
                      <w:sz w:val="20"/>
                    </w:rPr>
                  </w:rPrChange>
                </w:rPr>
                <w:fldChar w:fldCharType="end"/>
              </w:r>
            </w:del>
          </w:p>
          <w:p w14:paraId="03E14666" w14:textId="202AEE83" w:rsidR="00A22871" w:rsidRPr="008859D3" w:rsidRDefault="00A22871" w:rsidP="002F254C">
            <w:pPr>
              <w:jc w:val="left"/>
              <w:cnfStyle w:val="000000000000" w:firstRow="0" w:lastRow="0" w:firstColumn="0" w:lastColumn="0" w:oddVBand="0" w:evenVBand="0" w:oddHBand="0" w:evenHBand="0" w:firstRowFirstColumn="0" w:firstRowLastColumn="0" w:lastRowFirstColumn="0" w:lastRowLastColumn="0"/>
              <w:rPr>
                <w:sz w:val="20"/>
                <w:szCs w:val="20"/>
              </w:rPr>
            </w:pPr>
            <w:del w:id="2801" w:author="Gareth Pateman" w:date="2018-04-18T16:04:00Z">
              <w:r w:rsidRPr="009003E5" w:rsidDel="009003E5">
                <w:rPr>
                  <w:sz w:val="20"/>
                </w:rPr>
                <w:delText>Refer to Swagger definition for more information</w:delText>
              </w:r>
            </w:del>
            <w:ins w:id="2802" w:author="Gareth Pateman" w:date="2018-04-18T16:06:00Z">
              <w:r w:rsidR="009003E5">
                <w:rPr>
                  <w:rFonts w:eastAsia="Times New Roman"/>
                  <w:sz w:val="20"/>
                  <w:szCs w:val="20"/>
                  <w:lang w:eastAsia="en-US"/>
                </w:rPr>
                <w:t>contain between</w:t>
              </w:r>
            </w:ins>
            <w:ins w:id="2803" w:author="Gareth Pateman" w:date="2018-04-18T16:04:00Z">
              <w:r w:rsidR="009003E5" w:rsidRPr="009003E5">
                <w:rPr>
                  <w:rFonts w:eastAsia="Times New Roman"/>
                  <w:sz w:val="20"/>
                  <w:lang w:eastAsia="en-US"/>
                  <w:rPrChange w:id="2804" w:author="Gareth Pateman" w:date="2018-04-18T16:05:00Z">
                    <w:rPr>
                      <w:rFonts w:eastAsia="Times New Roman"/>
                      <w:lang w:eastAsia="en-US"/>
                    </w:rPr>
                  </w:rPrChange>
                </w:rPr>
                <w:t xml:space="preserve"> 6 and 15 </w:t>
              </w:r>
            </w:ins>
            <w:ins w:id="2805" w:author="Gareth Pateman" w:date="2018-04-18T16:06:00Z">
              <w:r w:rsidR="009003E5">
                <w:rPr>
                  <w:rFonts w:eastAsia="Times New Roman"/>
                  <w:sz w:val="20"/>
                  <w:szCs w:val="20"/>
                  <w:lang w:eastAsia="en-US"/>
                </w:rPr>
                <w:t xml:space="preserve">consecutive </w:t>
              </w:r>
            </w:ins>
            <w:ins w:id="2806" w:author="Gareth Pateman" w:date="2018-04-18T16:04:00Z">
              <w:r w:rsidR="009003E5" w:rsidRPr="009003E5">
                <w:rPr>
                  <w:rFonts w:eastAsia="Times New Roman"/>
                  <w:sz w:val="20"/>
                  <w:lang w:eastAsia="en-US"/>
                  <w:rPrChange w:id="2807" w:author="Gareth Pateman" w:date="2018-04-18T16:05:00Z">
                    <w:rPr>
                      <w:rFonts w:eastAsia="Times New Roman"/>
                      <w:lang w:eastAsia="en-US"/>
                    </w:rPr>
                  </w:rPrChange>
                </w:rPr>
                <w:t>digits</w:t>
              </w:r>
            </w:ins>
            <w:del w:id="2808" w:author="Gareth Pateman" w:date="2018-04-18T16:04:00Z">
              <w:r w:rsidRPr="009003E5" w:rsidDel="009003E5">
                <w:rPr>
                  <w:sz w:val="20"/>
                </w:rPr>
                <w:delText>.</w:delText>
              </w:r>
            </w:del>
          </w:p>
          <w:p w14:paraId="118F84B8" w14:textId="77777777" w:rsidR="00A22871" w:rsidRPr="009003E5" w:rsidRDefault="009003E5" w:rsidP="002F254C">
            <w:pPr>
              <w:jc w:val="left"/>
              <w:cnfStyle w:val="000000000000" w:firstRow="0" w:lastRow="0" w:firstColumn="0" w:lastColumn="0" w:oddVBand="0" w:evenVBand="0" w:oddHBand="0" w:evenHBand="0" w:firstRowFirstColumn="0" w:firstRowLastColumn="0" w:lastRowFirstColumn="0" w:lastRowLastColumn="0"/>
              <w:rPr>
                <w:ins w:id="2809" w:author="Gareth Pateman" w:date="2018-04-18T16:05:00Z"/>
                <w:rFonts w:eastAsia="Times New Roman"/>
                <w:sz w:val="20"/>
                <w:szCs w:val="20"/>
                <w:lang w:eastAsia="en-US"/>
                <w:rPrChange w:id="2810" w:author="Gareth Pateman" w:date="2018-04-18T16:05:00Z">
                  <w:rPr>
                    <w:ins w:id="2811" w:author="Gareth Pateman" w:date="2018-04-18T16:05:00Z"/>
                    <w:rFonts w:eastAsia="Times New Roman"/>
                    <w:lang w:eastAsia="en-US"/>
                  </w:rPr>
                </w:rPrChange>
              </w:rPr>
            </w:pPr>
            <w:ins w:id="2812" w:author="Gareth Pateman" w:date="2018-04-18T16:05:00Z">
              <w:r w:rsidRPr="009003E5">
                <w:rPr>
                  <w:rFonts w:eastAsia="Times New Roman"/>
                  <w:sz w:val="20"/>
                  <w:lang w:eastAsia="en-US"/>
                  <w:rPrChange w:id="2813" w:author="Gareth Pateman" w:date="2018-04-18T16:05:00Z">
                    <w:rPr>
                      <w:rFonts w:eastAsia="Times New Roman"/>
                      <w:lang w:eastAsia="en-US"/>
                    </w:rPr>
                  </w:rPrChange>
                </w:rPr>
                <w:t>First character can contain a ‘+’ or digit</w:t>
              </w:r>
            </w:ins>
          </w:p>
          <w:p w14:paraId="745673D2" w14:textId="2FC616E1" w:rsidR="009003E5" w:rsidRPr="00D267CA" w:rsidRDefault="009003E5" w:rsidP="002F254C">
            <w:pPr>
              <w:jc w:val="left"/>
              <w:cnfStyle w:val="000000000000" w:firstRow="0" w:lastRow="0" w:firstColumn="0" w:lastColumn="0" w:oddVBand="0" w:evenVBand="0" w:oddHBand="0" w:evenHBand="0" w:firstRowFirstColumn="0" w:firstRowLastColumn="0" w:lastRowFirstColumn="0" w:lastRowLastColumn="0"/>
              <w:rPr>
                <w:sz w:val="20"/>
              </w:rPr>
            </w:pPr>
            <w:ins w:id="2814" w:author="Gareth Pateman" w:date="2018-04-18T16:05:00Z">
              <w:r w:rsidRPr="009003E5">
                <w:rPr>
                  <w:sz w:val="20"/>
                </w:rPr>
                <w:t>Can contain spaces.</w:t>
              </w:r>
            </w:ins>
          </w:p>
        </w:tc>
      </w:tr>
      <w:tr w:rsidR="00A22871" w:rsidRPr="00D267CA" w14:paraId="01FF7DE2" w14:textId="77777777" w:rsidTr="005F5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tcPr>
          <w:p w14:paraId="07E7E440" w14:textId="316C6F51" w:rsidR="00A22871" w:rsidRDefault="005F5115" w:rsidP="002F254C">
            <w:pPr>
              <w:jc w:val="left"/>
              <w:rPr>
                <w:b w:val="0"/>
                <w:sz w:val="20"/>
              </w:rPr>
            </w:pPr>
            <w:r>
              <w:rPr>
                <w:b w:val="0"/>
                <w:sz w:val="20"/>
              </w:rPr>
              <w:t>g</w:t>
            </w:r>
            <w:r w:rsidR="00A22871">
              <w:rPr>
                <w:b w:val="0"/>
                <w:sz w:val="20"/>
              </w:rPr>
              <w:t>ender</w:t>
            </w:r>
          </w:p>
        </w:tc>
        <w:tc>
          <w:tcPr>
            <w:tcW w:w="1076" w:type="dxa"/>
          </w:tcPr>
          <w:p w14:paraId="662C2924"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3042" w:type="dxa"/>
          </w:tcPr>
          <w:p w14:paraId="47332544"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Gender of the KYC Object.</w:t>
            </w:r>
          </w:p>
        </w:tc>
        <w:tc>
          <w:tcPr>
            <w:tcW w:w="603" w:type="dxa"/>
          </w:tcPr>
          <w:p w14:paraId="10297DB8"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E12E10">
              <w:rPr>
                <w:rFonts w:ascii="Wingdings" w:hAnsi="Wingdings" w:cs="Wingdings"/>
                <w:szCs w:val="28"/>
              </w:rPr>
              <w:t></w:t>
            </w:r>
            <w:r>
              <w:rPr>
                <w:sz w:val="20"/>
              </w:rPr>
              <w:t>O</w:t>
            </w:r>
          </w:p>
          <w:p w14:paraId="22C8B16B"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E12E10">
              <w:rPr>
                <w:rFonts w:ascii="Wingdings" w:hAnsi="Wingdings" w:cs="Wingdings"/>
                <w:sz w:val="20"/>
                <w:szCs w:val="28"/>
              </w:rPr>
              <w:t></w:t>
            </w:r>
            <w:r>
              <w:rPr>
                <w:rFonts w:cs="Wingdings"/>
                <w:sz w:val="20"/>
                <w:szCs w:val="28"/>
              </w:rPr>
              <w:t>O</w:t>
            </w:r>
            <w:r w:rsidRPr="00D267CA" w:rsidDel="00536948">
              <w:rPr>
                <w:sz w:val="20"/>
              </w:rPr>
              <w:t xml:space="preserve"> </w:t>
            </w:r>
          </w:p>
        </w:tc>
        <w:tc>
          <w:tcPr>
            <w:tcW w:w="1066" w:type="dxa"/>
          </w:tcPr>
          <w:p w14:paraId="084B2AD8"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c>
          <w:tcPr>
            <w:tcW w:w="1846" w:type="dxa"/>
          </w:tcPr>
          <w:p w14:paraId="46B75332"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Length=1, Enumeration = (m)ale, (f)emale, (u)nspecified</w:t>
            </w:r>
          </w:p>
        </w:tc>
      </w:tr>
      <w:tr w:rsidR="00A22871" w:rsidRPr="00D267CA" w14:paraId="6E6F214E" w14:textId="77777777" w:rsidTr="005F5115">
        <w:tc>
          <w:tcPr>
            <w:cnfStyle w:val="001000000000" w:firstRow="0" w:lastRow="0" w:firstColumn="1" w:lastColumn="0" w:oddVBand="0" w:evenVBand="0" w:oddHBand="0" w:evenHBand="0" w:firstRowFirstColumn="0" w:firstRowLastColumn="0" w:lastRowFirstColumn="0" w:lastRowLastColumn="0"/>
            <w:tcW w:w="1396" w:type="dxa"/>
          </w:tcPr>
          <w:p w14:paraId="418CFCFA" w14:textId="48C43537" w:rsidR="00A22871" w:rsidRDefault="005F5115" w:rsidP="002F254C">
            <w:pPr>
              <w:jc w:val="left"/>
              <w:rPr>
                <w:b w:val="0"/>
                <w:sz w:val="20"/>
              </w:rPr>
            </w:pPr>
            <w:r>
              <w:rPr>
                <w:b w:val="0"/>
                <w:sz w:val="20"/>
              </w:rPr>
              <w:t>id</w:t>
            </w:r>
            <w:r w:rsidR="00A22871">
              <w:rPr>
                <w:b w:val="0"/>
                <w:sz w:val="20"/>
              </w:rPr>
              <w:t>Document</w:t>
            </w:r>
          </w:p>
        </w:tc>
        <w:tc>
          <w:tcPr>
            <w:tcW w:w="1076" w:type="dxa"/>
          </w:tcPr>
          <w:p w14:paraId="58D1CD4D"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Reference Array</w:t>
            </w:r>
          </w:p>
        </w:tc>
        <w:tc>
          <w:tcPr>
            <w:tcW w:w="3042" w:type="dxa"/>
          </w:tcPr>
          <w:p w14:paraId="03BDE296"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An array of properties containing</w:t>
            </w:r>
            <w:r w:rsidRPr="003E6650">
              <w:rPr>
                <w:sz w:val="20"/>
              </w:rPr>
              <w:t xml:space="preserve"> the forms of identification that are associated with the subject</w:t>
            </w:r>
            <w:r>
              <w:rPr>
                <w:sz w:val="20"/>
              </w:rPr>
              <w:t>.</w:t>
            </w:r>
          </w:p>
        </w:tc>
        <w:tc>
          <w:tcPr>
            <w:tcW w:w="603" w:type="dxa"/>
          </w:tcPr>
          <w:p w14:paraId="26AA3F47"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Cs w:val="28"/>
              </w:rPr>
              <w:t></w:t>
            </w:r>
            <w:r>
              <w:rPr>
                <w:sz w:val="20"/>
              </w:rPr>
              <w:t>O</w:t>
            </w:r>
          </w:p>
          <w:p w14:paraId="6C4A55C4"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 w:val="20"/>
                <w:szCs w:val="28"/>
              </w:rPr>
              <w:t></w:t>
            </w:r>
            <w:r>
              <w:rPr>
                <w:rFonts w:cs="Wingdings"/>
                <w:sz w:val="20"/>
                <w:szCs w:val="28"/>
              </w:rPr>
              <w:t>O</w:t>
            </w:r>
            <w:r w:rsidRPr="00D267CA" w:rsidDel="00536948">
              <w:rPr>
                <w:sz w:val="20"/>
              </w:rPr>
              <w:t xml:space="preserve"> </w:t>
            </w:r>
          </w:p>
        </w:tc>
        <w:tc>
          <w:tcPr>
            <w:tcW w:w="1066" w:type="dxa"/>
          </w:tcPr>
          <w:p w14:paraId="7AC92B46"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Id Document</w:t>
            </w:r>
          </w:p>
        </w:tc>
        <w:tc>
          <w:tcPr>
            <w:tcW w:w="1846" w:type="dxa"/>
          </w:tcPr>
          <w:p w14:paraId="128E0C00"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r>
      <w:tr w:rsidR="00A22871" w:rsidRPr="00D267CA" w14:paraId="71FEA2A4" w14:textId="77777777" w:rsidTr="005F5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tcPr>
          <w:p w14:paraId="385DAE37" w14:textId="0366B0D4" w:rsidR="00A22871" w:rsidRDefault="005F5115" w:rsidP="002F254C">
            <w:pPr>
              <w:jc w:val="left"/>
              <w:rPr>
                <w:b w:val="0"/>
                <w:sz w:val="20"/>
              </w:rPr>
            </w:pPr>
            <w:r>
              <w:rPr>
                <w:b w:val="0"/>
                <w:sz w:val="20"/>
              </w:rPr>
              <w:t>p</w:t>
            </w:r>
            <w:r w:rsidR="00A22871">
              <w:rPr>
                <w:b w:val="0"/>
                <w:sz w:val="20"/>
              </w:rPr>
              <w:t>ostalAddress</w:t>
            </w:r>
          </w:p>
        </w:tc>
        <w:tc>
          <w:tcPr>
            <w:tcW w:w="1076" w:type="dxa"/>
          </w:tcPr>
          <w:p w14:paraId="7CF137A3"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Reference</w:t>
            </w:r>
          </w:p>
        </w:tc>
        <w:tc>
          <w:tcPr>
            <w:tcW w:w="3042" w:type="dxa"/>
          </w:tcPr>
          <w:p w14:paraId="4CF0693E"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A collection of properties that details</w:t>
            </w:r>
            <w:r w:rsidRPr="003E6650">
              <w:rPr>
                <w:sz w:val="20"/>
              </w:rPr>
              <w:t xml:space="preserve"> the postal address of the KYC subject</w:t>
            </w:r>
            <w:r>
              <w:rPr>
                <w:sz w:val="20"/>
              </w:rPr>
              <w:t>.</w:t>
            </w:r>
          </w:p>
        </w:tc>
        <w:tc>
          <w:tcPr>
            <w:tcW w:w="603" w:type="dxa"/>
          </w:tcPr>
          <w:p w14:paraId="3E024145"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E12E10">
              <w:rPr>
                <w:rFonts w:ascii="Wingdings" w:hAnsi="Wingdings" w:cs="Wingdings"/>
                <w:szCs w:val="28"/>
              </w:rPr>
              <w:t></w:t>
            </w:r>
            <w:r>
              <w:rPr>
                <w:sz w:val="20"/>
              </w:rPr>
              <w:t>O</w:t>
            </w:r>
          </w:p>
          <w:p w14:paraId="778ED46C"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E12E10">
              <w:rPr>
                <w:rFonts w:ascii="Wingdings" w:hAnsi="Wingdings" w:cs="Wingdings"/>
                <w:sz w:val="20"/>
                <w:szCs w:val="28"/>
              </w:rPr>
              <w:t></w:t>
            </w:r>
            <w:r>
              <w:rPr>
                <w:rFonts w:cs="Wingdings"/>
                <w:sz w:val="20"/>
                <w:szCs w:val="28"/>
              </w:rPr>
              <w:t>O</w:t>
            </w:r>
            <w:r w:rsidRPr="00D267CA" w:rsidDel="00536948">
              <w:rPr>
                <w:sz w:val="20"/>
              </w:rPr>
              <w:t xml:space="preserve"> </w:t>
            </w:r>
          </w:p>
        </w:tc>
        <w:tc>
          <w:tcPr>
            <w:tcW w:w="1066" w:type="dxa"/>
          </w:tcPr>
          <w:p w14:paraId="3D7823B4" w14:textId="7C0E637D" w:rsidR="00A22871" w:rsidRPr="00D267CA" w:rsidRDefault="00901346" w:rsidP="002F254C">
            <w:pPr>
              <w:jc w:val="left"/>
              <w:cnfStyle w:val="000000100000" w:firstRow="0" w:lastRow="0" w:firstColumn="0" w:lastColumn="0" w:oddVBand="0" w:evenVBand="0" w:oddHBand="1" w:evenHBand="0" w:firstRowFirstColumn="0" w:firstRowLastColumn="0" w:lastRowFirstColumn="0" w:lastRowLastColumn="0"/>
              <w:rPr>
                <w:sz w:val="20"/>
              </w:rPr>
            </w:pPr>
            <w:hyperlink w:anchor="_Address_Object" w:history="1">
              <w:r w:rsidR="006E2CC3" w:rsidRPr="007C77B3">
                <w:rPr>
                  <w:rStyle w:val="Hyperlink"/>
                  <w:sz w:val="20"/>
                  <w:szCs w:val="20"/>
                </w:rPr>
                <w:t>Address</w:t>
              </w:r>
            </w:hyperlink>
          </w:p>
        </w:tc>
        <w:tc>
          <w:tcPr>
            <w:tcW w:w="1846" w:type="dxa"/>
          </w:tcPr>
          <w:p w14:paraId="44FE7C98"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r>
      <w:tr w:rsidR="00A22871" w:rsidRPr="00D267CA" w14:paraId="3D153D1D" w14:textId="77777777" w:rsidTr="005F5115">
        <w:tc>
          <w:tcPr>
            <w:cnfStyle w:val="001000000000" w:firstRow="0" w:lastRow="0" w:firstColumn="1" w:lastColumn="0" w:oddVBand="0" w:evenVBand="0" w:oddHBand="0" w:evenHBand="0" w:firstRowFirstColumn="0" w:firstRowLastColumn="0" w:lastRowFirstColumn="0" w:lastRowLastColumn="0"/>
            <w:tcW w:w="1396" w:type="dxa"/>
          </w:tcPr>
          <w:p w14:paraId="50B25C19" w14:textId="47488A10" w:rsidR="00A22871" w:rsidRDefault="005F5115" w:rsidP="002F254C">
            <w:pPr>
              <w:jc w:val="left"/>
              <w:rPr>
                <w:b w:val="0"/>
                <w:sz w:val="20"/>
              </w:rPr>
            </w:pPr>
            <w:r>
              <w:rPr>
                <w:b w:val="0"/>
                <w:sz w:val="20"/>
              </w:rPr>
              <w:t>s</w:t>
            </w:r>
            <w:r w:rsidR="00A22871">
              <w:rPr>
                <w:b w:val="0"/>
                <w:sz w:val="20"/>
              </w:rPr>
              <w:t>ubjectName</w:t>
            </w:r>
          </w:p>
        </w:tc>
        <w:tc>
          <w:tcPr>
            <w:tcW w:w="1076" w:type="dxa"/>
          </w:tcPr>
          <w:p w14:paraId="658401EC"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Reference</w:t>
            </w:r>
          </w:p>
        </w:tc>
        <w:tc>
          <w:tcPr>
            <w:tcW w:w="3042" w:type="dxa"/>
          </w:tcPr>
          <w:p w14:paraId="144AA895"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Refers to the name properties for the KYC subject</w:t>
            </w:r>
          </w:p>
        </w:tc>
        <w:tc>
          <w:tcPr>
            <w:tcW w:w="603" w:type="dxa"/>
          </w:tcPr>
          <w:p w14:paraId="0F321A8C"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Cs w:val="28"/>
              </w:rPr>
              <w:t></w:t>
            </w:r>
            <w:r>
              <w:rPr>
                <w:sz w:val="20"/>
              </w:rPr>
              <w:t>O</w:t>
            </w:r>
          </w:p>
          <w:p w14:paraId="10312C1A" w14:textId="77777777" w:rsidR="00A22871" w:rsidRPr="00E12E10" w:rsidRDefault="00A22871" w:rsidP="002F254C">
            <w:pPr>
              <w:jc w:val="left"/>
              <w:cnfStyle w:val="000000000000" w:firstRow="0" w:lastRow="0" w:firstColumn="0" w:lastColumn="0" w:oddVBand="0" w:evenVBand="0" w:oddHBand="0" w:evenHBand="0" w:firstRowFirstColumn="0" w:firstRowLastColumn="0" w:lastRowFirstColumn="0" w:lastRowLastColumn="0"/>
              <w:rPr>
                <w:rFonts w:ascii="Wingdings" w:hAnsi="Wingdings" w:cs="Wingdings"/>
                <w:szCs w:val="28"/>
              </w:rPr>
            </w:pPr>
            <w:r w:rsidRPr="00E12E10">
              <w:rPr>
                <w:rFonts w:ascii="Wingdings" w:hAnsi="Wingdings" w:cs="Wingdings"/>
                <w:sz w:val="20"/>
                <w:szCs w:val="28"/>
              </w:rPr>
              <w:t></w:t>
            </w:r>
            <w:r>
              <w:rPr>
                <w:rFonts w:cs="Wingdings"/>
                <w:sz w:val="20"/>
                <w:szCs w:val="28"/>
              </w:rPr>
              <w:t>O</w:t>
            </w:r>
          </w:p>
        </w:tc>
        <w:tc>
          <w:tcPr>
            <w:tcW w:w="1066" w:type="dxa"/>
          </w:tcPr>
          <w:p w14:paraId="4975A09C" w14:textId="4F0BBD07" w:rsidR="00A22871" w:rsidRDefault="00901346" w:rsidP="002F254C">
            <w:pPr>
              <w:jc w:val="left"/>
              <w:cnfStyle w:val="000000000000" w:firstRow="0" w:lastRow="0" w:firstColumn="0" w:lastColumn="0" w:oddVBand="0" w:evenVBand="0" w:oddHBand="0" w:evenHBand="0" w:firstRowFirstColumn="0" w:firstRowLastColumn="0" w:lastRowFirstColumn="0" w:lastRowLastColumn="0"/>
              <w:rPr>
                <w:sz w:val="20"/>
              </w:rPr>
            </w:pPr>
            <w:hyperlink w:anchor="_Name_Object" w:history="1">
              <w:r w:rsidR="006E2CC3" w:rsidRPr="00EA0780">
                <w:rPr>
                  <w:rStyle w:val="Hyperlink"/>
                  <w:sz w:val="20"/>
                  <w:szCs w:val="20"/>
                </w:rPr>
                <w:t>Name</w:t>
              </w:r>
            </w:hyperlink>
          </w:p>
        </w:tc>
        <w:tc>
          <w:tcPr>
            <w:tcW w:w="1846" w:type="dxa"/>
          </w:tcPr>
          <w:p w14:paraId="409F5F3B"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r>
      <w:tr w:rsidR="00A22871" w:rsidRPr="00D267CA" w14:paraId="6CA283E7" w14:textId="77777777" w:rsidTr="005F5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tcPr>
          <w:p w14:paraId="72D663D7" w14:textId="3B9FD396" w:rsidR="00A22871" w:rsidRDefault="005F5115" w:rsidP="002F254C">
            <w:pPr>
              <w:jc w:val="left"/>
              <w:rPr>
                <w:b w:val="0"/>
                <w:sz w:val="20"/>
              </w:rPr>
            </w:pPr>
            <w:r>
              <w:rPr>
                <w:b w:val="0"/>
                <w:sz w:val="20"/>
              </w:rPr>
              <w:t>e</w:t>
            </w:r>
            <w:r w:rsidR="00A22871">
              <w:rPr>
                <w:b w:val="0"/>
                <w:sz w:val="20"/>
              </w:rPr>
              <w:t>mailAddress</w:t>
            </w:r>
          </w:p>
        </w:tc>
        <w:tc>
          <w:tcPr>
            <w:tcW w:w="1076" w:type="dxa"/>
          </w:tcPr>
          <w:p w14:paraId="25C114EF"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3042" w:type="dxa"/>
          </w:tcPr>
          <w:p w14:paraId="7B4CE8F7"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Email address of the KYC subject</w:t>
            </w:r>
          </w:p>
        </w:tc>
        <w:tc>
          <w:tcPr>
            <w:tcW w:w="603" w:type="dxa"/>
          </w:tcPr>
          <w:p w14:paraId="50924B42"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E12E10">
              <w:rPr>
                <w:rFonts w:ascii="Wingdings" w:hAnsi="Wingdings" w:cs="Wingdings"/>
                <w:szCs w:val="28"/>
              </w:rPr>
              <w:t></w:t>
            </w:r>
            <w:r>
              <w:rPr>
                <w:sz w:val="20"/>
              </w:rPr>
              <w:t>O</w:t>
            </w:r>
          </w:p>
          <w:p w14:paraId="175E02D0" w14:textId="77777777" w:rsidR="00A22871" w:rsidRPr="00E12E10" w:rsidRDefault="00A22871" w:rsidP="002F254C">
            <w:pPr>
              <w:jc w:val="left"/>
              <w:cnfStyle w:val="000000100000" w:firstRow="0" w:lastRow="0" w:firstColumn="0" w:lastColumn="0" w:oddVBand="0" w:evenVBand="0" w:oddHBand="1" w:evenHBand="0" w:firstRowFirstColumn="0" w:firstRowLastColumn="0" w:lastRowFirstColumn="0" w:lastRowLastColumn="0"/>
              <w:rPr>
                <w:rFonts w:ascii="Wingdings" w:hAnsi="Wingdings" w:cs="Wingdings"/>
                <w:szCs w:val="28"/>
              </w:rPr>
            </w:pPr>
            <w:r w:rsidRPr="00E12E10">
              <w:rPr>
                <w:rFonts w:ascii="Wingdings" w:hAnsi="Wingdings" w:cs="Wingdings"/>
                <w:sz w:val="20"/>
                <w:szCs w:val="28"/>
              </w:rPr>
              <w:t></w:t>
            </w:r>
            <w:r>
              <w:rPr>
                <w:rFonts w:cs="Wingdings"/>
                <w:sz w:val="20"/>
                <w:szCs w:val="28"/>
              </w:rPr>
              <w:t>O</w:t>
            </w:r>
          </w:p>
        </w:tc>
        <w:tc>
          <w:tcPr>
            <w:tcW w:w="1066" w:type="dxa"/>
          </w:tcPr>
          <w:p w14:paraId="0C9EA541"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c>
          <w:tcPr>
            <w:tcW w:w="1846" w:type="dxa"/>
          </w:tcPr>
          <w:p w14:paraId="3D36713A"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r>
      <w:tr w:rsidR="00A22871" w:rsidRPr="00D267CA" w14:paraId="09AAFA19" w14:textId="77777777" w:rsidTr="005F5115">
        <w:tc>
          <w:tcPr>
            <w:cnfStyle w:val="001000000000" w:firstRow="0" w:lastRow="0" w:firstColumn="1" w:lastColumn="0" w:oddVBand="0" w:evenVBand="0" w:oddHBand="0" w:evenHBand="0" w:firstRowFirstColumn="0" w:firstRowLastColumn="0" w:lastRowFirstColumn="0" w:lastRowLastColumn="0"/>
            <w:tcW w:w="1396" w:type="dxa"/>
          </w:tcPr>
          <w:p w14:paraId="31AB19D9" w14:textId="5478B091" w:rsidR="00A22871" w:rsidRDefault="005F5115" w:rsidP="002F254C">
            <w:pPr>
              <w:jc w:val="left"/>
              <w:rPr>
                <w:b w:val="0"/>
                <w:sz w:val="20"/>
              </w:rPr>
            </w:pPr>
            <w:r>
              <w:rPr>
                <w:b w:val="0"/>
                <w:sz w:val="20"/>
              </w:rPr>
              <w:t>b</w:t>
            </w:r>
            <w:r w:rsidR="00A22871">
              <w:rPr>
                <w:b w:val="0"/>
                <w:sz w:val="20"/>
              </w:rPr>
              <w:t>irthCountry</w:t>
            </w:r>
          </w:p>
        </w:tc>
        <w:tc>
          <w:tcPr>
            <w:tcW w:w="1076" w:type="dxa"/>
          </w:tcPr>
          <w:p w14:paraId="0C0B6716"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3042" w:type="dxa"/>
          </w:tcPr>
          <w:p w14:paraId="2C7E74E2"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The country of birth of the KYC subject</w:t>
            </w:r>
          </w:p>
        </w:tc>
        <w:tc>
          <w:tcPr>
            <w:tcW w:w="603" w:type="dxa"/>
          </w:tcPr>
          <w:p w14:paraId="0A56DD4B"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Cs w:val="28"/>
              </w:rPr>
              <w:t></w:t>
            </w:r>
            <w:r>
              <w:rPr>
                <w:sz w:val="20"/>
              </w:rPr>
              <w:t>O</w:t>
            </w:r>
          </w:p>
          <w:p w14:paraId="41743BE5" w14:textId="77777777" w:rsidR="00A22871" w:rsidRPr="00E12E10" w:rsidRDefault="00A22871" w:rsidP="002F254C">
            <w:pPr>
              <w:jc w:val="left"/>
              <w:cnfStyle w:val="000000000000" w:firstRow="0" w:lastRow="0" w:firstColumn="0" w:lastColumn="0" w:oddVBand="0" w:evenVBand="0" w:oddHBand="0" w:evenHBand="0" w:firstRowFirstColumn="0" w:firstRowLastColumn="0" w:lastRowFirstColumn="0" w:lastRowLastColumn="0"/>
              <w:rPr>
                <w:rFonts w:ascii="Wingdings" w:hAnsi="Wingdings" w:cs="Wingdings"/>
                <w:szCs w:val="28"/>
              </w:rPr>
            </w:pPr>
            <w:r w:rsidRPr="00E12E10">
              <w:rPr>
                <w:rFonts w:ascii="Wingdings" w:hAnsi="Wingdings" w:cs="Wingdings"/>
                <w:sz w:val="20"/>
                <w:szCs w:val="28"/>
              </w:rPr>
              <w:t></w:t>
            </w:r>
            <w:r>
              <w:rPr>
                <w:rFonts w:cs="Wingdings"/>
                <w:sz w:val="20"/>
                <w:szCs w:val="28"/>
              </w:rPr>
              <w:t>O</w:t>
            </w:r>
          </w:p>
        </w:tc>
        <w:tc>
          <w:tcPr>
            <w:tcW w:w="1066" w:type="dxa"/>
          </w:tcPr>
          <w:p w14:paraId="232A9C21"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c>
          <w:tcPr>
            <w:tcW w:w="1846" w:type="dxa"/>
          </w:tcPr>
          <w:p w14:paraId="34B472F5" w14:textId="105F90E2"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 xml:space="preserve">Enumeration = </w:t>
            </w:r>
            <w:hyperlink w:anchor="_ISO_Country_Codes" w:history="1">
              <w:r w:rsidR="006E2CC3" w:rsidRPr="00E90944">
                <w:rPr>
                  <w:rStyle w:val="Hyperlink"/>
                  <w:sz w:val="20"/>
                  <w:szCs w:val="20"/>
                </w:rPr>
                <w:t>ISO Country Codes</w:t>
              </w:r>
            </w:hyperlink>
          </w:p>
        </w:tc>
      </w:tr>
    </w:tbl>
    <w:p w14:paraId="7F49436E" w14:textId="77777777" w:rsidR="00A22871" w:rsidRDefault="00A22871" w:rsidP="00A22871"/>
    <w:p w14:paraId="5989BFDD" w14:textId="77777777" w:rsidR="00A22871" w:rsidRDefault="00A22871" w:rsidP="00A22871"/>
    <w:p w14:paraId="1492773A" w14:textId="77777777" w:rsidR="00A22871" w:rsidRDefault="00A22871" w:rsidP="002F254C">
      <w:pPr>
        <w:pStyle w:val="Heading2"/>
      </w:pPr>
      <w:bookmarkStart w:id="2815" w:name="_Name_Object"/>
      <w:bookmarkStart w:id="2816" w:name="_Toc513209464"/>
      <w:bookmarkEnd w:id="2815"/>
      <w:r>
        <w:t>Name Object</w:t>
      </w:r>
      <w:bookmarkEnd w:id="2816"/>
    </w:p>
    <w:p w14:paraId="51F49BCD" w14:textId="77777777" w:rsidR="00A22871" w:rsidRDefault="00A22871" w:rsidP="002F254C">
      <w:pPr>
        <w:pStyle w:val="NormalParagraph"/>
      </w:pPr>
      <w:r>
        <w:t>The name object identifies the name details for the subject identity.</w:t>
      </w:r>
    </w:p>
    <w:tbl>
      <w:tblPr>
        <w:tblStyle w:val="PlainTable21"/>
        <w:tblW w:w="9029"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ook w:val="04A0" w:firstRow="1" w:lastRow="0" w:firstColumn="1" w:lastColumn="0" w:noHBand="0" w:noVBand="1"/>
      </w:tblPr>
      <w:tblGrid>
        <w:gridCol w:w="1395"/>
        <w:gridCol w:w="1063"/>
        <w:gridCol w:w="2968"/>
        <w:gridCol w:w="602"/>
        <w:gridCol w:w="1184"/>
        <w:gridCol w:w="1817"/>
      </w:tblGrid>
      <w:tr w:rsidR="00A22871" w:rsidRPr="00D267CA" w14:paraId="04637F44" w14:textId="77777777" w:rsidTr="002F25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9" w:type="dxa"/>
            <w:gridSpan w:val="6"/>
            <w:shd w:val="clear" w:color="auto" w:fill="F2F2F2" w:themeFill="background1" w:themeFillShade="F2"/>
          </w:tcPr>
          <w:p w14:paraId="3009D600" w14:textId="77777777" w:rsidR="00A22871" w:rsidRPr="00D267CA" w:rsidRDefault="00A22871" w:rsidP="00A22871">
            <w:pPr>
              <w:jc w:val="center"/>
              <w:rPr>
                <w:sz w:val="20"/>
              </w:rPr>
            </w:pPr>
            <w:r>
              <w:rPr>
                <w:sz w:val="28"/>
              </w:rPr>
              <w:t>Name</w:t>
            </w:r>
            <w:r w:rsidRPr="005115BD">
              <w:rPr>
                <w:sz w:val="28"/>
              </w:rPr>
              <w:t xml:space="preserve"> Object Properties</w:t>
            </w:r>
          </w:p>
        </w:tc>
      </w:tr>
      <w:tr w:rsidR="00A22871" w:rsidRPr="00D267CA" w14:paraId="0F178CE9"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tcPr>
          <w:p w14:paraId="78160F31" w14:textId="77777777" w:rsidR="00A22871" w:rsidRPr="00195442" w:rsidRDefault="00A22871" w:rsidP="00A22871">
            <w:pPr>
              <w:rPr>
                <w:sz w:val="20"/>
              </w:rPr>
            </w:pPr>
            <w:r w:rsidRPr="00195442">
              <w:rPr>
                <w:sz w:val="20"/>
              </w:rPr>
              <w:t>Name</w:t>
            </w:r>
          </w:p>
        </w:tc>
        <w:tc>
          <w:tcPr>
            <w:tcW w:w="1076" w:type="dxa"/>
          </w:tcPr>
          <w:p w14:paraId="0151D38D"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Type</w:t>
            </w:r>
          </w:p>
        </w:tc>
        <w:tc>
          <w:tcPr>
            <w:tcW w:w="3042" w:type="dxa"/>
          </w:tcPr>
          <w:p w14:paraId="3B2D685E"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Pr>
                <w:b/>
                <w:sz w:val="20"/>
              </w:rPr>
              <w:t>Description</w:t>
            </w:r>
          </w:p>
        </w:tc>
        <w:tc>
          <w:tcPr>
            <w:tcW w:w="603" w:type="dxa"/>
          </w:tcPr>
          <w:p w14:paraId="5809B511"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p>
        </w:tc>
        <w:tc>
          <w:tcPr>
            <w:tcW w:w="1066" w:type="dxa"/>
          </w:tcPr>
          <w:p w14:paraId="07742718"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Reference</w:t>
            </w:r>
          </w:p>
        </w:tc>
        <w:tc>
          <w:tcPr>
            <w:tcW w:w="1846" w:type="dxa"/>
          </w:tcPr>
          <w:p w14:paraId="0E0C7600"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Validation</w:t>
            </w:r>
          </w:p>
        </w:tc>
      </w:tr>
      <w:tr w:rsidR="00A22871" w:rsidRPr="00D267CA" w14:paraId="59E3707B" w14:textId="77777777" w:rsidTr="002F254C">
        <w:tc>
          <w:tcPr>
            <w:cnfStyle w:val="001000000000" w:firstRow="0" w:lastRow="0" w:firstColumn="1" w:lastColumn="0" w:oddVBand="0" w:evenVBand="0" w:oddHBand="0" w:evenHBand="0" w:firstRowFirstColumn="0" w:firstRowLastColumn="0" w:lastRowFirstColumn="0" w:lastRowLastColumn="0"/>
            <w:tcW w:w="1396" w:type="dxa"/>
          </w:tcPr>
          <w:p w14:paraId="15856EE2" w14:textId="54019D25" w:rsidR="00A22871" w:rsidRPr="00D267CA" w:rsidRDefault="005F5115" w:rsidP="002F254C">
            <w:pPr>
              <w:jc w:val="left"/>
              <w:rPr>
                <w:b w:val="0"/>
                <w:sz w:val="20"/>
              </w:rPr>
            </w:pPr>
            <w:r>
              <w:rPr>
                <w:b w:val="0"/>
                <w:sz w:val="20"/>
              </w:rPr>
              <w:t>t</w:t>
            </w:r>
            <w:r w:rsidR="00A22871">
              <w:rPr>
                <w:b w:val="0"/>
                <w:sz w:val="20"/>
              </w:rPr>
              <w:t>itle</w:t>
            </w:r>
          </w:p>
        </w:tc>
        <w:tc>
          <w:tcPr>
            <w:tcW w:w="1076" w:type="dxa"/>
          </w:tcPr>
          <w:p w14:paraId="3AFB9C55" w14:textId="592C13E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S</w:t>
            </w:r>
            <w:r w:rsidR="005F5115">
              <w:rPr>
                <w:sz w:val="20"/>
              </w:rPr>
              <w:t>l</w:t>
            </w:r>
            <w:r>
              <w:rPr>
                <w:sz w:val="20"/>
              </w:rPr>
              <w:t>tring</w:t>
            </w:r>
          </w:p>
        </w:tc>
        <w:tc>
          <w:tcPr>
            <w:tcW w:w="3042" w:type="dxa"/>
          </w:tcPr>
          <w:p w14:paraId="61A9469D"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The given title of the KYC subject, e.g. Mr, Mrs, Dr.</w:t>
            </w:r>
          </w:p>
        </w:tc>
        <w:tc>
          <w:tcPr>
            <w:tcW w:w="603" w:type="dxa"/>
          </w:tcPr>
          <w:p w14:paraId="3606D7CB"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Cs w:val="28"/>
              </w:rPr>
              <w:t></w:t>
            </w:r>
            <w:r>
              <w:rPr>
                <w:sz w:val="20"/>
              </w:rPr>
              <w:t>O</w:t>
            </w:r>
          </w:p>
          <w:p w14:paraId="3F9149A8"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 w:val="20"/>
                <w:szCs w:val="28"/>
              </w:rPr>
              <w:t></w:t>
            </w:r>
            <w:r>
              <w:rPr>
                <w:rFonts w:cs="Wingdings"/>
                <w:sz w:val="20"/>
                <w:szCs w:val="28"/>
              </w:rPr>
              <w:t>O</w:t>
            </w:r>
            <w:r w:rsidRPr="00D267CA" w:rsidDel="00536948">
              <w:rPr>
                <w:sz w:val="20"/>
              </w:rPr>
              <w:t xml:space="preserve"> </w:t>
            </w:r>
          </w:p>
        </w:tc>
        <w:tc>
          <w:tcPr>
            <w:tcW w:w="1066" w:type="dxa"/>
          </w:tcPr>
          <w:p w14:paraId="43C393BD"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c>
          <w:tcPr>
            <w:tcW w:w="1846" w:type="dxa"/>
          </w:tcPr>
          <w:p w14:paraId="41078E1B"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r>
      <w:tr w:rsidR="00A22871" w:rsidRPr="00D267CA" w14:paraId="4F13D7F2"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tcPr>
          <w:p w14:paraId="055F1440" w14:textId="3D66A62F" w:rsidR="00A22871" w:rsidRPr="00D267CA" w:rsidRDefault="005F5115" w:rsidP="002F254C">
            <w:pPr>
              <w:jc w:val="left"/>
              <w:rPr>
                <w:b w:val="0"/>
                <w:sz w:val="20"/>
              </w:rPr>
            </w:pPr>
            <w:r>
              <w:rPr>
                <w:b w:val="0"/>
                <w:sz w:val="20"/>
              </w:rPr>
              <w:t>f</w:t>
            </w:r>
            <w:r w:rsidR="00A22871">
              <w:rPr>
                <w:b w:val="0"/>
                <w:sz w:val="20"/>
              </w:rPr>
              <w:t>irstName</w:t>
            </w:r>
          </w:p>
        </w:tc>
        <w:tc>
          <w:tcPr>
            <w:tcW w:w="1076" w:type="dxa"/>
          </w:tcPr>
          <w:p w14:paraId="2B988E81"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3042" w:type="dxa"/>
          </w:tcPr>
          <w:p w14:paraId="169FA7A2"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195442">
              <w:rPr>
                <w:sz w:val="20"/>
              </w:rPr>
              <w:t>First name (also refer</w:t>
            </w:r>
            <w:r>
              <w:rPr>
                <w:sz w:val="20"/>
              </w:rPr>
              <w:t>r</w:t>
            </w:r>
            <w:r w:rsidRPr="00195442">
              <w:rPr>
                <w:sz w:val="20"/>
              </w:rPr>
              <w:t>ed to as given name) of the KYC subject</w:t>
            </w:r>
            <w:r>
              <w:rPr>
                <w:sz w:val="20"/>
              </w:rPr>
              <w:t>.</w:t>
            </w:r>
          </w:p>
        </w:tc>
        <w:tc>
          <w:tcPr>
            <w:tcW w:w="603" w:type="dxa"/>
          </w:tcPr>
          <w:p w14:paraId="05EEB13F"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E12E10">
              <w:rPr>
                <w:rFonts w:ascii="Wingdings" w:hAnsi="Wingdings" w:cs="Wingdings"/>
                <w:szCs w:val="28"/>
              </w:rPr>
              <w:t></w:t>
            </w:r>
            <w:r>
              <w:rPr>
                <w:sz w:val="20"/>
              </w:rPr>
              <w:t>O</w:t>
            </w:r>
          </w:p>
          <w:p w14:paraId="311264A0"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E12E10">
              <w:rPr>
                <w:rFonts w:ascii="Wingdings" w:hAnsi="Wingdings" w:cs="Wingdings"/>
                <w:sz w:val="20"/>
                <w:szCs w:val="28"/>
              </w:rPr>
              <w:t></w:t>
            </w:r>
            <w:r>
              <w:rPr>
                <w:rFonts w:cs="Wingdings"/>
                <w:sz w:val="20"/>
                <w:szCs w:val="28"/>
              </w:rPr>
              <w:t>O</w:t>
            </w:r>
            <w:r w:rsidRPr="00D267CA" w:rsidDel="00536948">
              <w:rPr>
                <w:sz w:val="20"/>
              </w:rPr>
              <w:t xml:space="preserve"> </w:t>
            </w:r>
          </w:p>
        </w:tc>
        <w:tc>
          <w:tcPr>
            <w:tcW w:w="1066" w:type="dxa"/>
          </w:tcPr>
          <w:p w14:paraId="29AB2472"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c>
          <w:tcPr>
            <w:tcW w:w="1846" w:type="dxa"/>
          </w:tcPr>
          <w:p w14:paraId="25A1E67C"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r>
      <w:tr w:rsidR="00A22871" w:rsidRPr="00D267CA" w14:paraId="0AA1A43B" w14:textId="77777777" w:rsidTr="002F254C">
        <w:tc>
          <w:tcPr>
            <w:cnfStyle w:val="001000000000" w:firstRow="0" w:lastRow="0" w:firstColumn="1" w:lastColumn="0" w:oddVBand="0" w:evenVBand="0" w:oddHBand="0" w:evenHBand="0" w:firstRowFirstColumn="0" w:firstRowLastColumn="0" w:lastRowFirstColumn="0" w:lastRowLastColumn="0"/>
            <w:tcW w:w="1396" w:type="dxa"/>
          </w:tcPr>
          <w:p w14:paraId="475041E5" w14:textId="08EF235B" w:rsidR="00A22871" w:rsidRDefault="005F5115" w:rsidP="002F254C">
            <w:pPr>
              <w:jc w:val="left"/>
              <w:rPr>
                <w:b w:val="0"/>
                <w:sz w:val="20"/>
              </w:rPr>
            </w:pPr>
            <w:r>
              <w:rPr>
                <w:b w:val="0"/>
                <w:sz w:val="20"/>
              </w:rPr>
              <w:t>m</w:t>
            </w:r>
            <w:r w:rsidR="00A22871">
              <w:rPr>
                <w:b w:val="0"/>
                <w:sz w:val="20"/>
              </w:rPr>
              <w:t>iddleName</w:t>
            </w:r>
          </w:p>
        </w:tc>
        <w:tc>
          <w:tcPr>
            <w:tcW w:w="1076" w:type="dxa"/>
          </w:tcPr>
          <w:p w14:paraId="6CFCC601"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3042" w:type="dxa"/>
          </w:tcPr>
          <w:p w14:paraId="38451012" w14:textId="77777777" w:rsidR="00A22871" w:rsidRPr="00195442"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Middle Name of the KYC subject.</w:t>
            </w:r>
          </w:p>
        </w:tc>
        <w:tc>
          <w:tcPr>
            <w:tcW w:w="603" w:type="dxa"/>
          </w:tcPr>
          <w:p w14:paraId="4C86582F"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Cs w:val="28"/>
              </w:rPr>
              <w:t></w:t>
            </w:r>
            <w:r>
              <w:rPr>
                <w:sz w:val="20"/>
              </w:rPr>
              <w:t>O</w:t>
            </w:r>
          </w:p>
          <w:p w14:paraId="58F1CE27"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 w:val="20"/>
                <w:szCs w:val="28"/>
              </w:rPr>
              <w:t></w:t>
            </w:r>
            <w:r>
              <w:rPr>
                <w:rFonts w:cs="Wingdings"/>
                <w:sz w:val="20"/>
                <w:szCs w:val="28"/>
              </w:rPr>
              <w:t>O</w:t>
            </w:r>
            <w:r w:rsidRPr="00D267CA" w:rsidDel="00536948">
              <w:rPr>
                <w:sz w:val="20"/>
              </w:rPr>
              <w:t xml:space="preserve"> </w:t>
            </w:r>
          </w:p>
        </w:tc>
        <w:tc>
          <w:tcPr>
            <w:tcW w:w="1066" w:type="dxa"/>
          </w:tcPr>
          <w:p w14:paraId="4F7E8828"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c>
          <w:tcPr>
            <w:tcW w:w="1846" w:type="dxa"/>
          </w:tcPr>
          <w:p w14:paraId="443A4624"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r>
      <w:tr w:rsidR="00A22871" w:rsidRPr="00D267CA" w14:paraId="46E65877"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tcPr>
          <w:p w14:paraId="7626140B" w14:textId="2ADE2883" w:rsidR="00A22871" w:rsidRDefault="005F5115" w:rsidP="002F254C">
            <w:pPr>
              <w:jc w:val="left"/>
              <w:rPr>
                <w:b w:val="0"/>
                <w:sz w:val="20"/>
              </w:rPr>
            </w:pPr>
            <w:r>
              <w:rPr>
                <w:b w:val="0"/>
                <w:sz w:val="20"/>
              </w:rPr>
              <w:t>l</w:t>
            </w:r>
            <w:r w:rsidR="00A22871">
              <w:rPr>
                <w:b w:val="0"/>
                <w:sz w:val="20"/>
              </w:rPr>
              <w:t>astName</w:t>
            </w:r>
          </w:p>
        </w:tc>
        <w:tc>
          <w:tcPr>
            <w:tcW w:w="1076" w:type="dxa"/>
          </w:tcPr>
          <w:p w14:paraId="2DDBD512"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3042" w:type="dxa"/>
          </w:tcPr>
          <w:p w14:paraId="6589DCBE"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195442">
              <w:rPr>
                <w:sz w:val="20"/>
              </w:rPr>
              <w:t>Surname (also referred to as last or family name) of the KYC subject</w:t>
            </w:r>
            <w:r>
              <w:rPr>
                <w:sz w:val="20"/>
              </w:rPr>
              <w:t>.</w:t>
            </w:r>
          </w:p>
        </w:tc>
        <w:tc>
          <w:tcPr>
            <w:tcW w:w="603" w:type="dxa"/>
          </w:tcPr>
          <w:p w14:paraId="74E6509E"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E12E10">
              <w:rPr>
                <w:rFonts w:ascii="Wingdings" w:hAnsi="Wingdings" w:cs="Wingdings"/>
                <w:szCs w:val="28"/>
              </w:rPr>
              <w:t></w:t>
            </w:r>
            <w:r>
              <w:rPr>
                <w:sz w:val="20"/>
              </w:rPr>
              <w:t>O</w:t>
            </w:r>
          </w:p>
          <w:p w14:paraId="42AFB74F"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E12E10">
              <w:rPr>
                <w:rFonts w:ascii="Wingdings" w:hAnsi="Wingdings" w:cs="Wingdings"/>
                <w:sz w:val="20"/>
                <w:szCs w:val="28"/>
              </w:rPr>
              <w:t></w:t>
            </w:r>
            <w:r>
              <w:rPr>
                <w:rFonts w:cs="Wingdings"/>
                <w:sz w:val="20"/>
                <w:szCs w:val="28"/>
              </w:rPr>
              <w:t>O</w:t>
            </w:r>
            <w:r w:rsidRPr="00D267CA" w:rsidDel="00536948">
              <w:rPr>
                <w:sz w:val="20"/>
              </w:rPr>
              <w:t xml:space="preserve"> </w:t>
            </w:r>
          </w:p>
        </w:tc>
        <w:tc>
          <w:tcPr>
            <w:tcW w:w="1066" w:type="dxa"/>
          </w:tcPr>
          <w:p w14:paraId="6A18198E"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c>
          <w:tcPr>
            <w:tcW w:w="1846" w:type="dxa"/>
          </w:tcPr>
          <w:p w14:paraId="39993DD8"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r>
      <w:tr w:rsidR="00A22871" w:rsidRPr="00D267CA" w14:paraId="11ADB2F8" w14:textId="77777777" w:rsidTr="002F254C">
        <w:tc>
          <w:tcPr>
            <w:cnfStyle w:val="001000000000" w:firstRow="0" w:lastRow="0" w:firstColumn="1" w:lastColumn="0" w:oddVBand="0" w:evenVBand="0" w:oddHBand="0" w:evenHBand="0" w:firstRowFirstColumn="0" w:firstRowLastColumn="0" w:lastRowFirstColumn="0" w:lastRowLastColumn="0"/>
            <w:tcW w:w="1396" w:type="dxa"/>
          </w:tcPr>
          <w:p w14:paraId="0DDCB4A3" w14:textId="3E3077C1" w:rsidR="00A22871" w:rsidRDefault="005F5115" w:rsidP="002F254C">
            <w:pPr>
              <w:jc w:val="left"/>
              <w:rPr>
                <w:b w:val="0"/>
                <w:sz w:val="20"/>
              </w:rPr>
            </w:pPr>
            <w:r>
              <w:rPr>
                <w:b w:val="0"/>
                <w:sz w:val="20"/>
              </w:rPr>
              <w:t>f</w:t>
            </w:r>
            <w:r w:rsidR="00A22871">
              <w:rPr>
                <w:b w:val="0"/>
                <w:sz w:val="20"/>
              </w:rPr>
              <w:t>ullName</w:t>
            </w:r>
          </w:p>
        </w:tc>
        <w:tc>
          <w:tcPr>
            <w:tcW w:w="1076" w:type="dxa"/>
          </w:tcPr>
          <w:p w14:paraId="670A77CD"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3042" w:type="dxa"/>
          </w:tcPr>
          <w:p w14:paraId="17A2E238" w14:textId="77777777" w:rsidR="00A22871" w:rsidRPr="00195442"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The full name of the KYC subject</w:t>
            </w:r>
          </w:p>
        </w:tc>
        <w:tc>
          <w:tcPr>
            <w:tcW w:w="603" w:type="dxa"/>
          </w:tcPr>
          <w:p w14:paraId="5ECD43A7"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Cs w:val="28"/>
              </w:rPr>
              <w:t></w:t>
            </w:r>
            <w:r>
              <w:rPr>
                <w:sz w:val="20"/>
              </w:rPr>
              <w:t>O</w:t>
            </w:r>
          </w:p>
          <w:p w14:paraId="03A9382F" w14:textId="77777777" w:rsidR="00A22871" w:rsidRPr="00E12E10" w:rsidRDefault="00A22871" w:rsidP="002F254C">
            <w:pPr>
              <w:jc w:val="left"/>
              <w:cnfStyle w:val="000000000000" w:firstRow="0" w:lastRow="0" w:firstColumn="0" w:lastColumn="0" w:oddVBand="0" w:evenVBand="0" w:oddHBand="0" w:evenHBand="0" w:firstRowFirstColumn="0" w:firstRowLastColumn="0" w:lastRowFirstColumn="0" w:lastRowLastColumn="0"/>
              <w:rPr>
                <w:rFonts w:ascii="Wingdings" w:hAnsi="Wingdings" w:cs="Wingdings"/>
                <w:szCs w:val="28"/>
              </w:rPr>
            </w:pPr>
            <w:r w:rsidRPr="00E12E10">
              <w:rPr>
                <w:rFonts w:ascii="Wingdings" w:hAnsi="Wingdings" w:cs="Wingdings"/>
                <w:sz w:val="20"/>
                <w:szCs w:val="28"/>
              </w:rPr>
              <w:t></w:t>
            </w:r>
            <w:r>
              <w:rPr>
                <w:rFonts w:cs="Wingdings"/>
                <w:sz w:val="20"/>
                <w:szCs w:val="28"/>
              </w:rPr>
              <w:t>O</w:t>
            </w:r>
          </w:p>
        </w:tc>
        <w:tc>
          <w:tcPr>
            <w:tcW w:w="1066" w:type="dxa"/>
          </w:tcPr>
          <w:p w14:paraId="0DDD26BD"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c>
          <w:tcPr>
            <w:tcW w:w="1846" w:type="dxa"/>
          </w:tcPr>
          <w:p w14:paraId="7823D4F5"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r>
      <w:tr w:rsidR="00A22871" w:rsidRPr="00D267CA" w14:paraId="75D427FE"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tcPr>
          <w:p w14:paraId="4FB7803A" w14:textId="05482CFC" w:rsidR="00A22871" w:rsidRDefault="005F5115" w:rsidP="002F254C">
            <w:pPr>
              <w:jc w:val="left"/>
              <w:rPr>
                <w:b w:val="0"/>
                <w:sz w:val="20"/>
              </w:rPr>
            </w:pPr>
            <w:r>
              <w:rPr>
                <w:b w:val="0"/>
                <w:sz w:val="20"/>
              </w:rPr>
              <w:t>n</w:t>
            </w:r>
            <w:r w:rsidR="00A22871">
              <w:rPr>
                <w:b w:val="0"/>
                <w:sz w:val="20"/>
              </w:rPr>
              <w:t>ativeName</w:t>
            </w:r>
          </w:p>
        </w:tc>
        <w:tc>
          <w:tcPr>
            <w:tcW w:w="1076" w:type="dxa"/>
          </w:tcPr>
          <w:p w14:paraId="4DBF0A62"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3042" w:type="dxa"/>
          </w:tcPr>
          <w:p w14:paraId="34FE3F39"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The full name expressed as in the native language</w:t>
            </w:r>
          </w:p>
        </w:tc>
        <w:tc>
          <w:tcPr>
            <w:tcW w:w="603" w:type="dxa"/>
          </w:tcPr>
          <w:p w14:paraId="18CC3D95"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E12E10">
              <w:rPr>
                <w:rFonts w:ascii="Wingdings" w:hAnsi="Wingdings" w:cs="Wingdings"/>
                <w:szCs w:val="28"/>
              </w:rPr>
              <w:t></w:t>
            </w:r>
            <w:r>
              <w:rPr>
                <w:sz w:val="20"/>
              </w:rPr>
              <w:t>O</w:t>
            </w:r>
          </w:p>
          <w:p w14:paraId="6E6348BB" w14:textId="77777777" w:rsidR="00A22871" w:rsidRPr="00E12E10" w:rsidRDefault="00A22871" w:rsidP="002F254C">
            <w:pPr>
              <w:jc w:val="left"/>
              <w:cnfStyle w:val="000000100000" w:firstRow="0" w:lastRow="0" w:firstColumn="0" w:lastColumn="0" w:oddVBand="0" w:evenVBand="0" w:oddHBand="1" w:evenHBand="0" w:firstRowFirstColumn="0" w:firstRowLastColumn="0" w:lastRowFirstColumn="0" w:lastRowLastColumn="0"/>
              <w:rPr>
                <w:rFonts w:ascii="Wingdings" w:hAnsi="Wingdings" w:cs="Wingdings"/>
                <w:szCs w:val="28"/>
              </w:rPr>
            </w:pPr>
            <w:r w:rsidRPr="00E12E10">
              <w:rPr>
                <w:rFonts w:ascii="Wingdings" w:hAnsi="Wingdings" w:cs="Wingdings"/>
                <w:sz w:val="20"/>
                <w:szCs w:val="28"/>
              </w:rPr>
              <w:t></w:t>
            </w:r>
            <w:r>
              <w:rPr>
                <w:rFonts w:cs="Wingdings"/>
                <w:sz w:val="20"/>
                <w:szCs w:val="28"/>
              </w:rPr>
              <w:t>O</w:t>
            </w:r>
          </w:p>
        </w:tc>
        <w:tc>
          <w:tcPr>
            <w:tcW w:w="1066" w:type="dxa"/>
          </w:tcPr>
          <w:p w14:paraId="71EA1256"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c>
          <w:tcPr>
            <w:tcW w:w="1846" w:type="dxa"/>
          </w:tcPr>
          <w:p w14:paraId="3BCE565E"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r>
    </w:tbl>
    <w:p w14:paraId="670F1EED" w14:textId="77777777" w:rsidR="00A22871" w:rsidRDefault="00A22871" w:rsidP="00A22871"/>
    <w:p w14:paraId="4A225A6A" w14:textId="77777777" w:rsidR="00A22871" w:rsidRDefault="00A22871" w:rsidP="002F254C">
      <w:pPr>
        <w:pStyle w:val="Heading2"/>
      </w:pPr>
      <w:bookmarkStart w:id="2817" w:name="_Toc513209465"/>
      <w:r>
        <w:t>ID Document Object</w:t>
      </w:r>
      <w:bookmarkEnd w:id="2817"/>
    </w:p>
    <w:p w14:paraId="22F37910" w14:textId="77777777" w:rsidR="00A22871" w:rsidRDefault="00A22871" w:rsidP="002F254C">
      <w:pPr>
        <w:pStyle w:val="NormalParagraph"/>
      </w:pPr>
      <w:r>
        <w:t xml:space="preserve">As part of KYC information, identification documentation is normally required. The ID Document Object enables documents pertaining to a subject’s identity to be described. </w:t>
      </w:r>
    </w:p>
    <w:tbl>
      <w:tblPr>
        <w:tblStyle w:val="PlainTable21"/>
        <w:tblW w:w="9029"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ayout w:type="fixed"/>
        <w:tblLook w:val="04A0" w:firstRow="1" w:lastRow="0" w:firstColumn="1" w:lastColumn="0" w:noHBand="0" w:noVBand="1"/>
      </w:tblPr>
      <w:tblGrid>
        <w:gridCol w:w="1358"/>
        <w:gridCol w:w="1016"/>
        <w:gridCol w:w="3041"/>
        <w:gridCol w:w="754"/>
        <w:gridCol w:w="1064"/>
        <w:gridCol w:w="1796"/>
      </w:tblGrid>
      <w:tr w:rsidR="00A22871" w:rsidRPr="00D267CA" w14:paraId="2A2A0C1F" w14:textId="77777777" w:rsidTr="006577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9" w:type="dxa"/>
            <w:gridSpan w:val="6"/>
            <w:shd w:val="clear" w:color="auto" w:fill="F2F2F2" w:themeFill="background1" w:themeFillShade="F2"/>
          </w:tcPr>
          <w:p w14:paraId="71782B82" w14:textId="77777777" w:rsidR="00A22871" w:rsidRPr="00D267CA" w:rsidRDefault="00A22871" w:rsidP="00A22871">
            <w:pPr>
              <w:jc w:val="center"/>
              <w:rPr>
                <w:sz w:val="20"/>
              </w:rPr>
            </w:pPr>
            <w:r>
              <w:rPr>
                <w:sz w:val="28"/>
              </w:rPr>
              <w:t>ID Document</w:t>
            </w:r>
            <w:r w:rsidRPr="005115BD">
              <w:rPr>
                <w:sz w:val="28"/>
              </w:rPr>
              <w:t xml:space="preserve"> Object Properties</w:t>
            </w:r>
          </w:p>
        </w:tc>
      </w:tr>
      <w:tr w:rsidR="00A22871" w:rsidRPr="00195442" w14:paraId="21DA461E" w14:textId="77777777" w:rsidTr="006577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8" w:type="dxa"/>
          </w:tcPr>
          <w:p w14:paraId="2A1FB856" w14:textId="77777777" w:rsidR="00A22871" w:rsidRPr="00195442" w:rsidRDefault="00A22871" w:rsidP="00A22871">
            <w:pPr>
              <w:rPr>
                <w:sz w:val="20"/>
              </w:rPr>
            </w:pPr>
            <w:r w:rsidRPr="00195442">
              <w:rPr>
                <w:sz w:val="20"/>
              </w:rPr>
              <w:t>Name</w:t>
            </w:r>
          </w:p>
        </w:tc>
        <w:tc>
          <w:tcPr>
            <w:tcW w:w="1016" w:type="dxa"/>
          </w:tcPr>
          <w:p w14:paraId="1DEF8220"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Type</w:t>
            </w:r>
          </w:p>
        </w:tc>
        <w:tc>
          <w:tcPr>
            <w:tcW w:w="3041" w:type="dxa"/>
          </w:tcPr>
          <w:p w14:paraId="085FD906"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Pr>
                <w:b/>
                <w:sz w:val="20"/>
              </w:rPr>
              <w:t>Description</w:t>
            </w:r>
          </w:p>
        </w:tc>
        <w:tc>
          <w:tcPr>
            <w:tcW w:w="754" w:type="dxa"/>
          </w:tcPr>
          <w:p w14:paraId="60157506"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p>
        </w:tc>
        <w:tc>
          <w:tcPr>
            <w:tcW w:w="1064" w:type="dxa"/>
          </w:tcPr>
          <w:p w14:paraId="323749B6"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Reference</w:t>
            </w:r>
          </w:p>
        </w:tc>
        <w:tc>
          <w:tcPr>
            <w:tcW w:w="1796" w:type="dxa"/>
          </w:tcPr>
          <w:p w14:paraId="0E139F7D"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Validation</w:t>
            </w:r>
          </w:p>
        </w:tc>
      </w:tr>
      <w:tr w:rsidR="00A22871" w:rsidRPr="00D267CA" w14:paraId="683A848C" w14:textId="77777777" w:rsidTr="0065774C">
        <w:tc>
          <w:tcPr>
            <w:cnfStyle w:val="001000000000" w:firstRow="0" w:lastRow="0" w:firstColumn="1" w:lastColumn="0" w:oddVBand="0" w:evenVBand="0" w:oddHBand="0" w:evenHBand="0" w:firstRowFirstColumn="0" w:firstRowLastColumn="0" w:lastRowFirstColumn="0" w:lastRowLastColumn="0"/>
            <w:tcW w:w="1358" w:type="dxa"/>
          </w:tcPr>
          <w:p w14:paraId="4DC0C038" w14:textId="07333171" w:rsidR="00A22871" w:rsidRPr="00D267CA" w:rsidRDefault="0065774C" w:rsidP="002F254C">
            <w:pPr>
              <w:jc w:val="left"/>
              <w:rPr>
                <w:b w:val="0"/>
                <w:sz w:val="20"/>
              </w:rPr>
            </w:pPr>
            <w:r>
              <w:rPr>
                <w:b w:val="0"/>
                <w:sz w:val="20"/>
              </w:rPr>
              <w:t>id</w:t>
            </w:r>
            <w:r w:rsidR="00A22871">
              <w:rPr>
                <w:b w:val="0"/>
                <w:sz w:val="20"/>
              </w:rPr>
              <w:t>Type</w:t>
            </w:r>
          </w:p>
        </w:tc>
        <w:tc>
          <w:tcPr>
            <w:tcW w:w="1016" w:type="dxa"/>
          </w:tcPr>
          <w:p w14:paraId="769AFD95"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3041" w:type="dxa"/>
          </w:tcPr>
          <w:p w14:paraId="32FF23C8"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F8100D">
              <w:rPr>
                <w:sz w:val="20"/>
              </w:rPr>
              <w:t>Indicates the type of identification for the KYC subject, e.g. passport, driving licence etc..</w:t>
            </w:r>
          </w:p>
        </w:tc>
        <w:tc>
          <w:tcPr>
            <w:tcW w:w="754" w:type="dxa"/>
          </w:tcPr>
          <w:p w14:paraId="010C83CE"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Cs w:val="28"/>
              </w:rPr>
              <w:t></w:t>
            </w:r>
            <w:r>
              <w:rPr>
                <w:sz w:val="20"/>
              </w:rPr>
              <w:t>M</w:t>
            </w:r>
          </w:p>
          <w:p w14:paraId="582928A3"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 w:val="20"/>
                <w:szCs w:val="28"/>
              </w:rPr>
              <w:t></w:t>
            </w:r>
            <w:r>
              <w:rPr>
                <w:rFonts w:cs="Wingdings"/>
                <w:sz w:val="20"/>
                <w:szCs w:val="28"/>
              </w:rPr>
              <w:t>M</w:t>
            </w:r>
            <w:r w:rsidRPr="00D267CA" w:rsidDel="00536948">
              <w:rPr>
                <w:sz w:val="20"/>
              </w:rPr>
              <w:t xml:space="preserve"> </w:t>
            </w:r>
          </w:p>
        </w:tc>
        <w:tc>
          <w:tcPr>
            <w:tcW w:w="1064" w:type="dxa"/>
          </w:tcPr>
          <w:p w14:paraId="3E08D4E6"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c>
          <w:tcPr>
            <w:tcW w:w="1796" w:type="dxa"/>
          </w:tcPr>
          <w:p w14:paraId="73DC5F22" w14:textId="42D99F16"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 xml:space="preserve">Enumeration = </w:t>
            </w:r>
            <w:hyperlink w:anchor="_ID_Types" w:history="1">
              <w:r w:rsidR="006E2CC3" w:rsidRPr="00E90944">
                <w:rPr>
                  <w:rStyle w:val="Hyperlink"/>
                  <w:sz w:val="20"/>
                  <w:szCs w:val="20"/>
                </w:rPr>
                <w:t>ID Types</w:t>
              </w:r>
            </w:hyperlink>
          </w:p>
        </w:tc>
      </w:tr>
      <w:tr w:rsidR="00A22871" w:rsidRPr="00D267CA" w14:paraId="7D1CD4CB" w14:textId="77777777" w:rsidTr="006577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8" w:type="dxa"/>
          </w:tcPr>
          <w:p w14:paraId="27FBEFF6" w14:textId="137ECDD1" w:rsidR="00A22871" w:rsidRPr="00D267CA" w:rsidRDefault="0065774C" w:rsidP="002F254C">
            <w:pPr>
              <w:jc w:val="left"/>
              <w:rPr>
                <w:b w:val="0"/>
                <w:sz w:val="20"/>
              </w:rPr>
            </w:pPr>
            <w:r>
              <w:rPr>
                <w:b w:val="0"/>
                <w:sz w:val="20"/>
              </w:rPr>
              <w:t>id</w:t>
            </w:r>
            <w:r w:rsidR="00A22871">
              <w:rPr>
                <w:b w:val="0"/>
                <w:sz w:val="20"/>
              </w:rPr>
              <w:t>Number</w:t>
            </w:r>
          </w:p>
        </w:tc>
        <w:tc>
          <w:tcPr>
            <w:tcW w:w="1016" w:type="dxa"/>
          </w:tcPr>
          <w:p w14:paraId="073188F0"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3041" w:type="dxa"/>
          </w:tcPr>
          <w:p w14:paraId="125F0721"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EE064C">
              <w:rPr>
                <w:sz w:val="20"/>
              </w:rPr>
              <w:t>Reference pertaining to the type of identification for the KYC subject</w:t>
            </w:r>
          </w:p>
        </w:tc>
        <w:tc>
          <w:tcPr>
            <w:tcW w:w="754" w:type="dxa"/>
          </w:tcPr>
          <w:p w14:paraId="62A12958"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E12E10">
              <w:rPr>
                <w:rFonts w:ascii="Wingdings" w:hAnsi="Wingdings" w:cs="Wingdings"/>
                <w:szCs w:val="28"/>
              </w:rPr>
              <w:t></w:t>
            </w:r>
            <w:r>
              <w:rPr>
                <w:sz w:val="20"/>
              </w:rPr>
              <w:t>O</w:t>
            </w:r>
          </w:p>
          <w:p w14:paraId="5BBC0330"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E12E10">
              <w:rPr>
                <w:rFonts w:ascii="Wingdings" w:hAnsi="Wingdings" w:cs="Wingdings"/>
                <w:sz w:val="20"/>
                <w:szCs w:val="28"/>
              </w:rPr>
              <w:t></w:t>
            </w:r>
            <w:r>
              <w:rPr>
                <w:rFonts w:cs="Wingdings"/>
                <w:sz w:val="20"/>
                <w:szCs w:val="28"/>
              </w:rPr>
              <w:t>O</w:t>
            </w:r>
          </w:p>
        </w:tc>
        <w:tc>
          <w:tcPr>
            <w:tcW w:w="1064" w:type="dxa"/>
          </w:tcPr>
          <w:p w14:paraId="56D329B1"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c>
          <w:tcPr>
            <w:tcW w:w="1796" w:type="dxa"/>
          </w:tcPr>
          <w:p w14:paraId="7DF362A8"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r>
      <w:tr w:rsidR="00A22871" w:rsidRPr="00D267CA" w14:paraId="21DDEAB9" w14:textId="77777777" w:rsidTr="0065774C">
        <w:tc>
          <w:tcPr>
            <w:cnfStyle w:val="001000000000" w:firstRow="0" w:lastRow="0" w:firstColumn="1" w:lastColumn="0" w:oddVBand="0" w:evenVBand="0" w:oddHBand="0" w:evenHBand="0" w:firstRowFirstColumn="0" w:firstRowLastColumn="0" w:lastRowFirstColumn="0" w:lastRowLastColumn="0"/>
            <w:tcW w:w="1358" w:type="dxa"/>
          </w:tcPr>
          <w:p w14:paraId="561C630F" w14:textId="2EAF88CB" w:rsidR="00A22871" w:rsidRPr="00D267CA" w:rsidRDefault="0065774C" w:rsidP="002F254C">
            <w:pPr>
              <w:jc w:val="left"/>
              <w:rPr>
                <w:b w:val="0"/>
                <w:sz w:val="20"/>
              </w:rPr>
            </w:pPr>
            <w:r>
              <w:rPr>
                <w:b w:val="0"/>
                <w:sz w:val="20"/>
              </w:rPr>
              <w:t>i</w:t>
            </w:r>
            <w:r w:rsidR="00A22871">
              <w:rPr>
                <w:b w:val="0"/>
                <w:sz w:val="20"/>
              </w:rPr>
              <w:t>ssueDate</w:t>
            </w:r>
          </w:p>
        </w:tc>
        <w:tc>
          <w:tcPr>
            <w:tcW w:w="1016" w:type="dxa"/>
          </w:tcPr>
          <w:p w14:paraId="1A112545"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Date</w:t>
            </w:r>
          </w:p>
        </w:tc>
        <w:tc>
          <w:tcPr>
            <w:tcW w:w="3041" w:type="dxa"/>
          </w:tcPr>
          <w:p w14:paraId="1ECF9459"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E064C">
              <w:rPr>
                <w:sz w:val="20"/>
              </w:rPr>
              <w:t xml:space="preserve">Date of issue for the identification </w:t>
            </w:r>
            <w:r>
              <w:rPr>
                <w:sz w:val="20"/>
              </w:rPr>
              <w:t>document</w:t>
            </w:r>
          </w:p>
        </w:tc>
        <w:tc>
          <w:tcPr>
            <w:tcW w:w="754" w:type="dxa"/>
          </w:tcPr>
          <w:p w14:paraId="1C7ACA5D"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Cs w:val="28"/>
              </w:rPr>
              <w:t></w:t>
            </w:r>
            <w:r>
              <w:rPr>
                <w:sz w:val="20"/>
              </w:rPr>
              <w:t>O</w:t>
            </w:r>
          </w:p>
          <w:p w14:paraId="2DB215D2"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 w:val="20"/>
                <w:szCs w:val="28"/>
              </w:rPr>
              <w:t></w:t>
            </w:r>
            <w:r>
              <w:rPr>
                <w:rFonts w:cs="Wingdings"/>
                <w:sz w:val="20"/>
                <w:szCs w:val="28"/>
              </w:rPr>
              <w:t>O</w:t>
            </w:r>
            <w:r w:rsidRPr="00D267CA" w:rsidDel="00536948">
              <w:rPr>
                <w:sz w:val="20"/>
              </w:rPr>
              <w:t xml:space="preserve"> </w:t>
            </w:r>
          </w:p>
        </w:tc>
        <w:tc>
          <w:tcPr>
            <w:tcW w:w="1064" w:type="dxa"/>
          </w:tcPr>
          <w:p w14:paraId="23FBF06F"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c>
          <w:tcPr>
            <w:tcW w:w="1796" w:type="dxa"/>
          </w:tcPr>
          <w:p w14:paraId="13438F52"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r>
      <w:tr w:rsidR="00A22871" w:rsidRPr="00D267CA" w14:paraId="436380E4" w14:textId="77777777" w:rsidTr="006577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8" w:type="dxa"/>
          </w:tcPr>
          <w:p w14:paraId="59827BF2" w14:textId="62B1EF41" w:rsidR="00A22871" w:rsidRPr="00D267CA" w:rsidRDefault="0065774C" w:rsidP="002F254C">
            <w:pPr>
              <w:jc w:val="left"/>
              <w:rPr>
                <w:b w:val="0"/>
                <w:sz w:val="20"/>
              </w:rPr>
            </w:pPr>
            <w:r>
              <w:rPr>
                <w:b w:val="0"/>
                <w:sz w:val="20"/>
              </w:rPr>
              <w:t>e</w:t>
            </w:r>
            <w:r w:rsidR="00A22871">
              <w:rPr>
                <w:b w:val="0"/>
                <w:sz w:val="20"/>
              </w:rPr>
              <w:t>xpiryDate</w:t>
            </w:r>
          </w:p>
        </w:tc>
        <w:tc>
          <w:tcPr>
            <w:tcW w:w="1016" w:type="dxa"/>
          </w:tcPr>
          <w:p w14:paraId="7DD9CA5A"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Date</w:t>
            </w:r>
          </w:p>
        </w:tc>
        <w:tc>
          <w:tcPr>
            <w:tcW w:w="3041" w:type="dxa"/>
          </w:tcPr>
          <w:p w14:paraId="2734DDED"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EE064C">
              <w:rPr>
                <w:sz w:val="20"/>
              </w:rPr>
              <w:t>Date of ex</w:t>
            </w:r>
            <w:r>
              <w:rPr>
                <w:sz w:val="20"/>
              </w:rPr>
              <w:t>piry for the identification document</w:t>
            </w:r>
          </w:p>
        </w:tc>
        <w:tc>
          <w:tcPr>
            <w:tcW w:w="754" w:type="dxa"/>
          </w:tcPr>
          <w:p w14:paraId="3232910F"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E12E10">
              <w:rPr>
                <w:rFonts w:ascii="Wingdings" w:hAnsi="Wingdings" w:cs="Wingdings"/>
                <w:szCs w:val="28"/>
              </w:rPr>
              <w:t></w:t>
            </w:r>
            <w:r>
              <w:rPr>
                <w:sz w:val="20"/>
              </w:rPr>
              <w:t>O</w:t>
            </w:r>
          </w:p>
          <w:p w14:paraId="58F3BC9F"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E12E10">
              <w:rPr>
                <w:rFonts w:ascii="Wingdings" w:hAnsi="Wingdings" w:cs="Wingdings"/>
                <w:sz w:val="20"/>
                <w:szCs w:val="28"/>
              </w:rPr>
              <w:t></w:t>
            </w:r>
            <w:r>
              <w:rPr>
                <w:rFonts w:cs="Wingdings"/>
                <w:sz w:val="20"/>
                <w:szCs w:val="28"/>
              </w:rPr>
              <w:t>O</w:t>
            </w:r>
            <w:r w:rsidRPr="00D267CA" w:rsidDel="00536948">
              <w:rPr>
                <w:sz w:val="20"/>
              </w:rPr>
              <w:t xml:space="preserve"> </w:t>
            </w:r>
          </w:p>
        </w:tc>
        <w:tc>
          <w:tcPr>
            <w:tcW w:w="1064" w:type="dxa"/>
          </w:tcPr>
          <w:p w14:paraId="1998073E"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c>
          <w:tcPr>
            <w:tcW w:w="1796" w:type="dxa"/>
          </w:tcPr>
          <w:p w14:paraId="785A8314"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r>
      <w:tr w:rsidR="00A22871" w:rsidRPr="00D267CA" w14:paraId="10E6CD0B" w14:textId="77777777" w:rsidTr="0065774C">
        <w:tc>
          <w:tcPr>
            <w:cnfStyle w:val="001000000000" w:firstRow="0" w:lastRow="0" w:firstColumn="1" w:lastColumn="0" w:oddVBand="0" w:evenVBand="0" w:oddHBand="0" w:evenHBand="0" w:firstRowFirstColumn="0" w:firstRowLastColumn="0" w:lastRowFirstColumn="0" w:lastRowLastColumn="0"/>
            <w:tcW w:w="1358" w:type="dxa"/>
          </w:tcPr>
          <w:p w14:paraId="5B547096" w14:textId="7B0C9CFB" w:rsidR="00A22871" w:rsidRDefault="0065774C" w:rsidP="002F254C">
            <w:pPr>
              <w:jc w:val="left"/>
              <w:rPr>
                <w:b w:val="0"/>
                <w:sz w:val="20"/>
              </w:rPr>
            </w:pPr>
            <w:r>
              <w:rPr>
                <w:b w:val="0"/>
                <w:sz w:val="20"/>
              </w:rPr>
              <w:lastRenderedPageBreak/>
              <w:t>i</w:t>
            </w:r>
            <w:r w:rsidR="00A22871">
              <w:rPr>
                <w:b w:val="0"/>
                <w:sz w:val="20"/>
              </w:rPr>
              <w:t>ssuer</w:t>
            </w:r>
          </w:p>
        </w:tc>
        <w:tc>
          <w:tcPr>
            <w:tcW w:w="1016" w:type="dxa"/>
          </w:tcPr>
          <w:p w14:paraId="51700874"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3041" w:type="dxa"/>
          </w:tcPr>
          <w:p w14:paraId="52011B70" w14:textId="628009CB"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E064C">
              <w:rPr>
                <w:sz w:val="20"/>
              </w:rPr>
              <w:t>Indicates the organisation/government entity that issued the ID document</w:t>
            </w:r>
            <w:r w:rsidR="00733BE7">
              <w:rPr>
                <w:sz w:val="20"/>
              </w:rPr>
              <w:t>.</w:t>
            </w:r>
          </w:p>
        </w:tc>
        <w:tc>
          <w:tcPr>
            <w:tcW w:w="754" w:type="dxa"/>
          </w:tcPr>
          <w:p w14:paraId="0F86749A"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Cs w:val="28"/>
              </w:rPr>
              <w:t></w:t>
            </w:r>
            <w:r>
              <w:rPr>
                <w:sz w:val="20"/>
              </w:rPr>
              <w:t>O</w:t>
            </w:r>
          </w:p>
          <w:p w14:paraId="3433F46A"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 w:val="20"/>
                <w:szCs w:val="28"/>
              </w:rPr>
              <w:t></w:t>
            </w:r>
            <w:r>
              <w:rPr>
                <w:rFonts w:cs="Wingdings"/>
                <w:sz w:val="20"/>
                <w:szCs w:val="28"/>
              </w:rPr>
              <w:t>O</w:t>
            </w:r>
            <w:r w:rsidRPr="00D267CA" w:rsidDel="00536948">
              <w:rPr>
                <w:sz w:val="20"/>
              </w:rPr>
              <w:t xml:space="preserve"> </w:t>
            </w:r>
          </w:p>
        </w:tc>
        <w:tc>
          <w:tcPr>
            <w:tcW w:w="1064" w:type="dxa"/>
          </w:tcPr>
          <w:p w14:paraId="48345063"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c>
          <w:tcPr>
            <w:tcW w:w="1796" w:type="dxa"/>
          </w:tcPr>
          <w:p w14:paraId="19FCC38E"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r>
      <w:tr w:rsidR="00A22871" w:rsidRPr="00D267CA" w14:paraId="1846941F" w14:textId="77777777" w:rsidTr="006577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8" w:type="dxa"/>
          </w:tcPr>
          <w:p w14:paraId="0154EA27" w14:textId="4ED1C31B" w:rsidR="00A22871" w:rsidRDefault="0065774C" w:rsidP="002F254C">
            <w:pPr>
              <w:jc w:val="left"/>
              <w:rPr>
                <w:b w:val="0"/>
                <w:sz w:val="20"/>
              </w:rPr>
            </w:pPr>
            <w:r>
              <w:rPr>
                <w:b w:val="0"/>
                <w:sz w:val="20"/>
              </w:rPr>
              <w:t>issuer</w:t>
            </w:r>
            <w:r w:rsidR="00A22871">
              <w:rPr>
                <w:b w:val="0"/>
                <w:sz w:val="20"/>
              </w:rPr>
              <w:t>Place</w:t>
            </w:r>
          </w:p>
        </w:tc>
        <w:tc>
          <w:tcPr>
            <w:tcW w:w="1016" w:type="dxa"/>
          </w:tcPr>
          <w:p w14:paraId="31A794C3"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3041" w:type="dxa"/>
          </w:tcPr>
          <w:p w14:paraId="0502D855" w14:textId="26ACA486"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EE064C">
              <w:rPr>
                <w:sz w:val="20"/>
              </w:rPr>
              <w:t>Place of issue for the identification type</w:t>
            </w:r>
            <w:r w:rsidR="00733BE7">
              <w:rPr>
                <w:sz w:val="20"/>
              </w:rPr>
              <w:t>.</w:t>
            </w:r>
          </w:p>
        </w:tc>
        <w:tc>
          <w:tcPr>
            <w:tcW w:w="754" w:type="dxa"/>
          </w:tcPr>
          <w:p w14:paraId="5931EB8A"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E12E10">
              <w:rPr>
                <w:rFonts w:ascii="Wingdings" w:hAnsi="Wingdings" w:cs="Wingdings"/>
                <w:szCs w:val="28"/>
              </w:rPr>
              <w:t></w:t>
            </w:r>
            <w:r>
              <w:rPr>
                <w:sz w:val="20"/>
              </w:rPr>
              <w:t>O</w:t>
            </w:r>
          </w:p>
          <w:p w14:paraId="6B25E73B"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E12E10">
              <w:rPr>
                <w:rFonts w:ascii="Wingdings" w:hAnsi="Wingdings" w:cs="Wingdings"/>
                <w:sz w:val="20"/>
                <w:szCs w:val="28"/>
              </w:rPr>
              <w:t></w:t>
            </w:r>
            <w:r>
              <w:rPr>
                <w:rFonts w:cs="Wingdings"/>
                <w:sz w:val="20"/>
                <w:szCs w:val="28"/>
              </w:rPr>
              <w:t>O</w:t>
            </w:r>
            <w:r w:rsidRPr="00D267CA" w:rsidDel="00536948">
              <w:rPr>
                <w:sz w:val="20"/>
              </w:rPr>
              <w:t xml:space="preserve"> </w:t>
            </w:r>
          </w:p>
        </w:tc>
        <w:tc>
          <w:tcPr>
            <w:tcW w:w="1064" w:type="dxa"/>
          </w:tcPr>
          <w:p w14:paraId="2824BFB7"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c>
          <w:tcPr>
            <w:tcW w:w="1796" w:type="dxa"/>
          </w:tcPr>
          <w:p w14:paraId="24DB9DEF"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r>
      <w:tr w:rsidR="00A22871" w:rsidRPr="00D267CA" w14:paraId="556D4974" w14:textId="77777777" w:rsidTr="0065774C">
        <w:tc>
          <w:tcPr>
            <w:cnfStyle w:val="001000000000" w:firstRow="0" w:lastRow="0" w:firstColumn="1" w:lastColumn="0" w:oddVBand="0" w:evenVBand="0" w:oddHBand="0" w:evenHBand="0" w:firstRowFirstColumn="0" w:firstRowLastColumn="0" w:lastRowFirstColumn="0" w:lastRowLastColumn="0"/>
            <w:tcW w:w="1358" w:type="dxa"/>
          </w:tcPr>
          <w:p w14:paraId="66AD28E0" w14:textId="419B26D5" w:rsidR="00A22871" w:rsidRDefault="0065774C" w:rsidP="002F254C">
            <w:pPr>
              <w:jc w:val="left"/>
              <w:rPr>
                <w:b w:val="0"/>
                <w:sz w:val="20"/>
              </w:rPr>
            </w:pPr>
            <w:r>
              <w:rPr>
                <w:b w:val="0"/>
                <w:sz w:val="20"/>
              </w:rPr>
              <w:t>issuer</w:t>
            </w:r>
            <w:r w:rsidR="00A22871">
              <w:rPr>
                <w:b w:val="0"/>
                <w:sz w:val="20"/>
              </w:rPr>
              <w:t xml:space="preserve">Country </w:t>
            </w:r>
          </w:p>
        </w:tc>
        <w:tc>
          <w:tcPr>
            <w:tcW w:w="1016" w:type="dxa"/>
          </w:tcPr>
          <w:p w14:paraId="1C05FB62"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3041" w:type="dxa"/>
          </w:tcPr>
          <w:p w14:paraId="2C89A88F"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E064C">
              <w:rPr>
                <w:sz w:val="20"/>
              </w:rPr>
              <w:t xml:space="preserve">Country where the identification type was issued. </w:t>
            </w:r>
          </w:p>
        </w:tc>
        <w:tc>
          <w:tcPr>
            <w:tcW w:w="754" w:type="dxa"/>
          </w:tcPr>
          <w:p w14:paraId="38143424"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Cs w:val="28"/>
              </w:rPr>
              <w:t></w:t>
            </w:r>
            <w:r>
              <w:rPr>
                <w:sz w:val="20"/>
              </w:rPr>
              <w:t>O</w:t>
            </w:r>
          </w:p>
          <w:p w14:paraId="7A2119C6"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 w:val="20"/>
                <w:szCs w:val="28"/>
              </w:rPr>
              <w:t></w:t>
            </w:r>
            <w:r>
              <w:rPr>
                <w:rFonts w:cs="Wingdings"/>
                <w:sz w:val="20"/>
                <w:szCs w:val="28"/>
              </w:rPr>
              <w:t>O</w:t>
            </w:r>
            <w:r w:rsidRPr="00D267CA" w:rsidDel="00536948">
              <w:rPr>
                <w:sz w:val="20"/>
              </w:rPr>
              <w:t xml:space="preserve"> </w:t>
            </w:r>
          </w:p>
        </w:tc>
        <w:tc>
          <w:tcPr>
            <w:tcW w:w="1064" w:type="dxa"/>
          </w:tcPr>
          <w:p w14:paraId="62E6B2D2"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c>
          <w:tcPr>
            <w:tcW w:w="1796" w:type="dxa"/>
          </w:tcPr>
          <w:p w14:paraId="4766FFB9" w14:textId="31B8E4DC"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 xml:space="preserve">Enumeration = </w:t>
            </w:r>
            <w:hyperlink w:anchor="_ISO_Country_Codes" w:history="1">
              <w:r w:rsidR="006E2CC3" w:rsidRPr="00E90944">
                <w:rPr>
                  <w:rStyle w:val="Hyperlink"/>
                  <w:sz w:val="20"/>
                  <w:szCs w:val="20"/>
                </w:rPr>
                <w:t>ISO Country Codes</w:t>
              </w:r>
            </w:hyperlink>
          </w:p>
        </w:tc>
      </w:tr>
      <w:tr w:rsidR="00A22871" w:rsidRPr="00D267CA" w14:paraId="1FC2C980" w14:textId="77777777" w:rsidTr="006577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8" w:type="dxa"/>
          </w:tcPr>
          <w:p w14:paraId="5CA7BA89" w14:textId="217CC5E5" w:rsidR="00A22871" w:rsidRDefault="0065774C" w:rsidP="002F254C">
            <w:pPr>
              <w:jc w:val="left"/>
              <w:rPr>
                <w:b w:val="0"/>
                <w:sz w:val="20"/>
              </w:rPr>
            </w:pPr>
            <w:r>
              <w:rPr>
                <w:b w:val="0"/>
                <w:sz w:val="20"/>
              </w:rPr>
              <w:t>o</w:t>
            </w:r>
            <w:r w:rsidR="00A22871">
              <w:rPr>
                <w:b w:val="0"/>
                <w:sz w:val="20"/>
              </w:rPr>
              <w:t>therI</w:t>
            </w:r>
            <w:r>
              <w:rPr>
                <w:b w:val="0"/>
                <w:sz w:val="20"/>
              </w:rPr>
              <w:t>d</w:t>
            </w:r>
            <w:r w:rsidR="00A22871">
              <w:rPr>
                <w:b w:val="0"/>
                <w:sz w:val="20"/>
              </w:rPr>
              <w:t>Description</w:t>
            </w:r>
          </w:p>
        </w:tc>
        <w:tc>
          <w:tcPr>
            <w:tcW w:w="1016" w:type="dxa"/>
          </w:tcPr>
          <w:p w14:paraId="29ABF9FB"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3041" w:type="dxa"/>
          </w:tcPr>
          <w:p w14:paraId="45A1CE5A" w14:textId="77777777" w:rsidR="00A22871" w:rsidRPr="00EE064C"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Where an ID Type of ‘otherid’ is specified, a description of the type of identification can be provided in this property.</w:t>
            </w:r>
          </w:p>
        </w:tc>
        <w:tc>
          <w:tcPr>
            <w:tcW w:w="754" w:type="dxa"/>
          </w:tcPr>
          <w:p w14:paraId="6B762710"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E12E10">
              <w:rPr>
                <w:rFonts w:ascii="Wingdings" w:hAnsi="Wingdings" w:cs="Wingdings"/>
                <w:szCs w:val="28"/>
              </w:rPr>
              <w:t></w:t>
            </w:r>
            <w:r>
              <w:rPr>
                <w:sz w:val="20"/>
              </w:rPr>
              <w:t>O</w:t>
            </w:r>
          </w:p>
          <w:p w14:paraId="2EC57EE2" w14:textId="77777777" w:rsidR="00A22871" w:rsidRPr="00E12E10" w:rsidRDefault="00A22871" w:rsidP="002F254C">
            <w:pPr>
              <w:jc w:val="left"/>
              <w:cnfStyle w:val="000000100000" w:firstRow="0" w:lastRow="0" w:firstColumn="0" w:lastColumn="0" w:oddVBand="0" w:evenVBand="0" w:oddHBand="1" w:evenHBand="0" w:firstRowFirstColumn="0" w:firstRowLastColumn="0" w:lastRowFirstColumn="0" w:lastRowLastColumn="0"/>
              <w:rPr>
                <w:rFonts w:ascii="Wingdings" w:hAnsi="Wingdings" w:cs="Wingdings"/>
                <w:szCs w:val="28"/>
              </w:rPr>
            </w:pPr>
            <w:r w:rsidRPr="00E12E10">
              <w:rPr>
                <w:rFonts w:ascii="Wingdings" w:hAnsi="Wingdings" w:cs="Wingdings"/>
                <w:sz w:val="20"/>
                <w:szCs w:val="28"/>
              </w:rPr>
              <w:t></w:t>
            </w:r>
            <w:r>
              <w:rPr>
                <w:rFonts w:cs="Wingdings"/>
                <w:sz w:val="20"/>
                <w:szCs w:val="28"/>
              </w:rPr>
              <w:t>O</w:t>
            </w:r>
          </w:p>
        </w:tc>
        <w:tc>
          <w:tcPr>
            <w:tcW w:w="1064" w:type="dxa"/>
          </w:tcPr>
          <w:p w14:paraId="69A1777F"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c>
          <w:tcPr>
            <w:tcW w:w="1796" w:type="dxa"/>
          </w:tcPr>
          <w:p w14:paraId="72722358"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r>
    </w:tbl>
    <w:p w14:paraId="2714790E" w14:textId="77777777" w:rsidR="00A22871" w:rsidRDefault="00A22871" w:rsidP="00A22871"/>
    <w:p w14:paraId="5774E7C6" w14:textId="77777777" w:rsidR="00A22871" w:rsidRDefault="00A22871" w:rsidP="002F254C">
      <w:pPr>
        <w:pStyle w:val="Heading2"/>
      </w:pPr>
      <w:bookmarkStart w:id="2818" w:name="_Client_Object"/>
      <w:bookmarkStart w:id="2819" w:name="_Toc447115172"/>
      <w:bookmarkStart w:id="2820" w:name="_Toc447115816"/>
      <w:bookmarkStart w:id="2821" w:name="_Toc447115173"/>
      <w:bookmarkStart w:id="2822" w:name="_Toc447115817"/>
      <w:bookmarkStart w:id="2823" w:name="_Toc447115211"/>
      <w:bookmarkStart w:id="2824" w:name="_Toc447115855"/>
      <w:bookmarkStart w:id="2825" w:name="_Address_Object"/>
      <w:bookmarkStart w:id="2826" w:name="_Toc513209466"/>
      <w:bookmarkEnd w:id="2818"/>
      <w:bookmarkEnd w:id="2819"/>
      <w:bookmarkEnd w:id="2820"/>
      <w:bookmarkEnd w:id="2821"/>
      <w:bookmarkEnd w:id="2822"/>
      <w:bookmarkEnd w:id="2823"/>
      <w:bookmarkEnd w:id="2824"/>
      <w:bookmarkEnd w:id="2825"/>
      <w:r>
        <w:t>Address Object</w:t>
      </w:r>
      <w:bookmarkEnd w:id="2826"/>
    </w:p>
    <w:p w14:paraId="3AEC8107" w14:textId="77777777" w:rsidR="00A22871" w:rsidRDefault="00A22871" w:rsidP="002F254C">
      <w:pPr>
        <w:pStyle w:val="NormalParagraph"/>
      </w:pPr>
      <w:r>
        <w:t>The address object holds the postal address of the subject. Due to variability of address information in a number of mobile money markets, only Country is mandatory.</w:t>
      </w:r>
    </w:p>
    <w:tbl>
      <w:tblPr>
        <w:tblStyle w:val="PlainTable21"/>
        <w:tblW w:w="9029"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ook w:val="04A0" w:firstRow="1" w:lastRow="0" w:firstColumn="1" w:lastColumn="0" w:noHBand="0" w:noVBand="1"/>
      </w:tblPr>
      <w:tblGrid>
        <w:gridCol w:w="1428"/>
        <w:gridCol w:w="996"/>
        <w:gridCol w:w="2915"/>
        <w:gridCol w:w="743"/>
        <w:gridCol w:w="1184"/>
        <w:gridCol w:w="1763"/>
      </w:tblGrid>
      <w:tr w:rsidR="00A22871" w:rsidRPr="00D267CA" w14:paraId="1E654AD3" w14:textId="77777777" w:rsidTr="002F25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9" w:type="dxa"/>
            <w:gridSpan w:val="6"/>
            <w:shd w:val="clear" w:color="auto" w:fill="F2F2F2" w:themeFill="background1" w:themeFillShade="F2"/>
          </w:tcPr>
          <w:p w14:paraId="1E1ECB2D" w14:textId="77777777" w:rsidR="00A22871" w:rsidRPr="00D267CA" w:rsidRDefault="00A22871" w:rsidP="00A22871">
            <w:pPr>
              <w:jc w:val="center"/>
              <w:rPr>
                <w:sz w:val="20"/>
              </w:rPr>
            </w:pPr>
            <w:r>
              <w:rPr>
                <w:sz w:val="28"/>
              </w:rPr>
              <w:t xml:space="preserve">Address </w:t>
            </w:r>
            <w:r w:rsidRPr="005115BD">
              <w:rPr>
                <w:sz w:val="28"/>
              </w:rPr>
              <w:t>Object Properties</w:t>
            </w:r>
          </w:p>
        </w:tc>
      </w:tr>
      <w:tr w:rsidR="00A22871" w:rsidRPr="00195442" w14:paraId="085FBFFB"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8" w:type="dxa"/>
          </w:tcPr>
          <w:p w14:paraId="2EF45373" w14:textId="77777777" w:rsidR="00A22871" w:rsidRPr="00195442" w:rsidRDefault="00A22871" w:rsidP="00A22871">
            <w:pPr>
              <w:rPr>
                <w:sz w:val="20"/>
              </w:rPr>
            </w:pPr>
            <w:r w:rsidRPr="00195442">
              <w:rPr>
                <w:sz w:val="20"/>
              </w:rPr>
              <w:t>Name</w:t>
            </w:r>
          </w:p>
        </w:tc>
        <w:tc>
          <w:tcPr>
            <w:tcW w:w="1016" w:type="dxa"/>
          </w:tcPr>
          <w:p w14:paraId="6E323199"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Type</w:t>
            </w:r>
          </w:p>
        </w:tc>
        <w:tc>
          <w:tcPr>
            <w:tcW w:w="3041" w:type="dxa"/>
          </w:tcPr>
          <w:p w14:paraId="16A5BE16"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Pr>
                <w:b/>
                <w:sz w:val="20"/>
              </w:rPr>
              <w:t>Description</w:t>
            </w:r>
          </w:p>
        </w:tc>
        <w:tc>
          <w:tcPr>
            <w:tcW w:w="754" w:type="dxa"/>
          </w:tcPr>
          <w:p w14:paraId="6F79FD13"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p>
        </w:tc>
        <w:tc>
          <w:tcPr>
            <w:tcW w:w="1064" w:type="dxa"/>
          </w:tcPr>
          <w:p w14:paraId="35EEACC0"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Reference</w:t>
            </w:r>
          </w:p>
        </w:tc>
        <w:tc>
          <w:tcPr>
            <w:tcW w:w="1796" w:type="dxa"/>
          </w:tcPr>
          <w:p w14:paraId="20661C7E"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Validation</w:t>
            </w:r>
          </w:p>
        </w:tc>
      </w:tr>
      <w:tr w:rsidR="00A22871" w:rsidRPr="00D267CA" w14:paraId="4E660B1C" w14:textId="77777777" w:rsidTr="002F254C">
        <w:tc>
          <w:tcPr>
            <w:cnfStyle w:val="001000000000" w:firstRow="0" w:lastRow="0" w:firstColumn="1" w:lastColumn="0" w:oddVBand="0" w:evenVBand="0" w:oddHBand="0" w:evenHBand="0" w:firstRowFirstColumn="0" w:firstRowLastColumn="0" w:lastRowFirstColumn="0" w:lastRowLastColumn="0"/>
            <w:tcW w:w="1358" w:type="dxa"/>
          </w:tcPr>
          <w:p w14:paraId="5C54A81E" w14:textId="3DB22132" w:rsidR="00A22871" w:rsidRPr="00D267CA" w:rsidRDefault="0065774C" w:rsidP="002F254C">
            <w:pPr>
              <w:jc w:val="left"/>
              <w:rPr>
                <w:b w:val="0"/>
                <w:sz w:val="20"/>
              </w:rPr>
            </w:pPr>
            <w:r>
              <w:rPr>
                <w:b w:val="0"/>
                <w:sz w:val="20"/>
              </w:rPr>
              <w:t>a</w:t>
            </w:r>
            <w:r w:rsidR="00A22871">
              <w:rPr>
                <w:b w:val="0"/>
                <w:sz w:val="20"/>
              </w:rPr>
              <w:t>ddressLine1</w:t>
            </w:r>
          </w:p>
        </w:tc>
        <w:tc>
          <w:tcPr>
            <w:tcW w:w="1016" w:type="dxa"/>
          </w:tcPr>
          <w:p w14:paraId="36C27FFC"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3041" w:type="dxa"/>
          </w:tcPr>
          <w:p w14:paraId="5EB4AE67"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First line of the address.</w:t>
            </w:r>
          </w:p>
        </w:tc>
        <w:tc>
          <w:tcPr>
            <w:tcW w:w="754" w:type="dxa"/>
          </w:tcPr>
          <w:p w14:paraId="549386AD"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Cs w:val="28"/>
              </w:rPr>
              <w:t></w:t>
            </w:r>
            <w:r>
              <w:rPr>
                <w:sz w:val="20"/>
              </w:rPr>
              <w:t>O</w:t>
            </w:r>
          </w:p>
          <w:p w14:paraId="3AA26BD9"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 w:val="20"/>
                <w:szCs w:val="28"/>
              </w:rPr>
              <w:t></w:t>
            </w:r>
            <w:r>
              <w:rPr>
                <w:rFonts w:cs="Wingdings"/>
                <w:sz w:val="20"/>
                <w:szCs w:val="28"/>
              </w:rPr>
              <w:t>O</w:t>
            </w:r>
            <w:r w:rsidRPr="00D267CA" w:rsidDel="00536948">
              <w:rPr>
                <w:sz w:val="20"/>
              </w:rPr>
              <w:t xml:space="preserve"> </w:t>
            </w:r>
          </w:p>
        </w:tc>
        <w:tc>
          <w:tcPr>
            <w:tcW w:w="1064" w:type="dxa"/>
          </w:tcPr>
          <w:p w14:paraId="041024E0"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c>
          <w:tcPr>
            <w:tcW w:w="1796" w:type="dxa"/>
          </w:tcPr>
          <w:p w14:paraId="7A634BF6"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r>
      <w:tr w:rsidR="00A22871" w:rsidRPr="00D267CA" w14:paraId="6AB21F32"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8" w:type="dxa"/>
          </w:tcPr>
          <w:p w14:paraId="3BC51CFF" w14:textId="387CC090" w:rsidR="00A22871" w:rsidRPr="00D267CA" w:rsidRDefault="0065774C" w:rsidP="002F254C">
            <w:pPr>
              <w:jc w:val="left"/>
              <w:rPr>
                <w:b w:val="0"/>
                <w:sz w:val="20"/>
              </w:rPr>
            </w:pPr>
            <w:r>
              <w:rPr>
                <w:b w:val="0"/>
                <w:sz w:val="20"/>
              </w:rPr>
              <w:t>a</w:t>
            </w:r>
            <w:r w:rsidR="00A22871">
              <w:rPr>
                <w:b w:val="0"/>
                <w:sz w:val="20"/>
              </w:rPr>
              <w:t>ddressLine2</w:t>
            </w:r>
          </w:p>
        </w:tc>
        <w:tc>
          <w:tcPr>
            <w:tcW w:w="1016" w:type="dxa"/>
          </w:tcPr>
          <w:p w14:paraId="13F624BA"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3041" w:type="dxa"/>
          </w:tcPr>
          <w:p w14:paraId="64EBAEFD"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Second line of the address.</w:t>
            </w:r>
          </w:p>
        </w:tc>
        <w:tc>
          <w:tcPr>
            <w:tcW w:w="754" w:type="dxa"/>
          </w:tcPr>
          <w:p w14:paraId="40A4FB53"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E12E10">
              <w:rPr>
                <w:rFonts w:ascii="Wingdings" w:hAnsi="Wingdings" w:cs="Wingdings"/>
                <w:szCs w:val="28"/>
              </w:rPr>
              <w:t></w:t>
            </w:r>
            <w:r>
              <w:rPr>
                <w:sz w:val="20"/>
              </w:rPr>
              <w:t>O</w:t>
            </w:r>
          </w:p>
          <w:p w14:paraId="144A69B6"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E12E10">
              <w:rPr>
                <w:rFonts w:ascii="Wingdings" w:hAnsi="Wingdings" w:cs="Wingdings"/>
                <w:sz w:val="20"/>
                <w:szCs w:val="28"/>
              </w:rPr>
              <w:t></w:t>
            </w:r>
            <w:r>
              <w:rPr>
                <w:rFonts w:cs="Wingdings"/>
                <w:sz w:val="20"/>
                <w:szCs w:val="28"/>
              </w:rPr>
              <w:t>O</w:t>
            </w:r>
          </w:p>
        </w:tc>
        <w:tc>
          <w:tcPr>
            <w:tcW w:w="1064" w:type="dxa"/>
          </w:tcPr>
          <w:p w14:paraId="05C61455"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c>
          <w:tcPr>
            <w:tcW w:w="1796" w:type="dxa"/>
          </w:tcPr>
          <w:p w14:paraId="1B06B09C"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r>
      <w:tr w:rsidR="00A22871" w:rsidRPr="00D267CA" w14:paraId="21BB3D15" w14:textId="77777777" w:rsidTr="002F254C">
        <w:tc>
          <w:tcPr>
            <w:cnfStyle w:val="001000000000" w:firstRow="0" w:lastRow="0" w:firstColumn="1" w:lastColumn="0" w:oddVBand="0" w:evenVBand="0" w:oddHBand="0" w:evenHBand="0" w:firstRowFirstColumn="0" w:firstRowLastColumn="0" w:lastRowFirstColumn="0" w:lastRowLastColumn="0"/>
            <w:tcW w:w="1358" w:type="dxa"/>
          </w:tcPr>
          <w:p w14:paraId="4E63A8CA" w14:textId="50B513E9" w:rsidR="00A22871" w:rsidRPr="00D267CA" w:rsidRDefault="0065774C" w:rsidP="002F254C">
            <w:pPr>
              <w:jc w:val="left"/>
              <w:rPr>
                <w:b w:val="0"/>
                <w:sz w:val="20"/>
              </w:rPr>
            </w:pPr>
            <w:r>
              <w:rPr>
                <w:b w:val="0"/>
                <w:sz w:val="20"/>
              </w:rPr>
              <w:t>a</w:t>
            </w:r>
            <w:r w:rsidR="00A22871">
              <w:rPr>
                <w:b w:val="0"/>
                <w:sz w:val="20"/>
              </w:rPr>
              <w:t>ddressLine3</w:t>
            </w:r>
          </w:p>
        </w:tc>
        <w:tc>
          <w:tcPr>
            <w:tcW w:w="1016" w:type="dxa"/>
          </w:tcPr>
          <w:p w14:paraId="604F2F3D"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3041" w:type="dxa"/>
          </w:tcPr>
          <w:p w14:paraId="58D4198A"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Third line of the address.</w:t>
            </w:r>
          </w:p>
        </w:tc>
        <w:tc>
          <w:tcPr>
            <w:tcW w:w="754" w:type="dxa"/>
          </w:tcPr>
          <w:p w14:paraId="5BE4AFED"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Cs w:val="28"/>
              </w:rPr>
              <w:t></w:t>
            </w:r>
            <w:r>
              <w:rPr>
                <w:sz w:val="20"/>
              </w:rPr>
              <w:t>O</w:t>
            </w:r>
          </w:p>
          <w:p w14:paraId="6F3E0D68"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 w:val="20"/>
                <w:szCs w:val="28"/>
              </w:rPr>
              <w:t></w:t>
            </w:r>
            <w:r>
              <w:rPr>
                <w:rFonts w:cs="Wingdings"/>
                <w:sz w:val="20"/>
                <w:szCs w:val="28"/>
              </w:rPr>
              <w:t>O</w:t>
            </w:r>
            <w:r w:rsidRPr="00D267CA" w:rsidDel="00536948">
              <w:rPr>
                <w:sz w:val="20"/>
              </w:rPr>
              <w:t xml:space="preserve"> </w:t>
            </w:r>
          </w:p>
        </w:tc>
        <w:tc>
          <w:tcPr>
            <w:tcW w:w="1064" w:type="dxa"/>
          </w:tcPr>
          <w:p w14:paraId="3A9547B7"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c>
          <w:tcPr>
            <w:tcW w:w="1796" w:type="dxa"/>
          </w:tcPr>
          <w:p w14:paraId="0BED17EB"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r>
      <w:tr w:rsidR="00A22871" w:rsidRPr="00D267CA" w14:paraId="03032D72"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8" w:type="dxa"/>
          </w:tcPr>
          <w:p w14:paraId="272316A3" w14:textId="4D264152" w:rsidR="00A22871" w:rsidRPr="00D267CA" w:rsidRDefault="0065774C" w:rsidP="002F254C">
            <w:pPr>
              <w:jc w:val="left"/>
              <w:rPr>
                <w:b w:val="0"/>
                <w:sz w:val="20"/>
              </w:rPr>
            </w:pPr>
            <w:r>
              <w:rPr>
                <w:b w:val="0"/>
                <w:sz w:val="20"/>
              </w:rPr>
              <w:t>c</w:t>
            </w:r>
            <w:r w:rsidR="00A22871">
              <w:rPr>
                <w:b w:val="0"/>
                <w:sz w:val="20"/>
              </w:rPr>
              <w:t>ity</w:t>
            </w:r>
          </w:p>
        </w:tc>
        <w:tc>
          <w:tcPr>
            <w:tcW w:w="1016" w:type="dxa"/>
          </w:tcPr>
          <w:p w14:paraId="0828340D"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3041" w:type="dxa"/>
          </w:tcPr>
          <w:p w14:paraId="0961791E"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City/Town</w:t>
            </w:r>
          </w:p>
        </w:tc>
        <w:tc>
          <w:tcPr>
            <w:tcW w:w="754" w:type="dxa"/>
          </w:tcPr>
          <w:p w14:paraId="7B7035AF"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E12E10">
              <w:rPr>
                <w:rFonts w:ascii="Wingdings" w:hAnsi="Wingdings" w:cs="Wingdings"/>
                <w:szCs w:val="28"/>
              </w:rPr>
              <w:t></w:t>
            </w:r>
            <w:r>
              <w:rPr>
                <w:sz w:val="20"/>
              </w:rPr>
              <w:t>O</w:t>
            </w:r>
          </w:p>
          <w:p w14:paraId="1AC866D9"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E12E10">
              <w:rPr>
                <w:rFonts w:ascii="Wingdings" w:hAnsi="Wingdings" w:cs="Wingdings"/>
                <w:sz w:val="20"/>
                <w:szCs w:val="28"/>
              </w:rPr>
              <w:t></w:t>
            </w:r>
            <w:r>
              <w:rPr>
                <w:rFonts w:cs="Wingdings"/>
                <w:sz w:val="20"/>
                <w:szCs w:val="28"/>
              </w:rPr>
              <w:t>O</w:t>
            </w:r>
            <w:r w:rsidRPr="00D267CA" w:rsidDel="00536948">
              <w:rPr>
                <w:sz w:val="20"/>
              </w:rPr>
              <w:t xml:space="preserve"> </w:t>
            </w:r>
          </w:p>
        </w:tc>
        <w:tc>
          <w:tcPr>
            <w:tcW w:w="1064" w:type="dxa"/>
          </w:tcPr>
          <w:p w14:paraId="151E5872"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c>
          <w:tcPr>
            <w:tcW w:w="1796" w:type="dxa"/>
          </w:tcPr>
          <w:p w14:paraId="4833B713"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r>
      <w:tr w:rsidR="00A22871" w:rsidRPr="00D267CA" w14:paraId="627DDE26" w14:textId="77777777" w:rsidTr="002F254C">
        <w:tc>
          <w:tcPr>
            <w:cnfStyle w:val="001000000000" w:firstRow="0" w:lastRow="0" w:firstColumn="1" w:lastColumn="0" w:oddVBand="0" w:evenVBand="0" w:oddHBand="0" w:evenHBand="0" w:firstRowFirstColumn="0" w:firstRowLastColumn="0" w:lastRowFirstColumn="0" w:lastRowLastColumn="0"/>
            <w:tcW w:w="1358" w:type="dxa"/>
          </w:tcPr>
          <w:p w14:paraId="2BF32437" w14:textId="006D1BEC" w:rsidR="00A22871" w:rsidRDefault="0065774C" w:rsidP="002F254C">
            <w:pPr>
              <w:jc w:val="left"/>
              <w:rPr>
                <w:b w:val="0"/>
                <w:sz w:val="20"/>
              </w:rPr>
            </w:pPr>
            <w:r>
              <w:rPr>
                <w:b w:val="0"/>
                <w:sz w:val="20"/>
              </w:rPr>
              <w:t>s</w:t>
            </w:r>
            <w:r w:rsidR="00A22871">
              <w:rPr>
                <w:b w:val="0"/>
                <w:sz w:val="20"/>
              </w:rPr>
              <w:t>tateProvince</w:t>
            </w:r>
          </w:p>
        </w:tc>
        <w:tc>
          <w:tcPr>
            <w:tcW w:w="1016" w:type="dxa"/>
          </w:tcPr>
          <w:p w14:paraId="29C1157F"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3041" w:type="dxa"/>
          </w:tcPr>
          <w:p w14:paraId="6F626680"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State or Province</w:t>
            </w:r>
          </w:p>
        </w:tc>
        <w:tc>
          <w:tcPr>
            <w:tcW w:w="754" w:type="dxa"/>
          </w:tcPr>
          <w:p w14:paraId="2D0333A3"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Cs w:val="28"/>
              </w:rPr>
              <w:t></w:t>
            </w:r>
            <w:r>
              <w:rPr>
                <w:sz w:val="20"/>
              </w:rPr>
              <w:t>O</w:t>
            </w:r>
          </w:p>
          <w:p w14:paraId="6EE0C6DC"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 w:val="20"/>
                <w:szCs w:val="28"/>
              </w:rPr>
              <w:t></w:t>
            </w:r>
            <w:r>
              <w:rPr>
                <w:rFonts w:cs="Wingdings"/>
                <w:sz w:val="20"/>
                <w:szCs w:val="28"/>
              </w:rPr>
              <w:t>O</w:t>
            </w:r>
            <w:r w:rsidRPr="00D267CA" w:rsidDel="00536948">
              <w:rPr>
                <w:sz w:val="20"/>
              </w:rPr>
              <w:t xml:space="preserve"> </w:t>
            </w:r>
          </w:p>
        </w:tc>
        <w:tc>
          <w:tcPr>
            <w:tcW w:w="1064" w:type="dxa"/>
          </w:tcPr>
          <w:p w14:paraId="4039CD2C"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c>
          <w:tcPr>
            <w:tcW w:w="1796" w:type="dxa"/>
          </w:tcPr>
          <w:p w14:paraId="0480F684"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r>
      <w:tr w:rsidR="00A22871" w:rsidRPr="00D267CA" w14:paraId="7A35381B"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8" w:type="dxa"/>
          </w:tcPr>
          <w:p w14:paraId="11C03A7D" w14:textId="22DBA9A0" w:rsidR="00A22871" w:rsidRDefault="0065774C" w:rsidP="002F254C">
            <w:pPr>
              <w:jc w:val="left"/>
              <w:rPr>
                <w:b w:val="0"/>
                <w:sz w:val="20"/>
              </w:rPr>
            </w:pPr>
            <w:r>
              <w:rPr>
                <w:b w:val="0"/>
                <w:sz w:val="20"/>
              </w:rPr>
              <w:t>p</w:t>
            </w:r>
            <w:r w:rsidR="00A22871">
              <w:rPr>
                <w:b w:val="0"/>
                <w:sz w:val="20"/>
              </w:rPr>
              <w:t>ostalCode</w:t>
            </w:r>
          </w:p>
        </w:tc>
        <w:tc>
          <w:tcPr>
            <w:tcW w:w="1016" w:type="dxa"/>
          </w:tcPr>
          <w:p w14:paraId="1690895B"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3041" w:type="dxa"/>
          </w:tcPr>
          <w:p w14:paraId="41F22786"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Postal Code</w:t>
            </w:r>
          </w:p>
        </w:tc>
        <w:tc>
          <w:tcPr>
            <w:tcW w:w="754" w:type="dxa"/>
          </w:tcPr>
          <w:p w14:paraId="01E313C1"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E12E10">
              <w:rPr>
                <w:rFonts w:ascii="Wingdings" w:hAnsi="Wingdings" w:cs="Wingdings"/>
                <w:szCs w:val="28"/>
              </w:rPr>
              <w:t></w:t>
            </w:r>
            <w:r>
              <w:rPr>
                <w:sz w:val="20"/>
              </w:rPr>
              <w:t>O</w:t>
            </w:r>
          </w:p>
          <w:p w14:paraId="7F797EF1"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E12E10">
              <w:rPr>
                <w:rFonts w:ascii="Wingdings" w:hAnsi="Wingdings" w:cs="Wingdings"/>
                <w:sz w:val="20"/>
                <w:szCs w:val="28"/>
              </w:rPr>
              <w:t></w:t>
            </w:r>
            <w:r>
              <w:rPr>
                <w:rFonts w:cs="Wingdings"/>
                <w:sz w:val="20"/>
                <w:szCs w:val="28"/>
              </w:rPr>
              <w:t>O</w:t>
            </w:r>
            <w:r w:rsidRPr="00D267CA" w:rsidDel="00536948">
              <w:rPr>
                <w:sz w:val="20"/>
              </w:rPr>
              <w:t xml:space="preserve"> </w:t>
            </w:r>
          </w:p>
        </w:tc>
        <w:tc>
          <w:tcPr>
            <w:tcW w:w="1064" w:type="dxa"/>
          </w:tcPr>
          <w:p w14:paraId="7307EDB8"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c>
          <w:tcPr>
            <w:tcW w:w="1796" w:type="dxa"/>
          </w:tcPr>
          <w:p w14:paraId="12379AAA"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r>
      <w:tr w:rsidR="00A22871" w:rsidRPr="00D267CA" w14:paraId="578F3D15" w14:textId="77777777" w:rsidTr="002F254C">
        <w:tc>
          <w:tcPr>
            <w:cnfStyle w:val="001000000000" w:firstRow="0" w:lastRow="0" w:firstColumn="1" w:lastColumn="0" w:oddVBand="0" w:evenVBand="0" w:oddHBand="0" w:evenHBand="0" w:firstRowFirstColumn="0" w:firstRowLastColumn="0" w:lastRowFirstColumn="0" w:lastRowLastColumn="0"/>
            <w:tcW w:w="1358" w:type="dxa"/>
          </w:tcPr>
          <w:p w14:paraId="66B66788" w14:textId="0B36260D" w:rsidR="00A22871" w:rsidRDefault="0065774C" w:rsidP="002F254C">
            <w:pPr>
              <w:jc w:val="left"/>
              <w:rPr>
                <w:b w:val="0"/>
                <w:sz w:val="20"/>
              </w:rPr>
            </w:pPr>
            <w:r>
              <w:rPr>
                <w:b w:val="0"/>
                <w:sz w:val="20"/>
              </w:rPr>
              <w:t>c</w:t>
            </w:r>
            <w:r w:rsidR="00A22871">
              <w:rPr>
                <w:b w:val="0"/>
                <w:sz w:val="20"/>
              </w:rPr>
              <w:t>ountry</w:t>
            </w:r>
          </w:p>
        </w:tc>
        <w:tc>
          <w:tcPr>
            <w:tcW w:w="1016" w:type="dxa"/>
          </w:tcPr>
          <w:p w14:paraId="7EAEB2D4"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3041" w:type="dxa"/>
          </w:tcPr>
          <w:p w14:paraId="0F0F7AD6"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Country</w:t>
            </w:r>
          </w:p>
        </w:tc>
        <w:tc>
          <w:tcPr>
            <w:tcW w:w="754" w:type="dxa"/>
          </w:tcPr>
          <w:p w14:paraId="5FE8151E"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Cs w:val="28"/>
              </w:rPr>
              <w:t></w:t>
            </w:r>
            <w:r>
              <w:rPr>
                <w:sz w:val="20"/>
              </w:rPr>
              <w:t>M</w:t>
            </w:r>
          </w:p>
          <w:p w14:paraId="657F14A2"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 w:val="20"/>
                <w:szCs w:val="28"/>
              </w:rPr>
              <w:t></w:t>
            </w:r>
            <w:r>
              <w:rPr>
                <w:rFonts w:cs="Wingdings"/>
                <w:sz w:val="20"/>
                <w:szCs w:val="28"/>
              </w:rPr>
              <w:t>M</w:t>
            </w:r>
            <w:r w:rsidRPr="00D267CA" w:rsidDel="00536948">
              <w:rPr>
                <w:sz w:val="20"/>
              </w:rPr>
              <w:t xml:space="preserve"> </w:t>
            </w:r>
          </w:p>
        </w:tc>
        <w:tc>
          <w:tcPr>
            <w:tcW w:w="1064" w:type="dxa"/>
          </w:tcPr>
          <w:p w14:paraId="57478AE7"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c>
          <w:tcPr>
            <w:tcW w:w="1796" w:type="dxa"/>
          </w:tcPr>
          <w:p w14:paraId="6EA8AA04" w14:textId="69B5569F"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 xml:space="preserve">Enumeration = </w:t>
            </w:r>
            <w:hyperlink w:anchor="_ISO_Country_Codes" w:history="1">
              <w:r w:rsidR="006E2CC3" w:rsidRPr="00E90944">
                <w:rPr>
                  <w:rStyle w:val="Hyperlink"/>
                  <w:sz w:val="20"/>
                  <w:szCs w:val="20"/>
                </w:rPr>
                <w:t>ISO Country Codes</w:t>
              </w:r>
            </w:hyperlink>
          </w:p>
        </w:tc>
      </w:tr>
    </w:tbl>
    <w:p w14:paraId="2D27428B" w14:textId="77777777" w:rsidR="00A22871" w:rsidRDefault="00A22871" w:rsidP="00A22871">
      <w:pPr>
        <w:rPr>
          <w:color w:val="FF0000"/>
          <w:sz w:val="20"/>
        </w:rPr>
      </w:pPr>
    </w:p>
    <w:p w14:paraId="5630A842" w14:textId="77777777" w:rsidR="00A22871" w:rsidRDefault="00A22871" w:rsidP="002F254C">
      <w:pPr>
        <w:pStyle w:val="Heading2"/>
      </w:pPr>
      <w:bookmarkStart w:id="2827" w:name="_Account_Identifiers_Object"/>
      <w:bookmarkStart w:id="2828" w:name="_Toc449097779"/>
      <w:bookmarkStart w:id="2829" w:name="_Toc513209467"/>
      <w:bookmarkEnd w:id="2827"/>
      <w:r>
        <w:t>Account Identifiers Object</w:t>
      </w:r>
      <w:bookmarkEnd w:id="2828"/>
      <w:bookmarkEnd w:id="2829"/>
    </w:p>
    <w:p w14:paraId="23B3DD0C" w14:textId="77777777" w:rsidR="00A22871" w:rsidRDefault="00A22871" w:rsidP="002F254C">
      <w:pPr>
        <w:pStyle w:val="NormalParagraph"/>
      </w:pPr>
      <w:r>
        <w:t>In Mobile Money, there is no single and common method for identifying mobile money accounts and/or transaction parties. Identifiers include MSISDN (Mobile Number), Bank Short Code, Account Number, Agent/Merchant Short Code and Wallet Identifier. The Account Identifier object enables one or multiple identifiers to be provided to enable the recipient system to resolve the account/party.</w:t>
      </w:r>
    </w:p>
    <w:tbl>
      <w:tblPr>
        <w:tblStyle w:val="PlainTable21"/>
        <w:tblW w:w="9029"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ook w:val="04A0" w:firstRow="1" w:lastRow="0" w:firstColumn="1" w:lastColumn="0" w:noHBand="0" w:noVBand="1"/>
      </w:tblPr>
      <w:tblGrid>
        <w:gridCol w:w="1349"/>
        <w:gridCol w:w="1042"/>
        <w:gridCol w:w="3012"/>
        <w:gridCol w:w="603"/>
        <w:gridCol w:w="1184"/>
        <w:gridCol w:w="1839"/>
      </w:tblGrid>
      <w:tr w:rsidR="00A22871" w:rsidRPr="00D267CA" w14:paraId="4C396514" w14:textId="77777777" w:rsidTr="002F25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9" w:type="dxa"/>
            <w:gridSpan w:val="6"/>
            <w:shd w:val="clear" w:color="auto" w:fill="F2F2F2" w:themeFill="background1" w:themeFillShade="F2"/>
          </w:tcPr>
          <w:p w14:paraId="4633CC82" w14:textId="77777777" w:rsidR="00A22871" w:rsidRPr="00D267CA" w:rsidRDefault="00A22871" w:rsidP="00A22871">
            <w:pPr>
              <w:jc w:val="center"/>
              <w:rPr>
                <w:sz w:val="20"/>
              </w:rPr>
            </w:pPr>
            <w:r>
              <w:rPr>
                <w:sz w:val="28"/>
              </w:rPr>
              <w:lastRenderedPageBreak/>
              <w:t>Account Identifier</w:t>
            </w:r>
            <w:r w:rsidRPr="005115BD">
              <w:rPr>
                <w:sz w:val="28"/>
              </w:rPr>
              <w:t xml:space="preserve"> Object Properties</w:t>
            </w:r>
          </w:p>
        </w:tc>
      </w:tr>
      <w:tr w:rsidR="00A22871" w:rsidRPr="00D267CA" w14:paraId="2C3E9F1B"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tcPr>
          <w:p w14:paraId="50E77F8A" w14:textId="77777777" w:rsidR="00A22871" w:rsidRPr="00195442" w:rsidRDefault="00A22871" w:rsidP="00A22871">
            <w:pPr>
              <w:rPr>
                <w:sz w:val="20"/>
              </w:rPr>
            </w:pPr>
            <w:r w:rsidRPr="00195442">
              <w:rPr>
                <w:sz w:val="20"/>
              </w:rPr>
              <w:t>Name</w:t>
            </w:r>
          </w:p>
        </w:tc>
        <w:tc>
          <w:tcPr>
            <w:tcW w:w="1055" w:type="dxa"/>
          </w:tcPr>
          <w:p w14:paraId="5C14B1B7"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Type</w:t>
            </w:r>
          </w:p>
        </w:tc>
        <w:tc>
          <w:tcPr>
            <w:tcW w:w="3082" w:type="dxa"/>
          </w:tcPr>
          <w:p w14:paraId="20F2987E"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Pr>
                <w:b/>
                <w:sz w:val="20"/>
              </w:rPr>
              <w:t>Description</w:t>
            </w:r>
          </w:p>
        </w:tc>
        <w:tc>
          <w:tcPr>
            <w:tcW w:w="603" w:type="dxa"/>
          </w:tcPr>
          <w:p w14:paraId="15D0D98A"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p>
        </w:tc>
        <w:tc>
          <w:tcPr>
            <w:tcW w:w="1057" w:type="dxa"/>
          </w:tcPr>
          <w:p w14:paraId="08364CB7"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Reference</w:t>
            </w:r>
          </w:p>
        </w:tc>
        <w:tc>
          <w:tcPr>
            <w:tcW w:w="1859" w:type="dxa"/>
          </w:tcPr>
          <w:p w14:paraId="2629CA32"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Validation</w:t>
            </w:r>
          </w:p>
        </w:tc>
      </w:tr>
      <w:tr w:rsidR="00A22871" w:rsidRPr="00D267CA" w14:paraId="64E67BD9" w14:textId="77777777" w:rsidTr="002F254C">
        <w:tc>
          <w:tcPr>
            <w:cnfStyle w:val="001000000000" w:firstRow="0" w:lastRow="0" w:firstColumn="1" w:lastColumn="0" w:oddVBand="0" w:evenVBand="0" w:oddHBand="0" w:evenHBand="0" w:firstRowFirstColumn="0" w:firstRowLastColumn="0" w:lastRowFirstColumn="0" w:lastRowLastColumn="0"/>
            <w:tcW w:w="1373" w:type="dxa"/>
          </w:tcPr>
          <w:p w14:paraId="796A9876" w14:textId="01D2D183" w:rsidR="00A22871" w:rsidRPr="00D267CA" w:rsidRDefault="008F1802" w:rsidP="002F254C">
            <w:pPr>
              <w:jc w:val="left"/>
              <w:rPr>
                <w:b w:val="0"/>
                <w:sz w:val="20"/>
              </w:rPr>
            </w:pPr>
            <w:r>
              <w:rPr>
                <w:b w:val="0"/>
                <w:sz w:val="20"/>
              </w:rPr>
              <w:t>k</w:t>
            </w:r>
            <w:r w:rsidR="00A22871">
              <w:rPr>
                <w:b w:val="0"/>
                <w:sz w:val="20"/>
              </w:rPr>
              <w:t>ey</w:t>
            </w:r>
          </w:p>
        </w:tc>
        <w:tc>
          <w:tcPr>
            <w:tcW w:w="1055" w:type="dxa"/>
          </w:tcPr>
          <w:p w14:paraId="0967D5EA"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D267CA">
              <w:rPr>
                <w:sz w:val="20"/>
              </w:rPr>
              <w:t>String</w:t>
            </w:r>
          </w:p>
        </w:tc>
        <w:tc>
          <w:tcPr>
            <w:tcW w:w="3082" w:type="dxa"/>
          </w:tcPr>
          <w:p w14:paraId="6F862CF9"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Provides the account identifier type.</w:t>
            </w:r>
          </w:p>
        </w:tc>
        <w:tc>
          <w:tcPr>
            <w:tcW w:w="603" w:type="dxa"/>
          </w:tcPr>
          <w:p w14:paraId="09784ACA"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Cs w:val="28"/>
              </w:rPr>
              <w:t></w:t>
            </w:r>
            <w:r>
              <w:rPr>
                <w:sz w:val="20"/>
              </w:rPr>
              <w:t>M</w:t>
            </w:r>
          </w:p>
          <w:p w14:paraId="66D9E473"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 w:val="20"/>
                <w:szCs w:val="28"/>
              </w:rPr>
              <w:t></w:t>
            </w:r>
            <w:r>
              <w:rPr>
                <w:rFonts w:cs="Wingdings"/>
                <w:sz w:val="20"/>
                <w:szCs w:val="28"/>
              </w:rPr>
              <w:t>M</w:t>
            </w:r>
            <w:r w:rsidRPr="00D267CA" w:rsidDel="00536948">
              <w:rPr>
                <w:sz w:val="20"/>
              </w:rPr>
              <w:t xml:space="preserve"> </w:t>
            </w:r>
          </w:p>
        </w:tc>
        <w:tc>
          <w:tcPr>
            <w:tcW w:w="1057" w:type="dxa"/>
          </w:tcPr>
          <w:p w14:paraId="501DEB0A"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c>
          <w:tcPr>
            <w:tcW w:w="1859" w:type="dxa"/>
          </w:tcPr>
          <w:p w14:paraId="26CEC19D" w14:textId="6CC8EF0C"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 xml:space="preserve">Enumeration = </w:t>
            </w:r>
            <w:hyperlink w:anchor="_Account_Identifiers" w:history="1">
              <w:r w:rsidR="006E2CC3" w:rsidRPr="00E90944">
                <w:rPr>
                  <w:rStyle w:val="Hyperlink"/>
                  <w:sz w:val="20"/>
                  <w:szCs w:val="20"/>
                </w:rPr>
                <w:t>Account Identifiers</w:t>
              </w:r>
            </w:hyperlink>
          </w:p>
        </w:tc>
      </w:tr>
      <w:tr w:rsidR="00A22871" w:rsidRPr="00D267CA" w14:paraId="3F153792"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tcPr>
          <w:p w14:paraId="792A2F89" w14:textId="4281CBE5" w:rsidR="00A22871" w:rsidRPr="00D267CA" w:rsidRDefault="008F1802" w:rsidP="002F254C">
            <w:pPr>
              <w:jc w:val="left"/>
              <w:rPr>
                <w:b w:val="0"/>
                <w:sz w:val="20"/>
              </w:rPr>
            </w:pPr>
            <w:r>
              <w:rPr>
                <w:b w:val="0"/>
                <w:sz w:val="20"/>
              </w:rPr>
              <w:t>v</w:t>
            </w:r>
            <w:r w:rsidR="00A22871">
              <w:rPr>
                <w:b w:val="0"/>
                <w:sz w:val="20"/>
              </w:rPr>
              <w:t>alue</w:t>
            </w:r>
          </w:p>
        </w:tc>
        <w:tc>
          <w:tcPr>
            <w:tcW w:w="1055" w:type="dxa"/>
          </w:tcPr>
          <w:p w14:paraId="626E96B3"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3082" w:type="dxa"/>
          </w:tcPr>
          <w:p w14:paraId="47983BA6"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Provides the account identifier type value.</w:t>
            </w:r>
          </w:p>
        </w:tc>
        <w:tc>
          <w:tcPr>
            <w:tcW w:w="603" w:type="dxa"/>
          </w:tcPr>
          <w:p w14:paraId="36353B5A"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E12E10">
              <w:rPr>
                <w:rFonts w:ascii="Wingdings" w:hAnsi="Wingdings" w:cs="Wingdings"/>
                <w:szCs w:val="28"/>
              </w:rPr>
              <w:t></w:t>
            </w:r>
            <w:r>
              <w:rPr>
                <w:sz w:val="20"/>
              </w:rPr>
              <w:t>M</w:t>
            </w:r>
          </w:p>
          <w:p w14:paraId="3332C2B0"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E12E10">
              <w:rPr>
                <w:rFonts w:ascii="Wingdings" w:hAnsi="Wingdings" w:cs="Wingdings"/>
                <w:sz w:val="20"/>
                <w:szCs w:val="28"/>
              </w:rPr>
              <w:t></w:t>
            </w:r>
            <w:r>
              <w:rPr>
                <w:rFonts w:cs="Wingdings"/>
                <w:sz w:val="20"/>
                <w:szCs w:val="28"/>
              </w:rPr>
              <w:t>M</w:t>
            </w:r>
            <w:r w:rsidRPr="00D267CA" w:rsidDel="00536948">
              <w:rPr>
                <w:sz w:val="20"/>
              </w:rPr>
              <w:t xml:space="preserve"> </w:t>
            </w:r>
          </w:p>
        </w:tc>
        <w:tc>
          <w:tcPr>
            <w:tcW w:w="1057" w:type="dxa"/>
          </w:tcPr>
          <w:p w14:paraId="3D63AF5B"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c>
          <w:tcPr>
            <w:tcW w:w="1859" w:type="dxa"/>
          </w:tcPr>
          <w:p w14:paraId="344B1299"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r>
    </w:tbl>
    <w:p w14:paraId="2C01BA86" w14:textId="77777777" w:rsidR="00A22871" w:rsidRDefault="00A22871" w:rsidP="00A22871">
      <w:pPr>
        <w:rPr>
          <w:color w:val="FF0000"/>
          <w:sz w:val="20"/>
        </w:rPr>
      </w:pPr>
    </w:p>
    <w:p w14:paraId="595D8264" w14:textId="77777777" w:rsidR="00A22871" w:rsidRDefault="00A22871" w:rsidP="002F254C">
      <w:pPr>
        <w:pStyle w:val="Heading2"/>
      </w:pPr>
      <w:bookmarkStart w:id="2830" w:name="_Toc453691531"/>
      <w:bookmarkStart w:id="2831" w:name="_Toc453692898"/>
      <w:bookmarkStart w:id="2832" w:name="_Toc453693821"/>
      <w:bookmarkStart w:id="2833" w:name="_Quotes_Object"/>
      <w:bookmarkStart w:id="2834" w:name="_Toc513209468"/>
      <w:bookmarkEnd w:id="2830"/>
      <w:bookmarkEnd w:id="2831"/>
      <w:bookmarkEnd w:id="2832"/>
      <w:bookmarkEnd w:id="2833"/>
      <w:r>
        <w:t>Quotes Object</w:t>
      </w:r>
      <w:bookmarkEnd w:id="2834"/>
    </w:p>
    <w:p w14:paraId="73601CC1" w14:textId="77777777" w:rsidR="00A22871" w:rsidRDefault="00A22871" w:rsidP="002F254C">
      <w:pPr>
        <w:pStyle w:val="NormalParagraph"/>
      </w:pPr>
      <w:r>
        <w:t xml:space="preserve">The quotes object defines the properties associated with international remittance quotes. </w:t>
      </w:r>
    </w:p>
    <w:tbl>
      <w:tblPr>
        <w:tblStyle w:val="PlainTable21"/>
        <w:tblW w:w="9029"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ayout w:type="fixed"/>
        <w:tblLook w:val="04A0" w:firstRow="1" w:lastRow="0" w:firstColumn="1" w:lastColumn="0" w:noHBand="0" w:noVBand="1"/>
      </w:tblPr>
      <w:tblGrid>
        <w:gridCol w:w="1626"/>
        <w:gridCol w:w="1067"/>
        <w:gridCol w:w="2829"/>
        <w:gridCol w:w="677"/>
        <w:gridCol w:w="1065"/>
        <w:gridCol w:w="1765"/>
      </w:tblGrid>
      <w:tr w:rsidR="00A22871" w:rsidRPr="00D267CA" w14:paraId="1D7B7B6B" w14:textId="77777777" w:rsidTr="006577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9" w:type="dxa"/>
            <w:gridSpan w:val="6"/>
            <w:shd w:val="clear" w:color="auto" w:fill="F2F2F2" w:themeFill="background1" w:themeFillShade="F2"/>
          </w:tcPr>
          <w:p w14:paraId="493BFD91" w14:textId="77777777" w:rsidR="00A22871" w:rsidRPr="00D267CA" w:rsidRDefault="00A22871" w:rsidP="00A22871">
            <w:pPr>
              <w:jc w:val="center"/>
              <w:rPr>
                <w:sz w:val="20"/>
              </w:rPr>
            </w:pPr>
            <w:r>
              <w:rPr>
                <w:sz w:val="28"/>
              </w:rPr>
              <w:t xml:space="preserve">Quotes </w:t>
            </w:r>
            <w:r w:rsidRPr="005115BD">
              <w:rPr>
                <w:sz w:val="28"/>
              </w:rPr>
              <w:t>Object Properties</w:t>
            </w:r>
          </w:p>
        </w:tc>
      </w:tr>
      <w:tr w:rsidR="00A22871" w:rsidRPr="00D267CA" w14:paraId="111C0B22" w14:textId="77777777" w:rsidTr="006577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6" w:type="dxa"/>
          </w:tcPr>
          <w:p w14:paraId="253A8640" w14:textId="77777777" w:rsidR="00A22871" w:rsidRPr="00195442" w:rsidRDefault="00A22871" w:rsidP="00A22871">
            <w:pPr>
              <w:rPr>
                <w:sz w:val="20"/>
              </w:rPr>
            </w:pPr>
            <w:r w:rsidRPr="00195442">
              <w:rPr>
                <w:sz w:val="20"/>
              </w:rPr>
              <w:t>Name</w:t>
            </w:r>
          </w:p>
        </w:tc>
        <w:tc>
          <w:tcPr>
            <w:tcW w:w="1067" w:type="dxa"/>
          </w:tcPr>
          <w:p w14:paraId="513CF893"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Type</w:t>
            </w:r>
          </w:p>
        </w:tc>
        <w:tc>
          <w:tcPr>
            <w:tcW w:w="2829" w:type="dxa"/>
          </w:tcPr>
          <w:p w14:paraId="2B190981"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Pr>
                <w:b/>
                <w:sz w:val="20"/>
              </w:rPr>
              <w:t>Description</w:t>
            </w:r>
          </w:p>
        </w:tc>
        <w:tc>
          <w:tcPr>
            <w:tcW w:w="677" w:type="dxa"/>
          </w:tcPr>
          <w:p w14:paraId="7A8E5521"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p>
        </w:tc>
        <w:tc>
          <w:tcPr>
            <w:tcW w:w="1065" w:type="dxa"/>
          </w:tcPr>
          <w:p w14:paraId="4164C6D4"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Reference</w:t>
            </w:r>
          </w:p>
        </w:tc>
        <w:tc>
          <w:tcPr>
            <w:tcW w:w="1765" w:type="dxa"/>
          </w:tcPr>
          <w:p w14:paraId="522C85F6"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Validation</w:t>
            </w:r>
          </w:p>
        </w:tc>
      </w:tr>
      <w:tr w:rsidR="00A22871" w:rsidRPr="00D267CA" w14:paraId="365A5306" w14:textId="77777777" w:rsidTr="0065774C">
        <w:tc>
          <w:tcPr>
            <w:cnfStyle w:val="001000000000" w:firstRow="0" w:lastRow="0" w:firstColumn="1" w:lastColumn="0" w:oddVBand="0" w:evenVBand="0" w:oddHBand="0" w:evenHBand="0" w:firstRowFirstColumn="0" w:firstRowLastColumn="0" w:lastRowFirstColumn="0" w:lastRowLastColumn="0"/>
            <w:tcW w:w="1626" w:type="dxa"/>
          </w:tcPr>
          <w:p w14:paraId="7BE3C5E1" w14:textId="21CC9CA7" w:rsidR="00A22871" w:rsidRPr="00D267CA" w:rsidRDefault="0065774C" w:rsidP="00A22871">
            <w:pPr>
              <w:rPr>
                <w:b w:val="0"/>
                <w:sz w:val="20"/>
              </w:rPr>
            </w:pPr>
            <w:r>
              <w:rPr>
                <w:b w:val="0"/>
                <w:sz w:val="20"/>
              </w:rPr>
              <w:t>q</w:t>
            </w:r>
            <w:r w:rsidR="00A22871">
              <w:rPr>
                <w:b w:val="0"/>
                <w:sz w:val="20"/>
              </w:rPr>
              <w:t>uoteI</w:t>
            </w:r>
            <w:r>
              <w:rPr>
                <w:b w:val="0"/>
                <w:sz w:val="20"/>
              </w:rPr>
              <w:t>d</w:t>
            </w:r>
          </w:p>
        </w:tc>
        <w:tc>
          <w:tcPr>
            <w:tcW w:w="1067" w:type="dxa"/>
          </w:tcPr>
          <w:p w14:paraId="6C2B4138"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2829" w:type="dxa"/>
          </w:tcPr>
          <w:p w14:paraId="5272048B" w14:textId="77777777" w:rsidR="00A22871" w:rsidRPr="00EA225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sidRPr="00EA225A">
              <w:rPr>
                <w:rFonts w:cs="Arial"/>
                <w:sz w:val="20"/>
              </w:rPr>
              <w:t>The unique ID for this quote</w:t>
            </w:r>
          </w:p>
        </w:tc>
        <w:tc>
          <w:tcPr>
            <w:tcW w:w="677" w:type="dxa"/>
          </w:tcPr>
          <w:p w14:paraId="7B25246E" w14:textId="77777777" w:rsidR="00A22871"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Cs w:val="28"/>
              </w:rPr>
              <w:t></w:t>
            </w:r>
            <w:r>
              <w:rPr>
                <w:sz w:val="20"/>
              </w:rPr>
              <w:t>NA</w:t>
            </w:r>
          </w:p>
          <w:p w14:paraId="5AF38B4B" w14:textId="77777777" w:rsidR="00A22871" w:rsidRPr="00D267CA"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 w:val="20"/>
                <w:szCs w:val="28"/>
              </w:rPr>
              <w:t></w:t>
            </w:r>
            <w:r>
              <w:rPr>
                <w:rFonts w:cs="Wingdings"/>
                <w:sz w:val="20"/>
                <w:szCs w:val="28"/>
              </w:rPr>
              <w:t>M</w:t>
            </w:r>
            <w:r w:rsidRPr="00D267CA" w:rsidDel="00536948">
              <w:rPr>
                <w:sz w:val="20"/>
              </w:rPr>
              <w:t xml:space="preserve"> </w:t>
            </w:r>
          </w:p>
        </w:tc>
        <w:tc>
          <w:tcPr>
            <w:tcW w:w="1065" w:type="dxa"/>
          </w:tcPr>
          <w:p w14:paraId="4C33957C"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c>
          <w:tcPr>
            <w:tcW w:w="1765" w:type="dxa"/>
          </w:tcPr>
          <w:p w14:paraId="71FA9CB2"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r>
      <w:tr w:rsidR="00A22871" w:rsidRPr="00D267CA" w14:paraId="7DC7A0BB" w14:textId="77777777" w:rsidTr="006577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6" w:type="dxa"/>
          </w:tcPr>
          <w:p w14:paraId="422FD87C" w14:textId="12CA365A" w:rsidR="00A22871" w:rsidRPr="00D267CA" w:rsidRDefault="0065774C" w:rsidP="00A22871">
            <w:pPr>
              <w:rPr>
                <w:b w:val="0"/>
                <w:sz w:val="20"/>
              </w:rPr>
            </w:pPr>
            <w:r>
              <w:rPr>
                <w:b w:val="0"/>
                <w:sz w:val="20"/>
              </w:rPr>
              <w:t>q</w:t>
            </w:r>
            <w:r w:rsidR="00A22871">
              <w:rPr>
                <w:b w:val="0"/>
                <w:sz w:val="20"/>
              </w:rPr>
              <w:t>uoteExpiryTime</w:t>
            </w:r>
          </w:p>
        </w:tc>
        <w:tc>
          <w:tcPr>
            <w:tcW w:w="1067" w:type="dxa"/>
          </w:tcPr>
          <w:p w14:paraId="4090D594"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DateTime</w:t>
            </w:r>
          </w:p>
        </w:tc>
        <w:tc>
          <w:tcPr>
            <w:tcW w:w="2829" w:type="dxa"/>
          </w:tcPr>
          <w:p w14:paraId="0F5E6204"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sidRPr="00EA225A">
              <w:rPr>
                <w:rFonts w:cs="Arial"/>
                <w:sz w:val="20"/>
              </w:rPr>
              <w:t>The timestamp when the quote will expire</w:t>
            </w:r>
          </w:p>
        </w:tc>
        <w:tc>
          <w:tcPr>
            <w:tcW w:w="677" w:type="dxa"/>
          </w:tcPr>
          <w:p w14:paraId="32E2DF5D" w14:textId="77777777" w:rsidR="00A22871"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E12E10">
              <w:rPr>
                <w:rFonts w:ascii="Wingdings" w:hAnsi="Wingdings" w:cs="Wingdings"/>
                <w:szCs w:val="28"/>
              </w:rPr>
              <w:t></w:t>
            </w:r>
            <w:r>
              <w:rPr>
                <w:sz w:val="20"/>
              </w:rPr>
              <w:t>NA</w:t>
            </w:r>
          </w:p>
          <w:p w14:paraId="449FB732" w14:textId="77777777" w:rsidR="00A22871" w:rsidRPr="00D267CA"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E12E10">
              <w:rPr>
                <w:rFonts w:ascii="Wingdings" w:hAnsi="Wingdings" w:cs="Wingdings"/>
                <w:sz w:val="20"/>
                <w:szCs w:val="28"/>
              </w:rPr>
              <w:t></w:t>
            </w:r>
            <w:r>
              <w:rPr>
                <w:rFonts w:cs="Wingdings"/>
                <w:sz w:val="20"/>
                <w:szCs w:val="28"/>
              </w:rPr>
              <w:t>O</w:t>
            </w:r>
            <w:r w:rsidRPr="00D267CA" w:rsidDel="00536948">
              <w:rPr>
                <w:sz w:val="20"/>
              </w:rPr>
              <w:t xml:space="preserve"> </w:t>
            </w:r>
          </w:p>
        </w:tc>
        <w:tc>
          <w:tcPr>
            <w:tcW w:w="1065" w:type="dxa"/>
          </w:tcPr>
          <w:p w14:paraId="3E43CCC9"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c>
          <w:tcPr>
            <w:tcW w:w="1765" w:type="dxa"/>
          </w:tcPr>
          <w:p w14:paraId="4A1409C5"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r>
      <w:tr w:rsidR="00A22871" w:rsidRPr="00D267CA" w14:paraId="552BF0DF" w14:textId="77777777" w:rsidTr="0065774C">
        <w:tc>
          <w:tcPr>
            <w:cnfStyle w:val="001000000000" w:firstRow="0" w:lastRow="0" w:firstColumn="1" w:lastColumn="0" w:oddVBand="0" w:evenVBand="0" w:oddHBand="0" w:evenHBand="0" w:firstRowFirstColumn="0" w:firstRowLastColumn="0" w:lastRowFirstColumn="0" w:lastRowLastColumn="0"/>
            <w:tcW w:w="1626" w:type="dxa"/>
          </w:tcPr>
          <w:p w14:paraId="6E6E21CA" w14:textId="18D85317" w:rsidR="00A22871" w:rsidRDefault="0065774C" w:rsidP="002F254C">
            <w:pPr>
              <w:jc w:val="left"/>
              <w:rPr>
                <w:b w:val="0"/>
                <w:sz w:val="20"/>
              </w:rPr>
            </w:pPr>
            <w:r>
              <w:rPr>
                <w:b w:val="0"/>
                <w:sz w:val="20"/>
              </w:rPr>
              <w:t>r</w:t>
            </w:r>
            <w:r w:rsidR="00A22871">
              <w:rPr>
                <w:b w:val="0"/>
                <w:sz w:val="20"/>
              </w:rPr>
              <w:t>eceivingServiceProvider</w:t>
            </w:r>
          </w:p>
        </w:tc>
        <w:tc>
          <w:tcPr>
            <w:tcW w:w="1067" w:type="dxa"/>
          </w:tcPr>
          <w:p w14:paraId="121325F7"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2829" w:type="dxa"/>
          </w:tcPr>
          <w:p w14:paraId="03A437A5" w14:textId="77777777" w:rsidR="00A22871" w:rsidRPr="00EA225A" w:rsidRDefault="00A22871" w:rsidP="002F254C">
            <w:pPr>
              <w:jc w:val="left"/>
              <w:cnfStyle w:val="000000000000" w:firstRow="0" w:lastRow="0" w:firstColumn="0" w:lastColumn="0" w:oddVBand="0" w:evenVBand="0" w:oddHBand="0" w:evenHBand="0" w:firstRowFirstColumn="0" w:firstRowLastColumn="0" w:lastRowFirstColumn="0" w:lastRowLastColumn="0"/>
              <w:rPr>
                <w:rFonts w:cs="Arial"/>
                <w:sz w:val="20"/>
              </w:rPr>
            </w:pPr>
            <w:r>
              <w:rPr>
                <w:rFonts w:cs="Arial"/>
                <w:sz w:val="20"/>
              </w:rPr>
              <w:t>The name of the RSP, i.e. the provider that the quote is associated with.</w:t>
            </w:r>
          </w:p>
        </w:tc>
        <w:tc>
          <w:tcPr>
            <w:tcW w:w="677" w:type="dxa"/>
          </w:tcPr>
          <w:p w14:paraId="4DF77049"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Cs w:val="28"/>
              </w:rPr>
              <w:t></w:t>
            </w:r>
            <w:r>
              <w:rPr>
                <w:sz w:val="20"/>
              </w:rPr>
              <w:t>NA</w:t>
            </w:r>
          </w:p>
          <w:p w14:paraId="289B74F7" w14:textId="77777777" w:rsidR="00A22871" w:rsidRPr="00E12E10" w:rsidRDefault="00A22871" w:rsidP="002F254C">
            <w:pPr>
              <w:jc w:val="left"/>
              <w:cnfStyle w:val="000000000000" w:firstRow="0" w:lastRow="0" w:firstColumn="0" w:lastColumn="0" w:oddVBand="0" w:evenVBand="0" w:oddHBand="0" w:evenHBand="0" w:firstRowFirstColumn="0" w:firstRowLastColumn="0" w:lastRowFirstColumn="0" w:lastRowLastColumn="0"/>
              <w:rPr>
                <w:rFonts w:ascii="Wingdings" w:hAnsi="Wingdings" w:cs="Wingdings"/>
                <w:szCs w:val="28"/>
              </w:rPr>
            </w:pPr>
            <w:r w:rsidRPr="00E12E10">
              <w:rPr>
                <w:rFonts w:ascii="Wingdings" w:hAnsi="Wingdings" w:cs="Wingdings"/>
                <w:sz w:val="20"/>
                <w:szCs w:val="28"/>
              </w:rPr>
              <w:t></w:t>
            </w:r>
            <w:r>
              <w:rPr>
                <w:rFonts w:cs="Wingdings"/>
                <w:sz w:val="20"/>
                <w:szCs w:val="28"/>
              </w:rPr>
              <w:t>O</w:t>
            </w:r>
            <w:r w:rsidRPr="00D267CA" w:rsidDel="00536948">
              <w:rPr>
                <w:sz w:val="20"/>
              </w:rPr>
              <w:t xml:space="preserve"> </w:t>
            </w:r>
          </w:p>
        </w:tc>
        <w:tc>
          <w:tcPr>
            <w:tcW w:w="1065" w:type="dxa"/>
          </w:tcPr>
          <w:p w14:paraId="6EE2F667"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c>
          <w:tcPr>
            <w:tcW w:w="1765" w:type="dxa"/>
          </w:tcPr>
          <w:p w14:paraId="1413C2FC"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r>
      <w:tr w:rsidR="00A22871" w:rsidRPr="00D267CA" w14:paraId="66669D9A" w14:textId="77777777" w:rsidTr="006577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6" w:type="dxa"/>
          </w:tcPr>
          <w:p w14:paraId="11C4851D" w14:textId="0F46B821" w:rsidR="00A22871" w:rsidRDefault="0065774C" w:rsidP="002F254C">
            <w:pPr>
              <w:jc w:val="left"/>
              <w:rPr>
                <w:b w:val="0"/>
                <w:sz w:val="20"/>
              </w:rPr>
            </w:pPr>
            <w:r>
              <w:rPr>
                <w:b w:val="0"/>
                <w:sz w:val="20"/>
              </w:rPr>
              <w:t>s</w:t>
            </w:r>
            <w:r w:rsidR="00A22871">
              <w:rPr>
                <w:b w:val="0"/>
                <w:sz w:val="20"/>
              </w:rPr>
              <w:t>endingAmount</w:t>
            </w:r>
          </w:p>
        </w:tc>
        <w:tc>
          <w:tcPr>
            <w:tcW w:w="1067" w:type="dxa"/>
          </w:tcPr>
          <w:p w14:paraId="3B3364CE"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2829" w:type="dxa"/>
          </w:tcPr>
          <w:p w14:paraId="3DAF0050"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rFonts w:cs="Arial"/>
                <w:sz w:val="20"/>
              </w:rPr>
            </w:pPr>
            <w:r>
              <w:rPr>
                <w:sz w:val="20"/>
              </w:rPr>
              <w:t>Requested</w:t>
            </w:r>
            <w:r w:rsidRPr="00D267CA">
              <w:rPr>
                <w:sz w:val="20"/>
              </w:rPr>
              <w:t xml:space="preserve"> </w:t>
            </w:r>
            <w:r>
              <w:rPr>
                <w:sz w:val="20"/>
              </w:rPr>
              <w:t>quotation amount as supplied by the sender.</w:t>
            </w:r>
          </w:p>
        </w:tc>
        <w:tc>
          <w:tcPr>
            <w:tcW w:w="677" w:type="dxa"/>
          </w:tcPr>
          <w:p w14:paraId="7DABCFDB"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E12E10">
              <w:rPr>
                <w:rFonts w:ascii="Wingdings" w:hAnsi="Wingdings" w:cs="Wingdings"/>
                <w:szCs w:val="28"/>
              </w:rPr>
              <w:t></w:t>
            </w:r>
            <w:r>
              <w:rPr>
                <w:sz w:val="20"/>
              </w:rPr>
              <w:t>NA</w:t>
            </w:r>
          </w:p>
          <w:p w14:paraId="4351F9BF" w14:textId="77777777" w:rsidR="00A22871" w:rsidRPr="00E12E10" w:rsidRDefault="00A22871" w:rsidP="002F254C">
            <w:pPr>
              <w:jc w:val="left"/>
              <w:cnfStyle w:val="000000100000" w:firstRow="0" w:lastRow="0" w:firstColumn="0" w:lastColumn="0" w:oddVBand="0" w:evenVBand="0" w:oddHBand="1" w:evenHBand="0" w:firstRowFirstColumn="0" w:firstRowLastColumn="0" w:lastRowFirstColumn="0" w:lastRowLastColumn="0"/>
              <w:rPr>
                <w:rFonts w:ascii="Wingdings" w:hAnsi="Wingdings" w:cs="Wingdings"/>
                <w:szCs w:val="28"/>
              </w:rPr>
            </w:pPr>
            <w:r w:rsidRPr="00B52FC7">
              <w:rPr>
                <w:rFonts w:ascii="Wingdings" w:hAnsi="Wingdings" w:cs="Wingdings"/>
                <w:sz w:val="20"/>
              </w:rPr>
              <w:t></w:t>
            </w:r>
            <w:r>
              <w:rPr>
                <w:rFonts w:cs="Wingdings"/>
                <w:sz w:val="20"/>
              </w:rPr>
              <w:t>M</w:t>
            </w:r>
          </w:p>
        </w:tc>
        <w:tc>
          <w:tcPr>
            <w:tcW w:w="1065" w:type="dxa"/>
          </w:tcPr>
          <w:p w14:paraId="3AE6F186"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c>
          <w:tcPr>
            <w:tcW w:w="1765" w:type="dxa"/>
          </w:tcPr>
          <w:p w14:paraId="48CC730D" w14:textId="57A09080" w:rsidR="00A22871" w:rsidRPr="00D267CA" w:rsidRDefault="004B5D28" w:rsidP="002F254C">
            <w:pPr>
              <w:jc w:val="left"/>
              <w:cnfStyle w:val="000000100000" w:firstRow="0" w:lastRow="0" w:firstColumn="0" w:lastColumn="0" w:oddVBand="0" w:evenVBand="0" w:oddHBand="1" w:evenHBand="0" w:firstRowFirstColumn="0" w:firstRowLastColumn="0" w:lastRowFirstColumn="0" w:lastRowLastColumn="0"/>
              <w:rPr>
                <w:sz w:val="20"/>
              </w:rPr>
            </w:pPr>
            <w:ins w:id="2835" w:author="Gareth Pateman" w:date="2018-04-18T12:13:00Z">
              <w:r>
                <w:rPr>
                  <w:sz w:val="20"/>
                </w:rPr>
                <w:t>If supplied, amount must contain two decimal places separated by ‘.’</w:t>
              </w:r>
            </w:ins>
            <w:del w:id="2836" w:author="Gareth Pateman" w:date="2018-04-18T12:13:00Z">
              <w:r w:rsidR="00A22871" w:rsidDel="004B5D28">
                <w:rPr>
                  <w:sz w:val="20"/>
                </w:rPr>
                <w:delText>Regular Expression – please refer to Swagger definition</w:delText>
              </w:r>
            </w:del>
          </w:p>
        </w:tc>
      </w:tr>
      <w:tr w:rsidR="00A22871" w:rsidRPr="00D267CA" w14:paraId="5EBF5AE5" w14:textId="77777777" w:rsidTr="0065774C">
        <w:tc>
          <w:tcPr>
            <w:cnfStyle w:val="001000000000" w:firstRow="0" w:lastRow="0" w:firstColumn="1" w:lastColumn="0" w:oddVBand="0" w:evenVBand="0" w:oddHBand="0" w:evenHBand="0" w:firstRowFirstColumn="0" w:firstRowLastColumn="0" w:lastRowFirstColumn="0" w:lastRowLastColumn="0"/>
            <w:tcW w:w="1626" w:type="dxa"/>
          </w:tcPr>
          <w:p w14:paraId="09B8FBA9" w14:textId="0892E0F2" w:rsidR="00A22871" w:rsidRDefault="0065774C" w:rsidP="002F254C">
            <w:pPr>
              <w:jc w:val="left"/>
              <w:rPr>
                <w:b w:val="0"/>
                <w:sz w:val="20"/>
              </w:rPr>
            </w:pPr>
            <w:r>
              <w:rPr>
                <w:b w:val="0"/>
                <w:sz w:val="20"/>
              </w:rPr>
              <w:t>s</w:t>
            </w:r>
            <w:r w:rsidR="00A22871">
              <w:rPr>
                <w:b w:val="0"/>
                <w:sz w:val="20"/>
              </w:rPr>
              <w:t>endingCurrency</w:t>
            </w:r>
          </w:p>
        </w:tc>
        <w:tc>
          <w:tcPr>
            <w:tcW w:w="1067" w:type="dxa"/>
          </w:tcPr>
          <w:p w14:paraId="189B264A"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2829" w:type="dxa"/>
          </w:tcPr>
          <w:p w14:paraId="13189896"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Currency of the requested</w:t>
            </w:r>
            <w:r w:rsidRPr="00D267CA">
              <w:rPr>
                <w:sz w:val="20"/>
              </w:rPr>
              <w:t xml:space="preserve"> </w:t>
            </w:r>
            <w:r>
              <w:rPr>
                <w:sz w:val="20"/>
              </w:rPr>
              <w:t>quotation</w:t>
            </w:r>
            <w:r w:rsidRPr="00D267CA">
              <w:rPr>
                <w:sz w:val="20"/>
              </w:rPr>
              <w:t xml:space="preserve"> amount</w:t>
            </w:r>
            <w:r>
              <w:rPr>
                <w:sz w:val="20"/>
              </w:rPr>
              <w:t>.</w:t>
            </w:r>
          </w:p>
        </w:tc>
        <w:tc>
          <w:tcPr>
            <w:tcW w:w="677" w:type="dxa"/>
          </w:tcPr>
          <w:p w14:paraId="31A272B5"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Cs w:val="28"/>
              </w:rPr>
              <w:t></w:t>
            </w:r>
            <w:r>
              <w:rPr>
                <w:sz w:val="20"/>
              </w:rPr>
              <w:t>NA</w:t>
            </w:r>
          </w:p>
          <w:p w14:paraId="401756C8" w14:textId="77777777" w:rsidR="00A22871" w:rsidRPr="00E42E58" w:rsidRDefault="00A22871" w:rsidP="002F254C">
            <w:pPr>
              <w:jc w:val="left"/>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sidRPr="00B52FC7">
              <w:rPr>
                <w:rFonts w:cs="Wingdings"/>
                <w:sz w:val="20"/>
              </w:rPr>
              <w:t>M</w:t>
            </w:r>
          </w:p>
        </w:tc>
        <w:tc>
          <w:tcPr>
            <w:tcW w:w="1065" w:type="dxa"/>
          </w:tcPr>
          <w:p w14:paraId="5A690601"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c>
          <w:tcPr>
            <w:tcW w:w="1765" w:type="dxa"/>
          </w:tcPr>
          <w:p w14:paraId="0A183BEB" w14:textId="73877EAA"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 xml:space="preserve">Enumeration = </w:t>
            </w:r>
            <w:hyperlink w:anchor="_ISO_Currency_Codes" w:history="1">
              <w:r w:rsidR="00E4541F" w:rsidRPr="00E90944">
                <w:rPr>
                  <w:rStyle w:val="Hyperlink"/>
                  <w:sz w:val="20"/>
                  <w:szCs w:val="20"/>
                </w:rPr>
                <w:t>ISO Currency Codes</w:t>
              </w:r>
            </w:hyperlink>
          </w:p>
        </w:tc>
      </w:tr>
      <w:tr w:rsidR="00A22871" w:rsidRPr="00D267CA" w14:paraId="191D31FA" w14:textId="77777777" w:rsidTr="006577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6" w:type="dxa"/>
          </w:tcPr>
          <w:p w14:paraId="6E0EE9B1" w14:textId="382C2278" w:rsidR="00A22871" w:rsidRDefault="0065774C" w:rsidP="002F254C">
            <w:pPr>
              <w:jc w:val="left"/>
              <w:rPr>
                <w:b w:val="0"/>
                <w:sz w:val="20"/>
              </w:rPr>
            </w:pPr>
            <w:r>
              <w:rPr>
                <w:b w:val="0"/>
                <w:sz w:val="20"/>
              </w:rPr>
              <w:t>r</w:t>
            </w:r>
            <w:r w:rsidR="00A22871">
              <w:rPr>
                <w:b w:val="0"/>
                <w:sz w:val="20"/>
              </w:rPr>
              <w:t>eceivingAmount</w:t>
            </w:r>
          </w:p>
        </w:tc>
        <w:tc>
          <w:tcPr>
            <w:tcW w:w="1067" w:type="dxa"/>
          </w:tcPr>
          <w:p w14:paraId="4D2817B9"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2829" w:type="dxa"/>
          </w:tcPr>
          <w:p w14:paraId="1622E7C1" w14:textId="77777777" w:rsidR="00A22871" w:rsidRPr="00D67FA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D67FAA">
              <w:rPr>
                <w:rFonts w:eastAsia="Times New Roman" w:cs="Arial"/>
                <w:sz w:val="20"/>
              </w:rPr>
              <w:t>The total amount as it will be received by the receiving end user</w:t>
            </w:r>
            <w:r w:rsidRPr="00D67FAA">
              <w:rPr>
                <w:sz w:val="20"/>
              </w:rPr>
              <w:t>.</w:t>
            </w:r>
          </w:p>
        </w:tc>
        <w:tc>
          <w:tcPr>
            <w:tcW w:w="677" w:type="dxa"/>
          </w:tcPr>
          <w:p w14:paraId="54219EE5"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E12E10">
              <w:rPr>
                <w:rFonts w:ascii="Wingdings" w:hAnsi="Wingdings" w:cs="Wingdings"/>
                <w:szCs w:val="28"/>
              </w:rPr>
              <w:t></w:t>
            </w:r>
            <w:r>
              <w:rPr>
                <w:sz w:val="20"/>
              </w:rPr>
              <w:t>NA</w:t>
            </w:r>
          </w:p>
          <w:p w14:paraId="28D9917B" w14:textId="77777777" w:rsidR="00A22871" w:rsidRPr="00E42E58" w:rsidRDefault="00A22871" w:rsidP="002F254C">
            <w:pPr>
              <w:jc w:val="left"/>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Pr>
                <w:rFonts w:cs="Wingdings"/>
                <w:sz w:val="20"/>
              </w:rPr>
              <w:t>M</w:t>
            </w:r>
          </w:p>
        </w:tc>
        <w:tc>
          <w:tcPr>
            <w:tcW w:w="1065" w:type="dxa"/>
          </w:tcPr>
          <w:p w14:paraId="3DAEF0CD"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c>
          <w:tcPr>
            <w:tcW w:w="1765" w:type="dxa"/>
          </w:tcPr>
          <w:p w14:paraId="7B58CF7F" w14:textId="00927928" w:rsidR="00A22871" w:rsidRDefault="004B5D28" w:rsidP="002F254C">
            <w:pPr>
              <w:jc w:val="left"/>
              <w:cnfStyle w:val="000000100000" w:firstRow="0" w:lastRow="0" w:firstColumn="0" w:lastColumn="0" w:oddVBand="0" w:evenVBand="0" w:oddHBand="1" w:evenHBand="0" w:firstRowFirstColumn="0" w:firstRowLastColumn="0" w:lastRowFirstColumn="0" w:lastRowLastColumn="0"/>
              <w:rPr>
                <w:sz w:val="20"/>
              </w:rPr>
            </w:pPr>
            <w:ins w:id="2837" w:author="Gareth Pateman" w:date="2018-04-18T12:13:00Z">
              <w:r>
                <w:rPr>
                  <w:sz w:val="20"/>
                </w:rPr>
                <w:t>If supplied, amount must contain two decimal places separated by ‘.’</w:t>
              </w:r>
            </w:ins>
            <w:del w:id="2838" w:author="Gareth Pateman" w:date="2018-04-18T12:13:00Z">
              <w:r w:rsidR="00A22871" w:rsidDel="004B5D28">
                <w:rPr>
                  <w:sz w:val="20"/>
                </w:rPr>
                <w:delText>Regular Expression – please refer to Swagger definition</w:delText>
              </w:r>
            </w:del>
          </w:p>
        </w:tc>
      </w:tr>
      <w:tr w:rsidR="00A22871" w:rsidRPr="00D267CA" w14:paraId="2CC70D4C" w14:textId="77777777" w:rsidTr="0065774C">
        <w:tc>
          <w:tcPr>
            <w:cnfStyle w:val="001000000000" w:firstRow="0" w:lastRow="0" w:firstColumn="1" w:lastColumn="0" w:oddVBand="0" w:evenVBand="0" w:oddHBand="0" w:evenHBand="0" w:firstRowFirstColumn="0" w:firstRowLastColumn="0" w:lastRowFirstColumn="0" w:lastRowLastColumn="0"/>
            <w:tcW w:w="1626" w:type="dxa"/>
          </w:tcPr>
          <w:p w14:paraId="1012FA99" w14:textId="3617555C" w:rsidR="00A22871" w:rsidRDefault="0065774C" w:rsidP="002F254C">
            <w:pPr>
              <w:jc w:val="left"/>
              <w:rPr>
                <w:b w:val="0"/>
                <w:sz w:val="20"/>
              </w:rPr>
            </w:pPr>
            <w:r>
              <w:rPr>
                <w:b w:val="0"/>
                <w:sz w:val="20"/>
              </w:rPr>
              <w:t>r</w:t>
            </w:r>
            <w:r w:rsidR="00A22871">
              <w:rPr>
                <w:b w:val="0"/>
                <w:sz w:val="20"/>
              </w:rPr>
              <w:t>eceivingCurrency</w:t>
            </w:r>
          </w:p>
        </w:tc>
        <w:tc>
          <w:tcPr>
            <w:tcW w:w="1067" w:type="dxa"/>
          </w:tcPr>
          <w:p w14:paraId="43246A97"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2829" w:type="dxa"/>
          </w:tcPr>
          <w:p w14:paraId="671A06BC"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The currency of the quote.</w:t>
            </w:r>
          </w:p>
        </w:tc>
        <w:tc>
          <w:tcPr>
            <w:tcW w:w="677" w:type="dxa"/>
          </w:tcPr>
          <w:p w14:paraId="6C813901"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Cs w:val="28"/>
              </w:rPr>
              <w:t></w:t>
            </w:r>
            <w:r>
              <w:rPr>
                <w:sz w:val="20"/>
              </w:rPr>
              <w:t>NA</w:t>
            </w:r>
          </w:p>
          <w:p w14:paraId="3474CBFB" w14:textId="77777777" w:rsidR="00A22871" w:rsidRPr="00E42E58" w:rsidRDefault="00A22871" w:rsidP="002F254C">
            <w:pPr>
              <w:jc w:val="left"/>
              <w:cnfStyle w:val="000000000000" w:firstRow="0" w:lastRow="0" w:firstColumn="0" w:lastColumn="0" w:oddVBand="0" w:evenVBand="0" w:oddHBand="0" w:evenHBand="0" w:firstRowFirstColumn="0" w:firstRowLastColumn="0" w:lastRowFirstColumn="0" w:lastRowLastColumn="0"/>
              <w:rPr>
                <w:rFonts w:ascii="Wingdings" w:hAnsi="Wingdings" w:cs="Wingdings"/>
                <w:sz w:val="20"/>
              </w:rPr>
            </w:pPr>
            <w:r w:rsidRPr="00B52FC7">
              <w:rPr>
                <w:rFonts w:ascii="Wingdings" w:hAnsi="Wingdings" w:cs="Wingdings"/>
                <w:sz w:val="20"/>
              </w:rPr>
              <w:t></w:t>
            </w:r>
            <w:r w:rsidRPr="00B52FC7">
              <w:rPr>
                <w:rFonts w:cs="Wingdings"/>
                <w:sz w:val="20"/>
              </w:rPr>
              <w:t>M</w:t>
            </w:r>
          </w:p>
        </w:tc>
        <w:tc>
          <w:tcPr>
            <w:tcW w:w="1065" w:type="dxa"/>
          </w:tcPr>
          <w:p w14:paraId="7FC23652"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c>
          <w:tcPr>
            <w:tcW w:w="1765" w:type="dxa"/>
          </w:tcPr>
          <w:p w14:paraId="58AAD555" w14:textId="301341C2"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 xml:space="preserve">Enumeration = </w:t>
            </w:r>
            <w:hyperlink w:anchor="_ISO_Currency_Codes" w:history="1">
              <w:r w:rsidR="00E4541F" w:rsidRPr="00E90944">
                <w:rPr>
                  <w:rStyle w:val="Hyperlink"/>
                  <w:sz w:val="20"/>
                  <w:szCs w:val="20"/>
                </w:rPr>
                <w:t>ISO Currency Codes</w:t>
              </w:r>
            </w:hyperlink>
          </w:p>
        </w:tc>
      </w:tr>
      <w:tr w:rsidR="00A22871" w:rsidRPr="00D267CA" w14:paraId="679D6998" w14:textId="77777777" w:rsidTr="006577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6" w:type="dxa"/>
          </w:tcPr>
          <w:p w14:paraId="6B55FA44" w14:textId="2C290C28" w:rsidR="00A22871" w:rsidRDefault="0065774C" w:rsidP="002F254C">
            <w:pPr>
              <w:jc w:val="left"/>
              <w:rPr>
                <w:b w:val="0"/>
                <w:sz w:val="20"/>
              </w:rPr>
            </w:pPr>
            <w:r>
              <w:rPr>
                <w:b w:val="0"/>
                <w:sz w:val="20"/>
              </w:rPr>
              <w:t>fx</w:t>
            </w:r>
            <w:r w:rsidR="00A22871">
              <w:rPr>
                <w:b w:val="0"/>
                <w:sz w:val="20"/>
              </w:rPr>
              <w:t>Rate</w:t>
            </w:r>
          </w:p>
        </w:tc>
        <w:tc>
          <w:tcPr>
            <w:tcW w:w="1067" w:type="dxa"/>
          </w:tcPr>
          <w:p w14:paraId="5C6F04DA"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2829" w:type="dxa"/>
          </w:tcPr>
          <w:p w14:paraId="2A1A0CAB" w14:textId="77777777" w:rsidR="00A22871" w:rsidRPr="00D67FAA" w:rsidRDefault="00A22871" w:rsidP="002F254C">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eastAsia="Times New Roman" w:cs="Arial"/>
                <w:sz w:val="20"/>
              </w:rPr>
            </w:pPr>
            <w:r w:rsidRPr="00D67FAA">
              <w:rPr>
                <w:rFonts w:eastAsia="Times New Roman" w:cs="Arial"/>
                <w:sz w:val="20"/>
              </w:rPr>
              <w:t>The conversion rate applicable between the sending and the</w:t>
            </w:r>
          </w:p>
          <w:p w14:paraId="4464BE0F" w14:textId="77777777" w:rsidR="00A22871" w:rsidRPr="00D67FA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D67FAA">
              <w:rPr>
                <w:rFonts w:eastAsia="Times New Roman" w:cs="Arial"/>
                <w:sz w:val="20"/>
              </w:rPr>
              <w:t>receiving currency for the requested transaction</w:t>
            </w:r>
          </w:p>
        </w:tc>
        <w:tc>
          <w:tcPr>
            <w:tcW w:w="677" w:type="dxa"/>
          </w:tcPr>
          <w:p w14:paraId="67DC194B" w14:textId="77777777" w:rsidR="00A22871"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r w:rsidRPr="00E12E10">
              <w:rPr>
                <w:rFonts w:ascii="Wingdings" w:hAnsi="Wingdings" w:cs="Wingdings"/>
                <w:szCs w:val="28"/>
              </w:rPr>
              <w:t></w:t>
            </w:r>
            <w:r>
              <w:rPr>
                <w:sz w:val="20"/>
              </w:rPr>
              <w:t>NA</w:t>
            </w:r>
          </w:p>
          <w:p w14:paraId="01C335E8" w14:textId="2952E990" w:rsidR="00A22871" w:rsidRPr="00E42E58" w:rsidRDefault="00A22871" w:rsidP="002F254C">
            <w:pPr>
              <w:jc w:val="left"/>
              <w:cnfStyle w:val="000000100000" w:firstRow="0" w:lastRow="0" w:firstColumn="0" w:lastColumn="0" w:oddVBand="0" w:evenVBand="0" w:oddHBand="1" w:evenHBand="0" w:firstRowFirstColumn="0" w:firstRowLastColumn="0" w:lastRowFirstColumn="0" w:lastRowLastColumn="0"/>
              <w:rPr>
                <w:rFonts w:ascii="Wingdings" w:hAnsi="Wingdings" w:cs="Wingdings"/>
                <w:sz w:val="20"/>
              </w:rPr>
            </w:pPr>
            <w:r w:rsidRPr="00B52FC7">
              <w:rPr>
                <w:rFonts w:ascii="Wingdings" w:hAnsi="Wingdings" w:cs="Wingdings"/>
                <w:sz w:val="20"/>
              </w:rPr>
              <w:t></w:t>
            </w:r>
            <w:del w:id="2839" w:author="Gareth Pateman" w:date="2018-04-06T15:58:00Z">
              <w:r w:rsidRPr="00B52FC7" w:rsidDel="00BF3B9F">
                <w:rPr>
                  <w:rFonts w:cs="Wingdings"/>
                  <w:sz w:val="20"/>
                </w:rPr>
                <w:delText>M</w:delText>
              </w:r>
            </w:del>
            <w:ins w:id="2840" w:author="Gareth Pateman" w:date="2018-04-06T15:58:00Z">
              <w:r w:rsidR="00BF3B9F">
                <w:rPr>
                  <w:rFonts w:cs="Wingdings"/>
                  <w:sz w:val="20"/>
                </w:rPr>
                <w:t>O</w:t>
              </w:r>
            </w:ins>
          </w:p>
        </w:tc>
        <w:tc>
          <w:tcPr>
            <w:tcW w:w="1065" w:type="dxa"/>
          </w:tcPr>
          <w:p w14:paraId="38F7A8B9" w14:textId="77777777" w:rsidR="00A22871" w:rsidRPr="00D267CA" w:rsidRDefault="00A22871" w:rsidP="002F254C">
            <w:pPr>
              <w:jc w:val="left"/>
              <w:cnfStyle w:val="000000100000" w:firstRow="0" w:lastRow="0" w:firstColumn="0" w:lastColumn="0" w:oddVBand="0" w:evenVBand="0" w:oddHBand="1" w:evenHBand="0" w:firstRowFirstColumn="0" w:firstRowLastColumn="0" w:lastRowFirstColumn="0" w:lastRowLastColumn="0"/>
              <w:rPr>
                <w:sz w:val="20"/>
              </w:rPr>
            </w:pPr>
          </w:p>
        </w:tc>
        <w:tc>
          <w:tcPr>
            <w:tcW w:w="1765" w:type="dxa"/>
          </w:tcPr>
          <w:p w14:paraId="101097D4" w14:textId="751EA186" w:rsidR="00A22871" w:rsidRDefault="004B5D28" w:rsidP="002F254C">
            <w:pPr>
              <w:jc w:val="left"/>
              <w:cnfStyle w:val="000000100000" w:firstRow="0" w:lastRow="0" w:firstColumn="0" w:lastColumn="0" w:oddVBand="0" w:evenVBand="0" w:oddHBand="1" w:evenHBand="0" w:firstRowFirstColumn="0" w:firstRowLastColumn="0" w:lastRowFirstColumn="0" w:lastRowLastColumn="0"/>
              <w:rPr>
                <w:sz w:val="20"/>
              </w:rPr>
            </w:pPr>
            <w:ins w:id="2841" w:author="Gareth Pateman" w:date="2018-04-18T12:14:00Z">
              <w:r>
                <w:rPr>
                  <w:sz w:val="20"/>
                </w:rPr>
                <w:t>If supplied, rate must contain two decimal places separated by ‘.’</w:t>
              </w:r>
            </w:ins>
            <w:del w:id="2842" w:author="Gareth Pateman" w:date="2018-04-18T12:14:00Z">
              <w:r w:rsidR="00A22871" w:rsidDel="004B5D28">
                <w:rPr>
                  <w:sz w:val="20"/>
                </w:rPr>
                <w:delText>Regular Expression – please refer to Swagger definition</w:delText>
              </w:r>
            </w:del>
          </w:p>
        </w:tc>
      </w:tr>
      <w:tr w:rsidR="00A22871" w:rsidRPr="00D267CA" w14:paraId="32496507" w14:textId="77777777" w:rsidTr="0065774C">
        <w:tc>
          <w:tcPr>
            <w:cnfStyle w:val="001000000000" w:firstRow="0" w:lastRow="0" w:firstColumn="1" w:lastColumn="0" w:oddVBand="0" w:evenVBand="0" w:oddHBand="0" w:evenHBand="0" w:firstRowFirstColumn="0" w:firstRowLastColumn="0" w:lastRowFirstColumn="0" w:lastRowLastColumn="0"/>
            <w:tcW w:w="1626" w:type="dxa"/>
          </w:tcPr>
          <w:p w14:paraId="1CE8D44C" w14:textId="721FD7C6" w:rsidR="00A22871" w:rsidRDefault="0065774C" w:rsidP="002F254C">
            <w:pPr>
              <w:jc w:val="left"/>
              <w:rPr>
                <w:b w:val="0"/>
                <w:sz w:val="20"/>
              </w:rPr>
            </w:pPr>
            <w:r>
              <w:rPr>
                <w:b w:val="0"/>
                <w:sz w:val="20"/>
              </w:rPr>
              <w:lastRenderedPageBreak/>
              <w:t>d</w:t>
            </w:r>
            <w:r w:rsidR="00A22871">
              <w:rPr>
                <w:b w:val="0"/>
                <w:sz w:val="20"/>
              </w:rPr>
              <w:t>eliveryMethod</w:t>
            </w:r>
          </w:p>
        </w:tc>
        <w:tc>
          <w:tcPr>
            <w:tcW w:w="1067" w:type="dxa"/>
          </w:tcPr>
          <w:p w14:paraId="2B25268D"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2829" w:type="dxa"/>
          </w:tcPr>
          <w:p w14:paraId="4B44B8E0" w14:textId="77777777" w:rsidR="00A22871" w:rsidRPr="00D67FAA" w:rsidRDefault="00A22871" w:rsidP="002F254C">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eastAsia="Times New Roman" w:cs="Arial"/>
                <w:sz w:val="20"/>
              </w:rPr>
            </w:pPr>
            <w:r w:rsidRPr="00F253B8">
              <w:rPr>
                <w:rFonts w:cs="Arial"/>
                <w:sz w:val="20"/>
              </w:rPr>
              <w:t xml:space="preserve">The delivery method </w:t>
            </w:r>
            <w:r>
              <w:rPr>
                <w:rFonts w:cs="Arial"/>
                <w:sz w:val="20"/>
              </w:rPr>
              <w:t>that is applicable to the quotation</w:t>
            </w:r>
          </w:p>
        </w:tc>
        <w:tc>
          <w:tcPr>
            <w:tcW w:w="677" w:type="dxa"/>
          </w:tcPr>
          <w:p w14:paraId="2675586C" w14:textId="77777777"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Cs w:val="28"/>
              </w:rPr>
              <w:t></w:t>
            </w:r>
            <w:r>
              <w:rPr>
                <w:sz w:val="20"/>
              </w:rPr>
              <w:t>NA</w:t>
            </w:r>
          </w:p>
          <w:p w14:paraId="7ECDE20D" w14:textId="77777777" w:rsidR="00A22871" w:rsidRPr="00E12E10" w:rsidRDefault="00A22871" w:rsidP="002F254C">
            <w:pPr>
              <w:jc w:val="left"/>
              <w:cnfStyle w:val="000000000000" w:firstRow="0" w:lastRow="0" w:firstColumn="0" w:lastColumn="0" w:oddVBand="0" w:evenVBand="0" w:oddHBand="0" w:evenHBand="0" w:firstRowFirstColumn="0" w:firstRowLastColumn="0" w:lastRowFirstColumn="0" w:lastRowLastColumn="0"/>
              <w:rPr>
                <w:rFonts w:ascii="Wingdings" w:hAnsi="Wingdings" w:cs="Wingdings"/>
                <w:szCs w:val="28"/>
              </w:rPr>
            </w:pPr>
            <w:r w:rsidRPr="00B52FC7">
              <w:rPr>
                <w:rFonts w:ascii="Wingdings" w:hAnsi="Wingdings" w:cs="Wingdings"/>
                <w:sz w:val="20"/>
              </w:rPr>
              <w:t></w:t>
            </w:r>
            <w:r>
              <w:rPr>
                <w:rFonts w:cs="Wingdings"/>
                <w:sz w:val="20"/>
              </w:rPr>
              <w:t>O</w:t>
            </w:r>
          </w:p>
        </w:tc>
        <w:tc>
          <w:tcPr>
            <w:tcW w:w="1065" w:type="dxa"/>
          </w:tcPr>
          <w:p w14:paraId="3B65FD1E" w14:textId="77777777" w:rsidR="00A22871" w:rsidRPr="00D267CA"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p>
        </w:tc>
        <w:tc>
          <w:tcPr>
            <w:tcW w:w="1765" w:type="dxa"/>
          </w:tcPr>
          <w:p w14:paraId="52AC2D0E" w14:textId="6DCE8F02" w:rsidR="00A22871" w:rsidRDefault="00A22871" w:rsidP="002F254C">
            <w:pPr>
              <w:jc w:val="left"/>
              <w:cnfStyle w:val="000000000000" w:firstRow="0" w:lastRow="0" w:firstColumn="0" w:lastColumn="0" w:oddVBand="0" w:evenVBand="0" w:oddHBand="0" w:evenHBand="0" w:firstRowFirstColumn="0" w:firstRowLastColumn="0" w:lastRowFirstColumn="0" w:lastRowLastColumn="0"/>
              <w:rPr>
                <w:sz w:val="20"/>
              </w:rPr>
            </w:pPr>
            <w:r>
              <w:rPr>
                <w:sz w:val="20"/>
              </w:rPr>
              <w:t xml:space="preserve">Enumeration = </w:t>
            </w:r>
            <w:hyperlink w:anchor="_Delivery_Method_Object" w:history="1">
              <w:r w:rsidR="00E4541F" w:rsidRPr="00996991">
                <w:rPr>
                  <w:rStyle w:val="Hyperlink"/>
                  <w:sz w:val="20"/>
                  <w:szCs w:val="20"/>
                </w:rPr>
                <w:t>Delivery Method Object</w:t>
              </w:r>
            </w:hyperlink>
          </w:p>
        </w:tc>
      </w:tr>
      <w:tr w:rsidR="00B52B3C" w:rsidRPr="00D267CA" w14:paraId="594AE21F" w14:textId="77777777" w:rsidTr="0065774C">
        <w:trPr>
          <w:cnfStyle w:val="000000100000" w:firstRow="0" w:lastRow="0" w:firstColumn="0" w:lastColumn="0" w:oddVBand="0" w:evenVBand="0" w:oddHBand="1" w:evenHBand="0" w:firstRowFirstColumn="0" w:firstRowLastColumn="0" w:lastRowFirstColumn="0" w:lastRowLastColumn="0"/>
          <w:ins w:id="2843" w:author="Gareth Pateman" w:date="2018-04-06T16:51:00Z"/>
        </w:trPr>
        <w:tc>
          <w:tcPr>
            <w:cnfStyle w:val="001000000000" w:firstRow="0" w:lastRow="0" w:firstColumn="1" w:lastColumn="0" w:oddVBand="0" w:evenVBand="0" w:oddHBand="0" w:evenHBand="0" w:firstRowFirstColumn="0" w:firstRowLastColumn="0" w:lastRowFirstColumn="0" w:lastRowLastColumn="0"/>
            <w:tcW w:w="1626" w:type="dxa"/>
          </w:tcPr>
          <w:p w14:paraId="4CE15FF2" w14:textId="526B30D4" w:rsidR="00B52B3C" w:rsidRDefault="0065774C" w:rsidP="002F254C">
            <w:pPr>
              <w:jc w:val="left"/>
              <w:rPr>
                <w:ins w:id="2844" w:author="Gareth Pateman" w:date="2018-04-06T16:51:00Z"/>
                <w:b w:val="0"/>
                <w:sz w:val="20"/>
              </w:rPr>
            </w:pPr>
            <w:r>
              <w:rPr>
                <w:b w:val="0"/>
                <w:sz w:val="20"/>
              </w:rPr>
              <w:t>f</w:t>
            </w:r>
            <w:ins w:id="2845" w:author="Gareth Pateman" w:date="2018-04-06T16:51:00Z">
              <w:r w:rsidR="00B52B3C">
                <w:rPr>
                  <w:b w:val="0"/>
                  <w:sz w:val="20"/>
                </w:rPr>
                <w:t>ees</w:t>
              </w:r>
            </w:ins>
          </w:p>
        </w:tc>
        <w:tc>
          <w:tcPr>
            <w:tcW w:w="1067" w:type="dxa"/>
          </w:tcPr>
          <w:p w14:paraId="7D2AA95E" w14:textId="4DD4FC06" w:rsidR="00B52B3C" w:rsidRDefault="00953950" w:rsidP="002F254C">
            <w:pPr>
              <w:jc w:val="left"/>
              <w:cnfStyle w:val="000000100000" w:firstRow="0" w:lastRow="0" w:firstColumn="0" w:lastColumn="0" w:oddVBand="0" w:evenVBand="0" w:oddHBand="1" w:evenHBand="0" w:firstRowFirstColumn="0" w:firstRowLastColumn="0" w:lastRowFirstColumn="0" w:lastRowLastColumn="0"/>
              <w:rPr>
                <w:ins w:id="2846" w:author="Gareth Pateman" w:date="2018-04-06T16:51:00Z"/>
                <w:sz w:val="20"/>
              </w:rPr>
            </w:pPr>
            <w:ins w:id="2847" w:author="Gareth Pateman" w:date="2018-04-06T16:51:00Z">
              <w:r>
                <w:rPr>
                  <w:sz w:val="20"/>
                </w:rPr>
                <w:t>Reference Array</w:t>
              </w:r>
            </w:ins>
          </w:p>
        </w:tc>
        <w:tc>
          <w:tcPr>
            <w:tcW w:w="2829" w:type="dxa"/>
          </w:tcPr>
          <w:p w14:paraId="68B06EE9" w14:textId="4BE98ED3" w:rsidR="00B52B3C" w:rsidRPr="00F253B8" w:rsidRDefault="00953950" w:rsidP="002F254C">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ins w:id="2848" w:author="Gareth Pateman" w:date="2018-04-06T16:51:00Z"/>
                <w:rFonts w:cs="Arial"/>
                <w:sz w:val="20"/>
              </w:rPr>
            </w:pPr>
            <w:ins w:id="2849" w:author="Gareth Pateman" w:date="2018-04-06T16:51:00Z">
              <w:r>
                <w:rPr>
                  <w:rFonts w:cs="Arial"/>
                  <w:sz w:val="20"/>
                </w:rPr>
                <w:t>Returns all fee</w:t>
              </w:r>
            </w:ins>
            <w:ins w:id="2850" w:author="Gareth Pateman" w:date="2018-04-06T16:52:00Z">
              <w:r>
                <w:rPr>
                  <w:rFonts w:cs="Arial"/>
                  <w:sz w:val="20"/>
                </w:rPr>
                <w:t>s that are applicable to the quote</w:t>
              </w:r>
            </w:ins>
          </w:p>
        </w:tc>
        <w:tc>
          <w:tcPr>
            <w:tcW w:w="677" w:type="dxa"/>
          </w:tcPr>
          <w:p w14:paraId="4BB9C03A" w14:textId="77777777" w:rsidR="00953950" w:rsidRDefault="00953950" w:rsidP="00953950">
            <w:pPr>
              <w:jc w:val="left"/>
              <w:cnfStyle w:val="000000100000" w:firstRow="0" w:lastRow="0" w:firstColumn="0" w:lastColumn="0" w:oddVBand="0" w:evenVBand="0" w:oddHBand="1" w:evenHBand="0" w:firstRowFirstColumn="0" w:firstRowLastColumn="0" w:lastRowFirstColumn="0" w:lastRowLastColumn="0"/>
              <w:rPr>
                <w:ins w:id="2851" w:author="Gareth Pateman" w:date="2018-04-06T16:52:00Z"/>
                <w:sz w:val="20"/>
              </w:rPr>
            </w:pPr>
            <w:ins w:id="2852" w:author="Gareth Pateman" w:date="2018-04-06T16:52:00Z">
              <w:r w:rsidRPr="00E12E10">
                <w:rPr>
                  <w:rFonts w:ascii="Wingdings" w:hAnsi="Wingdings" w:cs="Wingdings"/>
                  <w:szCs w:val="28"/>
                </w:rPr>
                <w:t></w:t>
              </w:r>
              <w:r>
                <w:rPr>
                  <w:sz w:val="20"/>
                </w:rPr>
                <w:t>NA</w:t>
              </w:r>
            </w:ins>
          </w:p>
          <w:p w14:paraId="539BD2E9" w14:textId="30104FB5" w:rsidR="00B52B3C" w:rsidRPr="00E12E10" w:rsidRDefault="00953950" w:rsidP="00953950">
            <w:pPr>
              <w:jc w:val="left"/>
              <w:cnfStyle w:val="000000100000" w:firstRow="0" w:lastRow="0" w:firstColumn="0" w:lastColumn="0" w:oddVBand="0" w:evenVBand="0" w:oddHBand="1" w:evenHBand="0" w:firstRowFirstColumn="0" w:firstRowLastColumn="0" w:lastRowFirstColumn="0" w:lastRowLastColumn="0"/>
              <w:rPr>
                <w:ins w:id="2853" w:author="Gareth Pateman" w:date="2018-04-06T16:51:00Z"/>
                <w:rFonts w:ascii="Wingdings" w:hAnsi="Wingdings" w:cs="Wingdings"/>
                <w:szCs w:val="28"/>
              </w:rPr>
            </w:pPr>
            <w:ins w:id="2854" w:author="Gareth Pateman" w:date="2018-04-06T16:52:00Z">
              <w:r w:rsidRPr="00B52FC7">
                <w:rPr>
                  <w:rFonts w:ascii="Wingdings" w:hAnsi="Wingdings" w:cs="Wingdings"/>
                  <w:sz w:val="20"/>
                </w:rPr>
                <w:t></w:t>
              </w:r>
              <w:r>
                <w:rPr>
                  <w:rFonts w:cs="Wingdings"/>
                  <w:sz w:val="20"/>
                </w:rPr>
                <w:t>O</w:t>
              </w:r>
            </w:ins>
          </w:p>
        </w:tc>
        <w:tc>
          <w:tcPr>
            <w:tcW w:w="1065" w:type="dxa"/>
          </w:tcPr>
          <w:p w14:paraId="1BF70E90" w14:textId="09914257" w:rsidR="00B52B3C" w:rsidRPr="00D267CA" w:rsidRDefault="00953950" w:rsidP="002F254C">
            <w:pPr>
              <w:jc w:val="left"/>
              <w:cnfStyle w:val="000000100000" w:firstRow="0" w:lastRow="0" w:firstColumn="0" w:lastColumn="0" w:oddVBand="0" w:evenVBand="0" w:oddHBand="1" w:evenHBand="0" w:firstRowFirstColumn="0" w:firstRowLastColumn="0" w:lastRowFirstColumn="0" w:lastRowLastColumn="0"/>
              <w:rPr>
                <w:ins w:id="2855" w:author="Gareth Pateman" w:date="2018-04-06T16:51:00Z"/>
                <w:sz w:val="20"/>
              </w:rPr>
            </w:pPr>
            <w:ins w:id="2856" w:author="Gareth Pateman" w:date="2018-04-06T17:00:00Z">
              <w:r>
                <w:rPr>
                  <w:sz w:val="20"/>
                </w:rPr>
                <w:fldChar w:fldCharType="begin"/>
              </w:r>
              <w:r>
                <w:rPr>
                  <w:sz w:val="20"/>
                </w:rPr>
                <w:instrText xml:space="preserve"> HYPERLINK  \l "_Fees_Object" </w:instrText>
              </w:r>
              <w:r>
                <w:rPr>
                  <w:sz w:val="20"/>
                </w:rPr>
                <w:fldChar w:fldCharType="separate"/>
              </w:r>
              <w:r w:rsidRPr="00953950">
                <w:rPr>
                  <w:rStyle w:val="Hyperlink"/>
                  <w:sz w:val="20"/>
                </w:rPr>
                <w:t>Fees Object</w:t>
              </w:r>
              <w:r>
                <w:rPr>
                  <w:sz w:val="20"/>
                </w:rPr>
                <w:fldChar w:fldCharType="end"/>
              </w:r>
            </w:ins>
          </w:p>
        </w:tc>
        <w:tc>
          <w:tcPr>
            <w:tcW w:w="1765" w:type="dxa"/>
          </w:tcPr>
          <w:p w14:paraId="6FF65C96" w14:textId="77777777" w:rsidR="00B52B3C" w:rsidRDefault="00B52B3C" w:rsidP="002F254C">
            <w:pPr>
              <w:jc w:val="left"/>
              <w:cnfStyle w:val="000000100000" w:firstRow="0" w:lastRow="0" w:firstColumn="0" w:lastColumn="0" w:oddVBand="0" w:evenVBand="0" w:oddHBand="1" w:evenHBand="0" w:firstRowFirstColumn="0" w:firstRowLastColumn="0" w:lastRowFirstColumn="0" w:lastRowLastColumn="0"/>
              <w:rPr>
                <w:ins w:id="2857" w:author="Gareth Pateman" w:date="2018-04-06T16:51:00Z"/>
                <w:sz w:val="20"/>
              </w:rPr>
            </w:pPr>
          </w:p>
        </w:tc>
      </w:tr>
    </w:tbl>
    <w:p w14:paraId="44B58972" w14:textId="77777777" w:rsidR="00A22871" w:rsidRPr="002109D3" w:rsidRDefault="00A22871" w:rsidP="00A22871"/>
    <w:p w14:paraId="0366B455" w14:textId="77777777" w:rsidR="00A22871" w:rsidRDefault="00A22871" w:rsidP="002F254C">
      <w:pPr>
        <w:pStyle w:val="Heading2"/>
      </w:pPr>
      <w:bookmarkStart w:id="2858" w:name="_Metadata_Object"/>
      <w:bookmarkStart w:id="2859" w:name="_Toc513209469"/>
      <w:bookmarkEnd w:id="2858"/>
      <w:r>
        <w:t>Metadata Object</w:t>
      </w:r>
      <w:bookmarkEnd w:id="2859"/>
    </w:p>
    <w:p w14:paraId="1620D329" w14:textId="77777777" w:rsidR="00A22871" w:rsidRDefault="00A22871" w:rsidP="002F254C">
      <w:pPr>
        <w:pStyle w:val="NormalParagraph"/>
      </w:pPr>
      <w:r>
        <w:t>The metadata object allows additional properties to be specified for the parent object in the form of key/value pairs. Additional properties should only be used where no suitable defined property match can be found. The number of key/value pairs is limited to 20.</w:t>
      </w:r>
    </w:p>
    <w:tbl>
      <w:tblPr>
        <w:tblStyle w:val="PlainTable21"/>
        <w:tblW w:w="9029"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ook w:val="04A0" w:firstRow="1" w:lastRow="0" w:firstColumn="1" w:lastColumn="0" w:noHBand="0" w:noVBand="1"/>
      </w:tblPr>
      <w:tblGrid>
        <w:gridCol w:w="1351"/>
        <w:gridCol w:w="1043"/>
        <w:gridCol w:w="3016"/>
        <w:gridCol w:w="602"/>
        <w:gridCol w:w="1184"/>
        <w:gridCol w:w="1833"/>
      </w:tblGrid>
      <w:tr w:rsidR="00A22871" w:rsidRPr="00D267CA" w14:paraId="44E0D913" w14:textId="77777777" w:rsidTr="002F25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9" w:type="dxa"/>
            <w:gridSpan w:val="6"/>
            <w:shd w:val="clear" w:color="auto" w:fill="F2F2F2" w:themeFill="background1" w:themeFillShade="F2"/>
          </w:tcPr>
          <w:p w14:paraId="04517ACE" w14:textId="77777777" w:rsidR="00A22871" w:rsidRPr="00D267CA" w:rsidRDefault="00A22871" w:rsidP="00A22871">
            <w:pPr>
              <w:jc w:val="center"/>
              <w:rPr>
                <w:sz w:val="20"/>
              </w:rPr>
            </w:pPr>
            <w:r>
              <w:rPr>
                <w:sz w:val="28"/>
              </w:rPr>
              <w:t>Identifier</w:t>
            </w:r>
            <w:r w:rsidRPr="005115BD">
              <w:rPr>
                <w:sz w:val="28"/>
              </w:rPr>
              <w:t xml:space="preserve"> Object Properties</w:t>
            </w:r>
          </w:p>
        </w:tc>
      </w:tr>
      <w:tr w:rsidR="00A22871" w:rsidRPr="00D267CA" w14:paraId="5C443486"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tcPr>
          <w:p w14:paraId="00F47623" w14:textId="77777777" w:rsidR="00A22871" w:rsidRPr="00195442" w:rsidRDefault="00A22871" w:rsidP="00A22871">
            <w:pPr>
              <w:rPr>
                <w:sz w:val="20"/>
              </w:rPr>
            </w:pPr>
            <w:r w:rsidRPr="00195442">
              <w:rPr>
                <w:sz w:val="20"/>
              </w:rPr>
              <w:t>Name</w:t>
            </w:r>
          </w:p>
        </w:tc>
        <w:tc>
          <w:tcPr>
            <w:tcW w:w="1055" w:type="dxa"/>
          </w:tcPr>
          <w:p w14:paraId="3D64D416"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Type</w:t>
            </w:r>
          </w:p>
        </w:tc>
        <w:tc>
          <w:tcPr>
            <w:tcW w:w="3082" w:type="dxa"/>
          </w:tcPr>
          <w:p w14:paraId="602932BF"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Pr>
                <w:b/>
                <w:sz w:val="20"/>
              </w:rPr>
              <w:t>Description</w:t>
            </w:r>
          </w:p>
        </w:tc>
        <w:tc>
          <w:tcPr>
            <w:tcW w:w="603" w:type="dxa"/>
          </w:tcPr>
          <w:p w14:paraId="278CBE20"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p>
        </w:tc>
        <w:tc>
          <w:tcPr>
            <w:tcW w:w="1057" w:type="dxa"/>
          </w:tcPr>
          <w:p w14:paraId="5D66AB50"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Reference</w:t>
            </w:r>
          </w:p>
        </w:tc>
        <w:tc>
          <w:tcPr>
            <w:tcW w:w="1859" w:type="dxa"/>
          </w:tcPr>
          <w:p w14:paraId="46C70629"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Validation</w:t>
            </w:r>
          </w:p>
        </w:tc>
      </w:tr>
      <w:tr w:rsidR="00A22871" w:rsidRPr="00D267CA" w14:paraId="350F31D6" w14:textId="77777777" w:rsidTr="002F254C">
        <w:tc>
          <w:tcPr>
            <w:cnfStyle w:val="001000000000" w:firstRow="0" w:lastRow="0" w:firstColumn="1" w:lastColumn="0" w:oddVBand="0" w:evenVBand="0" w:oddHBand="0" w:evenHBand="0" w:firstRowFirstColumn="0" w:firstRowLastColumn="0" w:lastRowFirstColumn="0" w:lastRowLastColumn="0"/>
            <w:tcW w:w="1373" w:type="dxa"/>
          </w:tcPr>
          <w:p w14:paraId="3F9FEC85" w14:textId="78C2D882" w:rsidR="00A22871" w:rsidRPr="00D267CA" w:rsidRDefault="008F1802" w:rsidP="00A22871">
            <w:pPr>
              <w:rPr>
                <w:b w:val="0"/>
                <w:sz w:val="20"/>
              </w:rPr>
            </w:pPr>
            <w:r>
              <w:rPr>
                <w:b w:val="0"/>
                <w:sz w:val="20"/>
              </w:rPr>
              <w:t>k</w:t>
            </w:r>
            <w:r w:rsidR="00A22871">
              <w:rPr>
                <w:b w:val="0"/>
                <w:sz w:val="20"/>
              </w:rPr>
              <w:t>ey</w:t>
            </w:r>
          </w:p>
        </w:tc>
        <w:tc>
          <w:tcPr>
            <w:tcW w:w="1055" w:type="dxa"/>
          </w:tcPr>
          <w:p w14:paraId="75417D1C"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sidRPr="00D267CA">
              <w:rPr>
                <w:sz w:val="20"/>
              </w:rPr>
              <w:t>String</w:t>
            </w:r>
          </w:p>
        </w:tc>
        <w:tc>
          <w:tcPr>
            <w:tcW w:w="3082" w:type="dxa"/>
          </w:tcPr>
          <w:p w14:paraId="6C69905B"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Identifies the type of additional property.</w:t>
            </w:r>
          </w:p>
        </w:tc>
        <w:tc>
          <w:tcPr>
            <w:tcW w:w="603" w:type="dxa"/>
          </w:tcPr>
          <w:p w14:paraId="28D3F68F" w14:textId="77777777" w:rsidR="00A22871" w:rsidRPr="002B1933"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sidRPr="002B1933">
              <w:rPr>
                <w:sz w:val="20"/>
              </w:rPr>
              <w:t>M</w:t>
            </w:r>
          </w:p>
          <w:p w14:paraId="66A69D65" w14:textId="77777777" w:rsidR="00A22871" w:rsidRPr="002B1933"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B52FC7">
              <w:rPr>
                <w:rFonts w:ascii="Wingdings" w:hAnsi="Wingdings" w:cs="Wingdings"/>
                <w:sz w:val="20"/>
              </w:rPr>
              <w:t></w:t>
            </w:r>
            <w:r w:rsidRPr="00B52FC7">
              <w:rPr>
                <w:rFonts w:cs="Wingdings"/>
                <w:sz w:val="20"/>
              </w:rPr>
              <w:t>M</w:t>
            </w:r>
            <w:r w:rsidRPr="002B1933" w:rsidDel="00536948">
              <w:rPr>
                <w:sz w:val="20"/>
              </w:rPr>
              <w:t xml:space="preserve"> </w:t>
            </w:r>
          </w:p>
        </w:tc>
        <w:tc>
          <w:tcPr>
            <w:tcW w:w="1057" w:type="dxa"/>
          </w:tcPr>
          <w:p w14:paraId="20F1168B"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c>
          <w:tcPr>
            <w:tcW w:w="1859" w:type="dxa"/>
          </w:tcPr>
          <w:p w14:paraId="5BFA86B8"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r>
      <w:tr w:rsidR="00A22871" w:rsidRPr="00D267CA" w14:paraId="6B069403"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tcPr>
          <w:p w14:paraId="22F7B549" w14:textId="18E7C892" w:rsidR="00A22871" w:rsidRPr="00D267CA" w:rsidRDefault="008F1802" w:rsidP="00A22871">
            <w:pPr>
              <w:rPr>
                <w:b w:val="0"/>
                <w:sz w:val="20"/>
              </w:rPr>
            </w:pPr>
            <w:r>
              <w:rPr>
                <w:b w:val="0"/>
                <w:sz w:val="20"/>
              </w:rPr>
              <w:t>v</w:t>
            </w:r>
            <w:r w:rsidR="00A22871">
              <w:rPr>
                <w:b w:val="0"/>
                <w:sz w:val="20"/>
              </w:rPr>
              <w:t>alue</w:t>
            </w:r>
          </w:p>
        </w:tc>
        <w:tc>
          <w:tcPr>
            <w:tcW w:w="1055" w:type="dxa"/>
          </w:tcPr>
          <w:p w14:paraId="13F2837E"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3082" w:type="dxa"/>
          </w:tcPr>
          <w:p w14:paraId="59AB47AC"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Identifies the value of the additional property.</w:t>
            </w:r>
          </w:p>
        </w:tc>
        <w:tc>
          <w:tcPr>
            <w:tcW w:w="603" w:type="dxa"/>
          </w:tcPr>
          <w:p w14:paraId="1AE97597" w14:textId="77777777" w:rsidR="00A22871" w:rsidRPr="002B1933"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E42E58">
              <w:rPr>
                <w:rFonts w:ascii="Wingdings" w:hAnsi="Wingdings" w:cs="Wingdings"/>
                <w:sz w:val="20"/>
              </w:rPr>
              <w:t></w:t>
            </w:r>
            <w:r w:rsidRPr="002B1933">
              <w:rPr>
                <w:sz w:val="20"/>
              </w:rPr>
              <w:t>M</w:t>
            </w:r>
          </w:p>
          <w:p w14:paraId="0950EF1C" w14:textId="77777777" w:rsidR="00A22871" w:rsidRPr="002B1933"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B52FC7">
              <w:rPr>
                <w:rFonts w:ascii="Wingdings" w:hAnsi="Wingdings" w:cs="Wingdings"/>
                <w:sz w:val="20"/>
              </w:rPr>
              <w:t></w:t>
            </w:r>
            <w:r w:rsidRPr="00B52FC7">
              <w:rPr>
                <w:rFonts w:cs="Wingdings"/>
                <w:sz w:val="20"/>
              </w:rPr>
              <w:t>M</w:t>
            </w:r>
          </w:p>
        </w:tc>
        <w:tc>
          <w:tcPr>
            <w:tcW w:w="1057" w:type="dxa"/>
          </w:tcPr>
          <w:p w14:paraId="00F1C311"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c>
          <w:tcPr>
            <w:tcW w:w="1859" w:type="dxa"/>
          </w:tcPr>
          <w:p w14:paraId="55D51800"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r>
    </w:tbl>
    <w:p w14:paraId="76691E7D" w14:textId="77777777" w:rsidR="00A22871" w:rsidRDefault="00A22871" w:rsidP="00A22871"/>
    <w:p w14:paraId="39C394BA" w14:textId="77777777" w:rsidR="00A22871" w:rsidRDefault="00A22871" w:rsidP="002F254C">
      <w:pPr>
        <w:pStyle w:val="Heading2"/>
      </w:pPr>
      <w:bookmarkStart w:id="2860" w:name="_Version_Object"/>
      <w:bookmarkStart w:id="2861" w:name="_Supplementary_Bill_References"/>
      <w:bookmarkStart w:id="2862" w:name="_Toc513209470"/>
      <w:bookmarkEnd w:id="2860"/>
      <w:bookmarkEnd w:id="2861"/>
      <w:r>
        <w:t>Supplementary Bill References Object</w:t>
      </w:r>
      <w:bookmarkEnd w:id="2862"/>
    </w:p>
    <w:p w14:paraId="1F2D6C07" w14:textId="77777777" w:rsidR="00A22871" w:rsidRDefault="00A22871" w:rsidP="002F254C">
      <w:pPr>
        <w:pStyle w:val="NormalParagraph"/>
      </w:pPr>
      <w:r>
        <w:t>This object enables additional payment references to be specified for a bill payment in the form of key/value pairs. Additional properties should only be used where no suitable defined property match can be found. The number of key/value pairs is limited to 20.</w:t>
      </w:r>
    </w:p>
    <w:tbl>
      <w:tblPr>
        <w:tblStyle w:val="PlainTable21"/>
        <w:tblW w:w="9029"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ayout w:type="fixed"/>
        <w:tblLook w:val="04A0" w:firstRow="1" w:lastRow="0" w:firstColumn="1" w:lastColumn="0" w:noHBand="0" w:noVBand="1"/>
      </w:tblPr>
      <w:tblGrid>
        <w:gridCol w:w="1373"/>
        <w:gridCol w:w="1055"/>
        <w:gridCol w:w="3082"/>
        <w:gridCol w:w="603"/>
        <w:gridCol w:w="1057"/>
        <w:gridCol w:w="1859"/>
      </w:tblGrid>
      <w:tr w:rsidR="00A22871" w:rsidRPr="00D267CA" w14:paraId="14A992AF" w14:textId="77777777" w:rsidTr="006577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9" w:type="dxa"/>
            <w:gridSpan w:val="6"/>
            <w:shd w:val="clear" w:color="auto" w:fill="F2F2F2" w:themeFill="background1" w:themeFillShade="F2"/>
          </w:tcPr>
          <w:p w14:paraId="2C9614D2" w14:textId="77777777" w:rsidR="00A22871" w:rsidRPr="00D267CA" w:rsidRDefault="00A22871" w:rsidP="00A22871">
            <w:pPr>
              <w:jc w:val="center"/>
              <w:rPr>
                <w:sz w:val="20"/>
              </w:rPr>
            </w:pPr>
            <w:r>
              <w:rPr>
                <w:sz w:val="28"/>
              </w:rPr>
              <w:t>Identifier</w:t>
            </w:r>
            <w:r w:rsidRPr="005115BD">
              <w:rPr>
                <w:sz w:val="28"/>
              </w:rPr>
              <w:t xml:space="preserve"> Object Properties</w:t>
            </w:r>
          </w:p>
        </w:tc>
      </w:tr>
      <w:tr w:rsidR="00A22871" w:rsidRPr="00D267CA" w14:paraId="2C25E47D" w14:textId="77777777" w:rsidTr="006577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tcPr>
          <w:p w14:paraId="486D079C" w14:textId="77777777" w:rsidR="00A22871" w:rsidRPr="00195442" w:rsidRDefault="00A22871" w:rsidP="00A22871">
            <w:pPr>
              <w:rPr>
                <w:sz w:val="20"/>
              </w:rPr>
            </w:pPr>
            <w:r w:rsidRPr="00195442">
              <w:rPr>
                <w:sz w:val="20"/>
              </w:rPr>
              <w:t>Name</w:t>
            </w:r>
          </w:p>
        </w:tc>
        <w:tc>
          <w:tcPr>
            <w:tcW w:w="1055" w:type="dxa"/>
          </w:tcPr>
          <w:p w14:paraId="19C9C2D1"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Type</w:t>
            </w:r>
          </w:p>
        </w:tc>
        <w:tc>
          <w:tcPr>
            <w:tcW w:w="3082" w:type="dxa"/>
          </w:tcPr>
          <w:p w14:paraId="6C4388EA"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Pr>
                <w:b/>
                <w:sz w:val="20"/>
              </w:rPr>
              <w:t>Description</w:t>
            </w:r>
          </w:p>
        </w:tc>
        <w:tc>
          <w:tcPr>
            <w:tcW w:w="603" w:type="dxa"/>
          </w:tcPr>
          <w:p w14:paraId="75E873AA"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p>
        </w:tc>
        <w:tc>
          <w:tcPr>
            <w:tcW w:w="1057" w:type="dxa"/>
          </w:tcPr>
          <w:p w14:paraId="71AA27EE"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Reference</w:t>
            </w:r>
          </w:p>
        </w:tc>
        <w:tc>
          <w:tcPr>
            <w:tcW w:w="1859" w:type="dxa"/>
          </w:tcPr>
          <w:p w14:paraId="27CADA50"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Validation</w:t>
            </w:r>
          </w:p>
        </w:tc>
      </w:tr>
      <w:tr w:rsidR="00A22871" w:rsidRPr="00D267CA" w14:paraId="1A6EE3E8" w14:textId="77777777" w:rsidTr="0065774C">
        <w:tc>
          <w:tcPr>
            <w:cnfStyle w:val="001000000000" w:firstRow="0" w:lastRow="0" w:firstColumn="1" w:lastColumn="0" w:oddVBand="0" w:evenVBand="0" w:oddHBand="0" w:evenHBand="0" w:firstRowFirstColumn="0" w:firstRowLastColumn="0" w:lastRowFirstColumn="0" w:lastRowLastColumn="0"/>
            <w:tcW w:w="1373" w:type="dxa"/>
          </w:tcPr>
          <w:p w14:paraId="44BB5671" w14:textId="644EF677" w:rsidR="00A22871" w:rsidRPr="00D267CA" w:rsidRDefault="0065774C" w:rsidP="00A22871">
            <w:pPr>
              <w:rPr>
                <w:b w:val="0"/>
                <w:sz w:val="20"/>
              </w:rPr>
            </w:pPr>
            <w:r>
              <w:rPr>
                <w:b w:val="0"/>
                <w:sz w:val="20"/>
              </w:rPr>
              <w:t>p</w:t>
            </w:r>
            <w:r w:rsidR="00A22871">
              <w:rPr>
                <w:b w:val="0"/>
                <w:sz w:val="20"/>
              </w:rPr>
              <w:t>aymentReferenceType</w:t>
            </w:r>
          </w:p>
        </w:tc>
        <w:tc>
          <w:tcPr>
            <w:tcW w:w="1055" w:type="dxa"/>
          </w:tcPr>
          <w:p w14:paraId="61F00E62"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sidRPr="00D267CA">
              <w:rPr>
                <w:sz w:val="20"/>
              </w:rPr>
              <w:t>String</w:t>
            </w:r>
          </w:p>
        </w:tc>
        <w:tc>
          <w:tcPr>
            <w:tcW w:w="3082" w:type="dxa"/>
          </w:tcPr>
          <w:p w14:paraId="51649D91"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Identifies the type of the additional payment reference.</w:t>
            </w:r>
          </w:p>
        </w:tc>
        <w:tc>
          <w:tcPr>
            <w:tcW w:w="603" w:type="dxa"/>
          </w:tcPr>
          <w:p w14:paraId="1BFDA6F5" w14:textId="77777777" w:rsidR="00A22871" w:rsidRPr="002B1933"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E42E58">
              <w:rPr>
                <w:rFonts w:ascii="Wingdings" w:hAnsi="Wingdings" w:cs="Wingdings"/>
                <w:sz w:val="20"/>
              </w:rPr>
              <w:t></w:t>
            </w:r>
            <w:r w:rsidRPr="002B1933">
              <w:rPr>
                <w:sz w:val="20"/>
              </w:rPr>
              <w:t>M</w:t>
            </w:r>
          </w:p>
          <w:p w14:paraId="6CFAD254" w14:textId="77777777" w:rsidR="00A22871" w:rsidRPr="002B1933"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B52FC7">
              <w:rPr>
                <w:rFonts w:ascii="Wingdings" w:hAnsi="Wingdings" w:cs="Wingdings"/>
                <w:sz w:val="20"/>
              </w:rPr>
              <w:t></w:t>
            </w:r>
            <w:r w:rsidRPr="00B52FC7">
              <w:rPr>
                <w:rFonts w:cs="Wingdings"/>
                <w:sz w:val="20"/>
              </w:rPr>
              <w:t>M</w:t>
            </w:r>
            <w:r w:rsidRPr="002B1933" w:rsidDel="00536948">
              <w:rPr>
                <w:sz w:val="20"/>
              </w:rPr>
              <w:t xml:space="preserve"> </w:t>
            </w:r>
          </w:p>
        </w:tc>
        <w:tc>
          <w:tcPr>
            <w:tcW w:w="1057" w:type="dxa"/>
          </w:tcPr>
          <w:p w14:paraId="6D63CBBC"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c>
          <w:tcPr>
            <w:tcW w:w="1859" w:type="dxa"/>
          </w:tcPr>
          <w:p w14:paraId="288BE8CE"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r>
      <w:tr w:rsidR="00A22871" w:rsidRPr="00D267CA" w14:paraId="4EBCA51C" w14:textId="77777777" w:rsidTr="006577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tcPr>
          <w:p w14:paraId="2B29F02F" w14:textId="341048F9" w:rsidR="00A22871" w:rsidRPr="00D267CA" w:rsidRDefault="0065774C" w:rsidP="00A22871">
            <w:pPr>
              <w:rPr>
                <w:b w:val="0"/>
                <w:sz w:val="20"/>
              </w:rPr>
            </w:pPr>
            <w:r>
              <w:rPr>
                <w:b w:val="0"/>
                <w:sz w:val="20"/>
              </w:rPr>
              <w:t>p</w:t>
            </w:r>
            <w:r w:rsidR="00A22871">
              <w:rPr>
                <w:b w:val="0"/>
                <w:sz w:val="20"/>
              </w:rPr>
              <w:t>aymentReferenceValue</w:t>
            </w:r>
          </w:p>
        </w:tc>
        <w:tc>
          <w:tcPr>
            <w:tcW w:w="1055" w:type="dxa"/>
          </w:tcPr>
          <w:p w14:paraId="02EFF7B2"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3082" w:type="dxa"/>
          </w:tcPr>
          <w:p w14:paraId="4AFE191E"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Identifies the value of the additional payment reference.</w:t>
            </w:r>
          </w:p>
        </w:tc>
        <w:tc>
          <w:tcPr>
            <w:tcW w:w="603" w:type="dxa"/>
          </w:tcPr>
          <w:p w14:paraId="1116693F" w14:textId="77777777" w:rsidR="00A22871" w:rsidRPr="002B1933"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E42E58">
              <w:rPr>
                <w:rFonts w:ascii="Wingdings" w:hAnsi="Wingdings" w:cs="Wingdings"/>
                <w:sz w:val="20"/>
              </w:rPr>
              <w:t></w:t>
            </w:r>
            <w:r w:rsidRPr="002B1933">
              <w:rPr>
                <w:sz w:val="20"/>
              </w:rPr>
              <w:t>M</w:t>
            </w:r>
          </w:p>
          <w:p w14:paraId="23D05C19" w14:textId="77777777" w:rsidR="00A22871" w:rsidRPr="002B1933"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B52FC7">
              <w:rPr>
                <w:rFonts w:ascii="Wingdings" w:hAnsi="Wingdings" w:cs="Wingdings"/>
                <w:sz w:val="20"/>
              </w:rPr>
              <w:t></w:t>
            </w:r>
            <w:r w:rsidRPr="00B52FC7">
              <w:rPr>
                <w:rFonts w:cs="Wingdings"/>
                <w:sz w:val="20"/>
              </w:rPr>
              <w:t>M</w:t>
            </w:r>
          </w:p>
        </w:tc>
        <w:tc>
          <w:tcPr>
            <w:tcW w:w="1057" w:type="dxa"/>
          </w:tcPr>
          <w:p w14:paraId="0B69E621"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c>
          <w:tcPr>
            <w:tcW w:w="1859" w:type="dxa"/>
          </w:tcPr>
          <w:p w14:paraId="78AE388E"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r>
    </w:tbl>
    <w:p w14:paraId="60681B8C" w14:textId="1BF779CA" w:rsidR="00BA2AB8" w:rsidRDefault="00BA2AB8" w:rsidP="002F254C">
      <w:pPr>
        <w:rPr>
          <w:ins w:id="2863" w:author="Gareth Pateman [2]" w:date="2017-09-18T09:26:00Z"/>
        </w:rPr>
      </w:pPr>
      <w:bookmarkStart w:id="2864" w:name="_Enumerations"/>
      <w:bookmarkEnd w:id="2864"/>
    </w:p>
    <w:p w14:paraId="653E8DF3" w14:textId="3C712489" w:rsidR="00930057" w:rsidRDefault="00930057" w:rsidP="00930057">
      <w:pPr>
        <w:pStyle w:val="Heading2"/>
        <w:rPr>
          <w:ins w:id="2865" w:author="Gareth Pateman" w:date="2018-04-05T15:45:00Z"/>
        </w:rPr>
      </w:pPr>
      <w:bookmarkStart w:id="2866" w:name="_Transaction_Types_Object"/>
      <w:bookmarkStart w:id="2867" w:name="_Toc513209471"/>
      <w:bookmarkEnd w:id="2866"/>
      <w:ins w:id="2868" w:author="Gareth Pateman" w:date="2018-04-05T15:45:00Z">
        <w:r>
          <w:t>Transaction Type</w:t>
        </w:r>
      </w:ins>
      <w:ins w:id="2869" w:author="Gareth Pateman" w:date="2018-04-05T16:03:00Z">
        <w:r w:rsidR="0035075C">
          <w:t>s</w:t>
        </w:r>
      </w:ins>
      <w:ins w:id="2870" w:author="Gareth Pateman" w:date="2018-04-05T15:45:00Z">
        <w:r>
          <w:t xml:space="preserve"> Object</w:t>
        </w:r>
        <w:bookmarkEnd w:id="2867"/>
      </w:ins>
    </w:p>
    <w:p w14:paraId="2BD88A88" w14:textId="583BD2C8" w:rsidR="00930057" w:rsidRDefault="00930057" w:rsidP="00930057">
      <w:pPr>
        <w:pStyle w:val="NormalParagraph"/>
        <w:rPr>
          <w:ins w:id="2871" w:author="Gareth Pateman" w:date="2018-04-05T15:45:00Z"/>
        </w:rPr>
      </w:pPr>
      <w:ins w:id="2872" w:author="Gareth Pateman" w:date="2018-04-05T15:45:00Z">
        <w:r>
          <w:t xml:space="preserve">This object enables </w:t>
        </w:r>
      </w:ins>
      <w:ins w:id="2873" w:author="Gareth Pateman" w:date="2018-04-05T15:55:00Z">
        <w:r w:rsidR="00224F32">
          <w:t xml:space="preserve">multiple transaction types to be specified along </w:t>
        </w:r>
      </w:ins>
      <w:ins w:id="2874" w:author="Gareth Pateman" w:date="2018-04-05T15:56:00Z">
        <w:r w:rsidR="00224F32">
          <w:t>with paired sub-types</w:t>
        </w:r>
      </w:ins>
      <w:ins w:id="2875" w:author="Gareth Pateman" w:date="2018-04-05T15:45:00Z">
        <w:r>
          <w:t xml:space="preserve">. </w:t>
        </w:r>
      </w:ins>
      <w:ins w:id="2876" w:author="Gareth Pateman" w:date="2018-04-05T15:56:00Z">
        <w:r w:rsidR="00224F32">
          <w:t>This object is used where multiple transaction types need to be passed in an API</w:t>
        </w:r>
      </w:ins>
      <w:ins w:id="2877" w:author="Gareth Pateman" w:date="2018-04-05T15:45:00Z">
        <w:r>
          <w:t>.</w:t>
        </w:r>
      </w:ins>
    </w:p>
    <w:tbl>
      <w:tblPr>
        <w:tblStyle w:val="PlainTable21"/>
        <w:tblW w:w="9029"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ayout w:type="fixed"/>
        <w:tblLook w:val="04A0" w:firstRow="1" w:lastRow="0" w:firstColumn="1" w:lastColumn="0" w:noHBand="0" w:noVBand="1"/>
      </w:tblPr>
      <w:tblGrid>
        <w:gridCol w:w="1373"/>
        <w:gridCol w:w="1055"/>
        <w:gridCol w:w="3082"/>
        <w:gridCol w:w="603"/>
        <w:gridCol w:w="1057"/>
        <w:gridCol w:w="1859"/>
      </w:tblGrid>
      <w:tr w:rsidR="00930057" w:rsidRPr="00D267CA" w14:paraId="21CBF9DC" w14:textId="77777777" w:rsidTr="0065774C">
        <w:trPr>
          <w:cnfStyle w:val="100000000000" w:firstRow="1" w:lastRow="0" w:firstColumn="0" w:lastColumn="0" w:oddVBand="0" w:evenVBand="0" w:oddHBand="0" w:evenHBand="0" w:firstRowFirstColumn="0" w:firstRowLastColumn="0" w:lastRowFirstColumn="0" w:lastRowLastColumn="0"/>
          <w:ins w:id="2878" w:author="Gareth Pateman" w:date="2018-04-05T15:45:00Z"/>
        </w:trPr>
        <w:tc>
          <w:tcPr>
            <w:cnfStyle w:val="001000000000" w:firstRow="0" w:lastRow="0" w:firstColumn="1" w:lastColumn="0" w:oddVBand="0" w:evenVBand="0" w:oddHBand="0" w:evenHBand="0" w:firstRowFirstColumn="0" w:firstRowLastColumn="0" w:lastRowFirstColumn="0" w:lastRowLastColumn="0"/>
            <w:tcW w:w="9029" w:type="dxa"/>
            <w:gridSpan w:val="6"/>
            <w:shd w:val="clear" w:color="auto" w:fill="F2F2F2" w:themeFill="background1" w:themeFillShade="F2"/>
          </w:tcPr>
          <w:p w14:paraId="2D47426C" w14:textId="52E37A76" w:rsidR="00930057" w:rsidRPr="00D267CA" w:rsidRDefault="0035075C" w:rsidP="003F2B17">
            <w:pPr>
              <w:jc w:val="center"/>
              <w:rPr>
                <w:ins w:id="2879" w:author="Gareth Pateman" w:date="2018-04-05T15:45:00Z"/>
                <w:sz w:val="20"/>
              </w:rPr>
            </w:pPr>
            <w:ins w:id="2880" w:author="Gareth Pateman" w:date="2018-04-05T15:57:00Z">
              <w:r>
                <w:rPr>
                  <w:sz w:val="28"/>
                </w:rPr>
                <w:t>Transaction Type</w:t>
              </w:r>
            </w:ins>
            <w:ins w:id="2881" w:author="Gareth Pateman" w:date="2018-04-05T15:45:00Z">
              <w:r w:rsidR="00930057" w:rsidRPr="005115BD">
                <w:rPr>
                  <w:sz w:val="28"/>
                </w:rPr>
                <w:t xml:space="preserve"> Object Properties</w:t>
              </w:r>
            </w:ins>
          </w:p>
        </w:tc>
      </w:tr>
      <w:tr w:rsidR="00930057" w:rsidRPr="00D267CA" w14:paraId="1897356D" w14:textId="77777777" w:rsidTr="0065774C">
        <w:trPr>
          <w:cnfStyle w:val="000000100000" w:firstRow="0" w:lastRow="0" w:firstColumn="0" w:lastColumn="0" w:oddVBand="0" w:evenVBand="0" w:oddHBand="1" w:evenHBand="0" w:firstRowFirstColumn="0" w:firstRowLastColumn="0" w:lastRowFirstColumn="0" w:lastRowLastColumn="0"/>
          <w:ins w:id="2882" w:author="Gareth Pateman" w:date="2018-04-05T15:45:00Z"/>
        </w:trPr>
        <w:tc>
          <w:tcPr>
            <w:cnfStyle w:val="001000000000" w:firstRow="0" w:lastRow="0" w:firstColumn="1" w:lastColumn="0" w:oddVBand="0" w:evenVBand="0" w:oddHBand="0" w:evenHBand="0" w:firstRowFirstColumn="0" w:firstRowLastColumn="0" w:lastRowFirstColumn="0" w:lastRowLastColumn="0"/>
            <w:tcW w:w="1373" w:type="dxa"/>
          </w:tcPr>
          <w:p w14:paraId="293D317C" w14:textId="77777777" w:rsidR="00930057" w:rsidRPr="00195442" w:rsidRDefault="00930057" w:rsidP="003F2B17">
            <w:pPr>
              <w:rPr>
                <w:ins w:id="2883" w:author="Gareth Pateman" w:date="2018-04-05T15:45:00Z"/>
                <w:sz w:val="20"/>
              </w:rPr>
            </w:pPr>
            <w:ins w:id="2884" w:author="Gareth Pateman" w:date="2018-04-05T15:45:00Z">
              <w:r w:rsidRPr="00195442">
                <w:rPr>
                  <w:sz w:val="20"/>
                </w:rPr>
                <w:t>Name</w:t>
              </w:r>
            </w:ins>
          </w:p>
        </w:tc>
        <w:tc>
          <w:tcPr>
            <w:tcW w:w="1055" w:type="dxa"/>
          </w:tcPr>
          <w:p w14:paraId="2BA01D3E" w14:textId="77777777" w:rsidR="00930057" w:rsidRPr="00195442" w:rsidRDefault="00930057" w:rsidP="003F2B17">
            <w:pPr>
              <w:cnfStyle w:val="000000100000" w:firstRow="0" w:lastRow="0" w:firstColumn="0" w:lastColumn="0" w:oddVBand="0" w:evenVBand="0" w:oddHBand="1" w:evenHBand="0" w:firstRowFirstColumn="0" w:firstRowLastColumn="0" w:lastRowFirstColumn="0" w:lastRowLastColumn="0"/>
              <w:rPr>
                <w:ins w:id="2885" w:author="Gareth Pateman" w:date="2018-04-05T15:45:00Z"/>
                <w:b/>
                <w:sz w:val="20"/>
              </w:rPr>
            </w:pPr>
            <w:ins w:id="2886" w:author="Gareth Pateman" w:date="2018-04-05T15:45:00Z">
              <w:r w:rsidRPr="00195442">
                <w:rPr>
                  <w:b/>
                  <w:sz w:val="20"/>
                </w:rPr>
                <w:t>Type</w:t>
              </w:r>
            </w:ins>
          </w:p>
        </w:tc>
        <w:tc>
          <w:tcPr>
            <w:tcW w:w="3082" w:type="dxa"/>
          </w:tcPr>
          <w:p w14:paraId="388E9A08" w14:textId="77777777" w:rsidR="00930057" w:rsidRPr="00195442" w:rsidRDefault="00930057" w:rsidP="003F2B17">
            <w:pPr>
              <w:cnfStyle w:val="000000100000" w:firstRow="0" w:lastRow="0" w:firstColumn="0" w:lastColumn="0" w:oddVBand="0" w:evenVBand="0" w:oddHBand="1" w:evenHBand="0" w:firstRowFirstColumn="0" w:firstRowLastColumn="0" w:lastRowFirstColumn="0" w:lastRowLastColumn="0"/>
              <w:rPr>
                <w:ins w:id="2887" w:author="Gareth Pateman" w:date="2018-04-05T15:45:00Z"/>
                <w:b/>
                <w:sz w:val="20"/>
              </w:rPr>
            </w:pPr>
            <w:ins w:id="2888" w:author="Gareth Pateman" w:date="2018-04-05T15:45:00Z">
              <w:r>
                <w:rPr>
                  <w:b/>
                  <w:sz w:val="20"/>
                </w:rPr>
                <w:t>Description</w:t>
              </w:r>
            </w:ins>
          </w:p>
        </w:tc>
        <w:tc>
          <w:tcPr>
            <w:tcW w:w="603" w:type="dxa"/>
          </w:tcPr>
          <w:p w14:paraId="51B7FBD3" w14:textId="77777777" w:rsidR="00930057" w:rsidRPr="00195442" w:rsidRDefault="00930057" w:rsidP="003F2B17">
            <w:pPr>
              <w:cnfStyle w:val="000000100000" w:firstRow="0" w:lastRow="0" w:firstColumn="0" w:lastColumn="0" w:oddVBand="0" w:evenVBand="0" w:oddHBand="1" w:evenHBand="0" w:firstRowFirstColumn="0" w:firstRowLastColumn="0" w:lastRowFirstColumn="0" w:lastRowLastColumn="0"/>
              <w:rPr>
                <w:ins w:id="2889" w:author="Gareth Pateman" w:date="2018-04-05T15:45:00Z"/>
                <w:b/>
                <w:sz w:val="20"/>
              </w:rPr>
            </w:pPr>
          </w:p>
        </w:tc>
        <w:tc>
          <w:tcPr>
            <w:tcW w:w="1057" w:type="dxa"/>
          </w:tcPr>
          <w:p w14:paraId="1A449C1B" w14:textId="77777777" w:rsidR="00930057" w:rsidRPr="00195442" w:rsidRDefault="00930057" w:rsidP="003F2B17">
            <w:pPr>
              <w:cnfStyle w:val="000000100000" w:firstRow="0" w:lastRow="0" w:firstColumn="0" w:lastColumn="0" w:oddVBand="0" w:evenVBand="0" w:oddHBand="1" w:evenHBand="0" w:firstRowFirstColumn="0" w:firstRowLastColumn="0" w:lastRowFirstColumn="0" w:lastRowLastColumn="0"/>
              <w:rPr>
                <w:ins w:id="2890" w:author="Gareth Pateman" w:date="2018-04-05T15:45:00Z"/>
                <w:b/>
                <w:sz w:val="20"/>
              </w:rPr>
            </w:pPr>
            <w:ins w:id="2891" w:author="Gareth Pateman" w:date="2018-04-05T15:45:00Z">
              <w:r w:rsidRPr="00195442">
                <w:rPr>
                  <w:b/>
                  <w:sz w:val="20"/>
                </w:rPr>
                <w:t>Reference</w:t>
              </w:r>
            </w:ins>
          </w:p>
        </w:tc>
        <w:tc>
          <w:tcPr>
            <w:tcW w:w="1859" w:type="dxa"/>
          </w:tcPr>
          <w:p w14:paraId="5525721A" w14:textId="77777777" w:rsidR="00930057" w:rsidRPr="00195442" w:rsidRDefault="00930057" w:rsidP="003F2B17">
            <w:pPr>
              <w:cnfStyle w:val="000000100000" w:firstRow="0" w:lastRow="0" w:firstColumn="0" w:lastColumn="0" w:oddVBand="0" w:evenVBand="0" w:oddHBand="1" w:evenHBand="0" w:firstRowFirstColumn="0" w:firstRowLastColumn="0" w:lastRowFirstColumn="0" w:lastRowLastColumn="0"/>
              <w:rPr>
                <w:ins w:id="2892" w:author="Gareth Pateman" w:date="2018-04-05T15:45:00Z"/>
                <w:b/>
                <w:sz w:val="20"/>
              </w:rPr>
            </w:pPr>
            <w:ins w:id="2893" w:author="Gareth Pateman" w:date="2018-04-05T15:45:00Z">
              <w:r w:rsidRPr="00195442">
                <w:rPr>
                  <w:b/>
                  <w:sz w:val="20"/>
                </w:rPr>
                <w:t>Validation</w:t>
              </w:r>
            </w:ins>
          </w:p>
        </w:tc>
      </w:tr>
      <w:tr w:rsidR="00930057" w:rsidRPr="00D267CA" w14:paraId="5B2061A2" w14:textId="77777777" w:rsidTr="0065774C">
        <w:trPr>
          <w:ins w:id="2894" w:author="Gareth Pateman" w:date="2018-04-05T15:45:00Z"/>
        </w:trPr>
        <w:tc>
          <w:tcPr>
            <w:cnfStyle w:val="001000000000" w:firstRow="0" w:lastRow="0" w:firstColumn="1" w:lastColumn="0" w:oddVBand="0" w:evenVBand="0" w:oddHBand="0" w:evenHBand="0" w:firstRowFirstColumn="0" w:firstRowLastColumn="0" w:lastRowFirstColumn="0" w:lastRowLastColumn="0"/>
            <w:tcW w:w="1373" w:type="dxa"/>
          </w:tcPr>
          <w:p w14:paraId="7BE9523D" w14:textId="0964A2FB" w:rsidR="00930057" w:rsidRPr="00D267CA" w:rsidRDefault="0065774C" w:rsidP="003F2B17">
            <w:pPr>
              <w:rPr>
                <w:ins w:id="2895" w:author="Gareth Pateman" w:date="2018-04-05T15:45:00Z"/>
                <w:b w:val="0"/>
                <w:sz w:val="20"/>
              </w:rPr>
            </w:pPr>
            <w:r>
              <w:rPr>
                <w:b w:val="0"/>
                <w:sz w:val="20"/>
              </w:rPr>
              <w:lastRenderedPageBreak/>
              <w:t>t</w:t>
            </w:r>
            <w:ins w:id="2896" w:author="Gareth Pateman" w:date="2018-04-05T15:46:00Z">
              <w:r w:rsidR="00930057">
                <w:rPr>
                  <w:b w:val="0"/>
                  <w:sz w:val="20"/>
                </w:rPr>
                <w:t>ransaction Type</w:t>
              </w:r>
            </w:ins>
          </w:p>
        </w:tc>
        <w:tc>
          <w:tcPr>
            <w:tcW w:w="1055" w:type="dxa"/>
          </w:tcPr>
          <w:p w14:paraId="4104DE7A" w14:textId="77777777" w:rsidR="00930057" w:rsidRPr="00D267CA" w:rsidRDefault="00930057" w:rsidP="003F2B17">
            <w:pPr>
              <w:cnfStyle w:val="000000000000" w:firstRow="0" w:lastRow="0" w:firstColumn="0" w:lastColumn="0" w:oddVBand="0" w:evenVBand="0" w:oddHBand="0" w:evenHBand="0" w:firstRowFirstColumn="0" w:firstRowLastColumn="0" w:lastRowFirstColumn="0" w:lastRowLastColumn="0"/>
              <w:rPr>
                <w:ins w:id="2897" w:author="Gareth Pateman" w:date="2018-04-05T15:45:00Z"/>
                <w:sz w:val="20"/>
              </w:rPr>
            </w:pPr>
            <w:ins w:id="2898" w:author="Gareth Pateman" w:date="2018-04-05T15:45:00Z">
              <w:r w:rsidRPr="00D267CA">
                <w:rPr>
                  <w:sz w:val="20"/>
                </w:rPr>
                <w:t>String</w:t>
              </w:r>
            </w:ins>
          </w:p>
        </w:tc>
        <w:tc>
          <w:tcPr>
            <w:tcW w:w="3082" w:type="dxa"/>
          </w:tcPr>
          <w:p w14:paraId="72D7D2F2" w14:textId="11FA566D" w:rsidR="00930057" w:rsidRPr="00D267CA" w:rsidRDefault="00930057" w:rsidP="003F2B17">
            <w:pPr>
              <w:cnfStyle w:val="000000000000" w:firstRow="0" w:lastRow="0" w:firstColumn="0" w:lastColumn="0" w:oddVBand="0" w:evenVBand="0" w:oddHBand="0" w:evenHBand="0" w:firstRowFirstColumn="0" w:firstRowLastColumn="0" w:lastRowFirstColumn="0" w:lastRowLastColumn="0"/>
              <w:rPr>
                <w:ins w:id="2899" w:author="Gareth Pateman" w:date="2018-04-05T15:45:00Z"/>
                <w:sz w:val="20"/>
              </w:rPr>
            </w:pPr>
            <w:ins w:id="2900" w:author="Gareth Pateman" w:date="2018-04-05T15:45:00Z">
              <w:r>
                <w:rPr>
                  <w:sz w:val="20"/>
                </w:rPr>
                <w:t xml:space="preserve">Identifies the </w:t>
              </w:r>
            </w:ins>
            <w:ins w:id="2901" w:author="Gareth Pateman" w:date="2018-04-05T15:47:00Z">
              <w:r w:rsidR="00224F32">
                <w:rPr>
                  <w:sz w:val="20"/>
                </w:rPr>
                <w:t>Transaction Type</w:t>
              </w:r>
            </w:ins>
          </w:p>
        </w:tc>
        <w:tc>
          <w:tcPr>
            <w:tcW w:w="603" w:type="dxa"/>
          </w:tcPr>
          <w:p w14:paraId="5CC48BF1" w14:textId="77777777" w:rsidR="00930057" w:rsidRPr="002B1933" w:rsidRDefault="00930057" w:rsidP="003F2B17">
            <w:pPr>
              <w:jc w:val="center"/>
              <w:cnfStyle w:val="000000000000" w:firstRow="0" w:lastRow="0" w:firstColumn="0" w:lastColumn="0" w:oddVBand="0" w:evenVBand="0" w:oddHBand="0" w:evenHBand="0" w:firstRowFirstColumn="0" w:firstRowLastColumn="0" w:lastRowFirstColumn="0" w:lastRowLastColumn="0"/>
              <w:rPr>
                <w:ins w:id="2902" w:author="Gareth Pateman" w:date="2018-04-05T15:45:00Z"/>
                <w:sz w:val="20"/>
              </w:rPr>
            </w:pPr>
            <w:ins w:id="2903" w:author="Gareth Pateman" w:date="2018-04-05T15:45:00Z">
              <w:r w:rsidRPr="00E42E58">
                <w:rPr>
                  <w:rFonts w:ascii="Wingdings" w:hAnsi="Wingdings" w:cs="Wingdings"/>
                  <w:sz w:val="20"/>
                </w:rPr>
                <w:t></w:t>
              </w:r>
              <w:r w:rsidRPr="002B1933">
                <w:rPr>
                  <w:sz w:val="20"/>
                </w:rPr>
                <w:t>M</w:t>
              </w:r>
            </w:ins>
          </w:p>
          <w:p w14:paraId="7B398A78" w14:textId="77777777" w:rsidR="00930057" w:rsidRPr="002B1933" w:rsidRDefault="00930057" w:rsidP="003F2B17">
            <w:pPr>
              <w:jc w:val="center"/>
              <w:cnfStyle w:val="000000000000" w:firstRow="0" w:lastRow="0" w:firstColumn="0" w:lastColumn="0" w:oddVBand="0" w:evenVBand="0" w:oddHBand="0" w:evenHBand="0" w:firstRowFirstColumn="0" w:firstRowLastColumn="0" w:lastRowFirstColumn="0" w:lastRowLastColumn="0"/>
              <w:rPr>
                <w:ins w:id="2904" w:author="Gareth Pateman" w:date="2018-04-05T15:45:00Z"/>
                <w:sz w:val="20"/>
              </w:rPr>
            </w:pPr>
            <w:ins w:id="2905" w:author="Gareth Pateman" w:date="2018-04-05T15:45:00Z">
              <w:r w:rsidRPr="00B52FC7">
                <w:rPr>
                  <w:rFonts w:ascii="Wingdings" w:hAnsi="Wingdings" w:cs="Wingdings"/>
                  <w:sz w:val="20"/>
                </w:rPr>
                <w:t></w:t>
              </w:r>
              <w:r w:rsidRPr="00B52FC7">
                <w:rPr>
                  <w:rFonts w:cs="Wingdings"/>
                  <w:sz w:val="20"/>
                </w:rPr>
                <w:t>M</w:t>
              </w:r>
              <w:r w:rsidRPr="002B1933" w:rsidDel="00536948">
                <w:rPr>
                  <w:sz w:val="20"/>
                </w:rPr>
                <w:t xml:space="preserve"> </w:t>
              </w:r>
            </w:ins>
          </w:p>
        </w:tc>
        <w:tc>
          <w:tcPr>
            <w:tcW w:w="1057" w:type="dxa"/>
          </w:tcPr>
          <w:p w14:paraId="69820957" w14:textId="77777777" w:rsidR="00930057" w:rsidRPr="00D267CA" w:rsidRDefault="00930057" w:rsidP="003F2B17">
            <w:pPr>
              <w:cnfStyle w:val="000000000000" w:firstRow="0" w:lastRow="0" w:firstColumn="0" w:lastColumn="0" w:oddVBand="0" w:evenVBand="0" w:oddHBand="0" w:evenHBand="0" w:firstRowFirstColumn="0" w:firstRowLastColumn="0" w:lastRowFirstColumn="0" w:lastRowLastColumn="0"/>
              <w:rPr>
                <w:ins w:id="2906" w:author="Gareth Pateman" w:date="2018-04-05T15:45:00Z"/>
                <w:sz w:val="20"/>
              </w:rPr>
            </w:pPr>
          </w:p>
        </w:tc>
        <w:tc>
          <w:tcPr>
            <w:tcW w:w="1859" w:type="dxa"/>
          </w:tcPr>
          <w:p w14:paraId="3CAD303D" w14:textId="607D27EA" w:rsidR="00930057" w:rsidRPr="00D267CA" w:rsidRDefault="0035075C" w:rsidP="003F2B17">
            <w:pPr>
              <w:cnfStyle w:val="000000000000" w:firstRow="0" w:lastRow="0" w:firstColumn="0" w:lastColumn="0" w:oddVBand="0" w:evenVBand="0" w:oddHBand="0" w:evenHBand="0" w:firstRowFirstColumn="0" w:firstRowLastColumn="0" w:lastRowFirstColumn="0" w:lastRowLastColumn="0"/>
              <w:rPr>
                <w:ins w:id="2907" w:author="Gareth Pateman" w:date="2018-04-05T15:45:00Z"/>
                <w:sz w:val="20"/>
              </w:rPr>
            </w:pPr>
            <w:ins w:id="2908" w:author="Gareth Pateman" w:date="2018-04-05T16:01:00Z">
              <w:r>
                <w:rPr>
                  <w:sz w:val="20"/>
                </w:rPr>
                <w:t xml:space="preserve">Enumeration = </w:t>
              </w:r>
              <w:r>
                <w:fldChar w:fldCharType="begin"/>
              </w:r>
              <w:r>
                <w:instrText xml:space="preserve"> HYPERLINK \l "_Transaction_Types" </w:instrText>
              </w:r>
              <w:r>
                <w:fldChar w:fldCharType="separate"/>
              </w:r>
              <w:r w:rsidRPr="00C22E5E">
                <w:rPr>
                  <w:rStyle w:val="Hyperlink"/>
                  <w:sz w:val="20"/>
                  <w:szCs w:val="20"/>
                </w:rPr>
                <w:t>Transaction Types</w:t>
              </w:r>
              <w:r>
                <w:rPr>
                  <w:rStyle w:val="Hyperlink"/>
                  <w:sz w:val="20"/>
                </w:rPr>
                <w:fldChar w:fldCharType="end"/>
              </w:r>
            </w:ins>
          </w:p>
        </w:tc>
      </w:tr>
      <w:tr w:rsidR="00930057" w:rsidRPr="00D267CA" w14:paraId="55A97FF7" w14:textId="77777777" w:rsidTr="0065774C">
        <w:trPr>
          <w:cnfStyle w:val="000000100000" w:firstRow="0" w:lastRow="0" w:firstColumn="0" w:lastColumn="0" w:oddVBand="0" w:evenVBand="0" w:oddHBand="1" w:evenHBand="0" w:firstRowFirstColumn="0" w:firstRowLastColumn="0" w:lastRowFirstColumn="0" w:lastRowLastColumn="0"/>
          <w:ins w:id="2909" w:author="Gareth Pateman" w:date="2018-04-05T15:46:00Z"/>
        </w:trPr>
        <w:tc>
          <w:tcPr>
            <w:cnfStyle w:val="001000000000" w:firstRow="0" w:lastRow="0" w:firstColumn="1" w:lastColumn="0" w:oddVBand="0" w:evenVBand="0" w:oddHBand="0" w:evenHBand="0" w:firstRowFirstColumn="0" w:firstRowLastColumn="0" w:lastRowFirstColumn="0" w:lastRowLastColumn="0"/>
            <w:tcW w:w="1373" w:type="dxa"/>
          </w:tcPr>
          <w:p w14:paraId="7FAFB974" w14:textId="3D9005ED" w:rsidR="00930057" w:rsidRDefault="0065774C" w:rsidP="003F2B17">
            <w:pPr>
              <w:rPr>
                <w:ins w:id="2910" w:author="Gareth Pateman" w:date="2018-04-05T15:46:00Z"/>
                <w:b w:val="0"/>
                <w:sz w:val="20"/>
              </w:rPr>
            </w:pPr>
            <w:del w:id="2911" w:author="Gareth Pateman" w:date="2018-05-18T08:50:00Z">
              <w:r w:rsidDel="00901346">
                <w:rPr>
                  <w:b w:val="0"/>
                  <w:sz w:val="20"/>
                </w:rPr>
                <w:delText>t</w:delText>
              </w:r>
            </w:del>
            <w:r>
              <w:rPr>
                <w:b w:val="0"/>
                <w:sz w:val="20"/>
              </w:rPr>
              <w:t>t</w:t>
            </w:r>
            <w:ins w:id="2912" w:author="Gareth Pateman" w:date="2018-04-05T15:46:00Z">
              <w:r w:rsidR="00224F32">
                <w:rPr>
                  <w:b w:val="0"/>
                  <w:sz w:val="20"/>
                </w:rPr>
                <w:t>ransaction SubType</w:t>
              </w:r>
            </w:ins>
          </w:p>
        </w:tc>
        <w:tc>
          <w:tcPr>
            <w:tcW w:w="1055" w:type="dxa"/>
          </w:tcPr>
          <w:p w14:paraId="136A8B0F" w14:textId="79CEEEF2" w:rsidR="00930057" w:rsidRDefault="00224F32" w:rsidP="003F2B17">
            <w:pPr>
              <w:cnfStyle w:val="000000100000" w:firstRow="0" w:lastRow="0" w:firstColumn="0" w:lastColumn="0" w:oddVBand="0" w:evenVBand="0" w:oddHBand="1" w:evenHBand="0" w:firstRowFirstColumn="0" w:firstRowLastColumn="0" w:lastRowFirstColumn="0" w:lastRowLastColumn="0"/>
              <w:rPr>
                <w:ins w:id="2913" w:author="Gareth Pateman" w:date="2018-04-05T15:46:00Z"/>
                <w:sz w:val="20"/>
              </w:rPr>
            </w:pPr>
            <w:ins w:id="2914" w:author="Gareth Pateman" w:date="2018-04-05T15:47:00Z">
              <w:r>
                <w:rPr>
                  <w:sz w:val="20"/>
                </w:rPr>
                <w:t>String</w:t>
              </w:r>
            </w:ins>
          </w:p>
        </w:tc>
        <w:tc>
          <w:tcPr>
            <w:tcW w:w="3082" w:type="dxa"/>
          </w:tcPr>
          <w:p w14:paraId="796571EC" w14:textId="116C86F9" w:rsidR="00930057" w:rsidRDefault="00224F32" w:rsidP="003F2B17">
            <w:pPr>
              <w:cnfStyle w:val="000000100000" w:firstRow="0" w:lastRow="0" w:firstColumn="0" w:lastColumn="0" w:oddVBand="0" w:evenVBand="0" w:oddHBand="1" w:evenHBand="0" w:firstRowFirstColumn="0" w:firstRowLastColumn="0" w:lastRowFirstColumn="0" w:lastRowLastColumn="0"/>
              <w:rPr>
                <w:ins w:id="2915" w:author="Gareth Pateman" w:date="2018-04-05T15:46:00Z"/>
                <w:sz w:val="20"/>
              </w:rPr>
            </w:pPr>
            <w:ins w:id="2916" w:author="Gareth Pateman" w:date="2018-04-05T15:48:00Z">
              <w:r>
                <w:rPr>
                  <w:sz w:val="20"/>
                </w:rPr>
                <w:t>Identifies the Transaction Sub-Type</w:t>
              </w:r>
            </w:ins>
          </w:p>
        </w:tc>
        <w:tc>
          <w:tcPr>
            <w:tcW w:w="603" w:type="dxa"/>
          </w:tcPr>
          <w:p w14:paraId="016F3030" w14:textId="6E0BB817" w:rsidR="00224F32" w:rsidRPr="002B1933" w:rsidRDefault="00224F32" w:rsidP="00224F32">
            <w:pPr>
              <w:jc w:val="center"/>
              <w:cnfStyle w:val="000000100000" w:firstRow="0" w:lastRow="0" w:firstColumn="0" w:lastColumn="0" w:oddVBand="0" w:evenVBand="0" w:oddHBand="1" w:evenHBand="0" w:firstRowFirstColumn="0" w:firstRowLastColumn="0" w:lastRowFirstColumn="0" w:lastRowLastColumn="0"/>
              <w:rPr>
                <w:ins w:id="2917" w:author="Gareth Pateman" w:date="2018-04-05T15:48:00Z"/>
                <w:sz w:val="20"/>
              </w:rPr>
            </w:pPr>
            <w:ins w:id="2918" w:author="Gareth Pateman" w:date="2018-04-05T15:48:00Z">
              <w:r w:rsidRPr="00E42E58">
                <w:rPr>
                  <w:rFonts w:ascii="Wingdings" w:hAnsi="Wingdings" w:cs="Wingdings"/>
                  <w:sz w:val="20"/>
                </w:rPr>
                <w:t></w:t>
              </w:r>
              <w:r>
                <w:rPr>
                  <w:sz w:val="20"/>
                </w:rPr>
                <w:t>O</w:t>
              </w:r>
            </w:ins>
          </w:p>
          <w:p w14:paraId="43D062C5" w14:textId="7376847E" w:rsidR="00930057" w:rsidRPr="00E42E58" w:rsidRDefault="00224F32" w:rsidP="00224F32">
            <w:pPr>
              <w:jc w:val="center"/>
              <w:cnfStyle w:val="000000100000" w:firstRow="0" w:lastRow="0" w:firstColumn="0" w:lastColumn="0" w:oddVBand="0" w:evenVBand="0" w:oddHBand="1" w:evenHBand="0" w:firstRowFirstColumn="0" w:firstRowLastColumn="0" w:lastRowFirstColumn="0" w:lastRowLastColumn="0"/>
              <w:rPr>
                <w:ins w:id="2919" w:author="Gareth Pateman" w:date="2018-04-05T15:46:00Z"/>
                <w:rFonts w:ascii="Wingdings" w:hAnsi="Wingdings" w:cs="Wingdings"/>
                <w:sz w:val="20"/>
              </w:rPr>
            </w:pPr>
            <w:ins w:id="2920" w:author="Gareth Pateman" w:date="2018-04-05T15:48:00Z">
              <w:r w:rsidRPr="00B52FC7">
                <w:rPr>
                  <w:rFonts w:ascii="Wingdings" w:hAnsi="Wingdings" w:cs="Wingdings"/>
                  <w:sz w:val="20"/>
                </w:rPr>
                <w:t></w:t>
              </w:r>
              <w:r>
                <w:rPr>
                  <w:rFonts w:cs="Wingdings"/>
                  <w:sz w:val="20"/>
                </w:rPr>
                <w:t>O</w:t>
              </w:r>
            </w:ins>
          </w:p>
        </w:tc>
        <w:tc>
          <w:tcPr>
            <w:tcW w:w="1057" w:type="dxa"/>
          </w:tcPr>
          <w:p w14:paraId="2C69F91B" w14:textId="77777777" w:rsidR="00930057" w:rsidRPr="00D267CA" w:rsidRDefault="00930057" w:rsidP="003F2B17">
            <w:pPr>
              <w:cnfStyle w:val="000000100000" w:firstRow="0" w:lastRow="0" w:firstColumn="0" w:lastColumn="0" w:oddVBand="0" w:evenVBand="0" w:oddHBand="1" w:evenHBand="0" w:firstRowFirstColumn="0" w:firstRowLastColumn="0" w:lastRowFirstColumn="0" w:lastRowLastColumn="0"/>
              <w:rPr>
                <w:ins w:id="2921" w:author="Gareth Pateman" w:date="2018-04-05T15:46:00Z"/>
                <w:sz w:val="20"/>
              </w:rPr>
            </w:pPr>
          </w:p>
        </w:tc>
        <w:tc>
          <w:tcPr>
            <w:tcW w:w="1859" w:type="dxa"/>
          </w:tcPr>
          <w:p w14:paraId="78865CF8" w14:textId="77777777" w:rsidR="00930057" w:rsidRPr="00D267CA" w:rsidRDefault="00930057" w:rsidP="003F2B17">
            <w:pPr>
              <w:cnfStyle w:val="000000100000" w:firstRow="0" w:lastRow="0" w:firstColumn="0" w:lastColumn="0" w:oddVBand="0" w:evenVBand="0" w:oddHBand="1" w:evenHBand="0" w:firstRowFirstColumn="0" w:firstRowLastColumn="0" w:lastRowFirstColumn="0" w:lastRowLastColumn="0"/>
              <w:rPr>
                <w:ins w:id="2922" w:author="Gareth Pateman" w:date="2018-04-05T15:46:00Z"/>
                <w:sz w:val="20"/>
              </w:rPr>
            </w:pPr>
          </w:p>
        </w:tc>
      </w:tr>
    </w:tbl>
    <w:p w14:paraId="18DAEEF9" w14:textId="5C712229" w:rsidR="00930057" w:rsidRDefault="0065774C" w:rsidP="00930057">
      <w:pPr>
        <w:rPr>
          <w:ins w:id="2923" w:author="Gareth Pateman" w:date="2018-04-05T15:45:00Z"/>
        </w:rPr>
      </w:pPr>
      <w:del w:id="2924" w:author="Gareth Pateman" w:date="2018-05-18T08:51:00Z">
        <w:r w:rsidDel="00901346">
          <w:rPr>
            <w:sz w:val="20"/>
          </w:rPr>
          <w:delText>t</w:delText>
        </w:r>
      </w:del>
      <w:bookmarkStart w:id="2925" w:name="_GoBack"/>
      <w:bookmarkEnd w:id="2925"/>
    </w:p>
    <w:p w14:paraId="230AD5FE" w14:textId="5B935E28" w:rsidR="0035075C" w:rsidRDefault="0035075C" w:rsidP="0035075C">
      <w:pPr>
        <w:pStyle w:val="Heading2"/>
        <w:rPr>
          <w:ins w:id="2926" w:author="Gareth Pateman" w:date="2018-04-05T15:58:00Z"/>
        </w:rPr>
      </w:pPr>
      <w:bookmarkStart w:id="2927" w:name="_Channel_Types_Object"/>
      <w:bookmarkStart w:id="2928" w:name="_Toc513209472"/>
      <w:bookmarkEnd w:id="2927"/>
      <w:ins w:id="2929" w:author="Gareth Pateman" w:date="2018-04-05T15:58:00Z">
        <w:r>
          <w:t>Channel Type</w:t>
        </w:r>
      </w:ins>
      <w:ins w:id="2930" w:author="Gareth Pateman" w:date="2018-04-05T16:03:00Z">
        <w:r>
          <w:t>s</w:t>
        </w:r>
      </w:ins>
      <w:ins w:id="2931" w:author="Gareth Pateman" w:date="2018-04-05T15:58:00Z">
        <w:r>
          <w:t xml:space="preserve"> Object</w:t>
        </w:r>
        <w:bookmarkEnd w:id="2928"/>
      </w:ins>
    </w:p>
    <w:p w14:paraId="71C03DFF" w14:textId="4F72FA8E" w:rsidR="0035075C" w:rsidRDefault="0035075C" w:rsidP="0035075C">
      <w:pPr>
        <w:pStyle w:val="NormalParagraph"/>
        <w:rPr>
          <w:ins w:id="2932" w:author="Gareth Pateman" w:date="2018-04-05T15:58:00Z"/>
        </w:rPr>
      </w:pPr>
      <w:ins w:id="2933" w:author="Gareth Pateman" w:date="2018-04-05T15:58:00Z">
        <w:r>
          <w:t>This object enables multiple channel types to be specified. This object is used where multiple channel types need to be passed in an API.</w:t>
        </w:r>
      </w:ins>
    </w:p>
    <w:tbl>
      <w:tblPr>
        <w:tblStyle w:val="PlainTable21"/>
        <w:tblW w:w="9029"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ayout w:type="fixed"/>
        <w:tblLook w:val="04A0" w:firstRow="1" w:lastRow="0" w:firstColumn="1" w:lastColumn="0" w:noHBand="0" w:noVBand="1"/>
      </w:tblPr>
      <w:tblGrid>
        <w:gridCol w:w="1368"/>
        <w:gridCol w:w="1041"/>
        <w:gridCol w:w="3005"/>
        <w:gridCol w:w="602"/>
        <w:gridCol w:w="1184"/>
        <w:gridCol w:w="1829"/>
        <w:tblGridChange w:id="2934">
          <w:tblGrid>
            <w:gridCol w:w="1368"/>
            <w:gridCol w:w="1041"/>
            <w:gridCol w:w="3005"/>
            <w:gridCol w:w="602"/>
            <w:gridCol w:w="1184"/>
            <w:gridCol w:w="1829"/>
          </w:tblGrid>
        </w:tblGridChange>
      </w:tblGrid>
      <w:tr w:rsidR="0035075C" w:rsidRPr="00D267CA" w14:paraId="56C48CDA" w14:textId="77777777" w:rsidTr="0065774C">
        <w:trPr>
          <w:cnfStyle w:val="100000000000" w:firstRow="1" w:lastRow="0" w:firstColumn="0" w:lastColumn="0" w:oddVBand="0" w:evenVBand="0" w:oddHBand="0" w:evenHBand="0" w:firstRowFirstColumn="0" w:firstRowLastColumn="0" w:lastRowFirstColumn="0" w:lastRowLastColumn="0"/>
          <w:ins w:id="2935" w:author="Gareth Pateman" w:date="2018-04-05T15:58:00Z"/>
        </w:trPr>
        <w:tc>
          <w:tcPr>
            <w:cnfStyle w:val="001000000000" w:firstRow="0" w:lastRow="0" w:firstColumn="1" w:lastColumn="0" w:oddVBand="0" w:evenVBand="0" w:oddHBand="0" w:evenHBand="0" w:firstRowFirstColumn="0" w:firstRowLastColumn="0" w:lastRowFirstColumn="0" w:lastRowLastColumn="0"/>
            <w:tcW w:w="9029" w:type="dxa"/>
            <w:gridSpan w:val="6"/>
            <w:shd w:val="clear" w:color="auto" w:fill="F2F2F2" w:themeFill="background1" w:themeFillShade="F2"/>
          </w:tcPr>
          <w:p w14:paraId="77175FD6" w14:textId="5ACD0C48" w:rsidR="0035075C" w:rsidRPr="00D267CA" w:rsidRDefault="0035075C" w:rsidP="003F2B17">
            <w:pPr>
              <w:jc w:val="center"/>
              <w:rPr>
                <w:ins w:id="2936" w:author="Gareth Pateman" w:date="2018-04-05T15:58:00Z"/>
                <w:sz w:val="20"/>
              </w:rPr>
            </w:pPr>
            <w:ins w:id="2937" w:author="Gareth Pateman" w:date="2018-04-05T15:59:00Z">
              <w:r>
                <w:rPr>
                  <w:sz w:val="28"/>
                </w:rPr>
                <w:t>Channel</w:t>
              </w:r>
            </w:ins>
            <w:ins w:id="2938" w:author="Gareth Pateman" w:date="2018-04-05T15:58:00Z">
              <w:r>
                <w:rPr>
                  <w:sz w:val="28"/>
                </w:rPr>
                <w:t xml:space="preserve"> Type</w:t>
              </w:r>
              <w:r w:rsidRPr="005115BD">
                <w:rPr>
                  <w:sz w:val="28"/>
                </w:rPr>
                <w:t xml:space="preserve"> Object Properties</w:t>
              </w:r>
            </w:ins>
          </w:p>
        </w:tc>
      </w:tr>
      <w:tr w:rsidR="0035075C" w:rsidRPr="00D267CA" w14:paraId="30CB2FEC" w14:textId="77777777" w:rsidTr="0065774C">
        <w:tblPrEx>
          <w:tblW w:w="9029"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ayout w:type="fixed"/>
          <w:tblPrExChange w:id="2939" w:author="Gareth Pateman" w:date="2018-04-05T15:59:00Z">
            <w:tblPrEx>
              <w:tblW w:w="9029"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ayout w:type="fixed"/>
            </w:tblPrEx>
          </w:tblPrExChange>
        </w:tblPrEx>
        <w:trPr>
          <w:cnfStyle w:val="000000100000" w:firstRow="0" w:lastRow="0" w:firstColumn="0" w:lastColumn="0" w:oddVBand="0" w:evenVBand="0" w:oddHBand="1" w:evenHBand="0" w:firstRowFirstColumn="0" w:firstRowLastColumn="0" w:lastRowFirstColumn="0" w:lastRowLastColumn="0"/>
          <w:ins w:id="2940" w:author="Gareth Pateman" w:date="2018-04-05T15:58:00Z"/>
        </w:trPr>
        <w:tc>
          <w:tcPr>
            <w:cnfStyle w:val="001000000000" w:firstRow="0" w:lastRow="0" w:firstColumn="1" w:lastColumn="0" w:oddVBand="0" w:evenVBand="0" w:oddHBand="0" w:evenHBand="0" w:firstRowFirstColumn="0" w:firstRowLastColumn="0" w:lastRowFirstColumn="0" w:lastRowLastColumn="0"/>
            <w:tcW w:w="1368" w:type="dxa"/>
            <w:tcPrChange w:id="2941" w:author="Gareth Pateman" w:date="2018-04-05T15:59:00Z">
              <w:tcPr>
                <w:tcW w:w="1373" w:type="dxa"/>
              </w:tcPr>
            </w:tcPrChange>
          </w:tcPr>
          <w:p w14:paraId="4D5C67A1" w14:textId="77777777" w:rsidR="0035075C" w:rsidRPr="00195442" w:rsidRDefault="0035075C" w:rsidP="003F2B17">
            <w:pPr>
              <w:cnfStyle w:val="001000100000" w:firstRow="0" w:lastRow="0" w:firstColumn="1" w:lastColumn="0" w:oddVBand="0" w:evenVBand="0" w:oddHBand="1" w:evenHBand="0" w:firstRowFirstColumn="0" w:firstRowLastColumn="0" w:lastRowFirstColumn="0" w:lastRowLastColumn="0"/>
              <w:rPr>
                <w:ins w:id="2942" w:author="Gareth Pateman" w:date="2018-04-05T15:58:00Z"/>
                <w:sz w:val="20"/>
              </w:rPr>
            </w:pPr>
            <w:ins w:id="2943" w:author="Gareth Pateman" w:date="2018-04-05T15:58:00Z">
              <w:r w:rsidRPr="00195442">
                <w:rPr>
                  <w:sz w:val="20"/>
                </w:rPr>
                <w:t>Name</w:t>
              </w:r>
            </w:ins>
          </w:p>
        </w:tc>
        <w:tc>
          <w:tcPr>
            <w:tcW w:w="1041" w:type="dxa"/>
            <w:tcPrChange w:id="2944" w:author="Gareth Pateman" w:date="2018-04-05T15:59:00Z">
              <w:tcPr>
                <w:tcW w:w="1055" w:type="dxa"/>
              </w:tcPr>
            </w:tcPrChange>
          </w:tcPr>
          <w:p w14:paraId="6D005C8F" w14:textId="77777777" w:rsidR="0035075C" w:rsidRPr="00195442" w:rsidRDefault="0035075C" w:rsidP="003F2B17">
            <w:pPr>
              <w:cnfStyle w:val="000000100000" w:firstRow="0" w:lastRow="0" w:firstColumn="0" w:lastColumn="0" w:oddVBand="0" w:evenVBand="0" w:oddHBand="1" w:evenHBand="0" w:firstRowFirstColumn="0" w:firstRowLastColumn="0" w:lastRowFirstColumn="0" w:lastRowLastColumn="0"/>
              <w:rPr>
                <w:ins w:id="2945" w:author="Gareth Pateman" w:date="2018-04-05T15:58:00Z"/>
                <w:b/>
                <w:sz w:val="20"/>
              </w:rPr>
            </w:pPr>
            <w:ins w:id="2946" w:author="Gareth Pateman" w:date="2018-04-05T15:58:00Z">
              <w:r w:rsidRPr="00195442">
                <w:rPr>
                  <w:b/>
                  <w:sz w:val="20"/>
                </w:rPr>
                <w:t>Type</w:t>
              </w:r>
            </w:ins>
          </w:p>
        </w:tc>
        <w:tc>
          <w:tcPr>
            <w:tcW w:w="3005" w:type="dxa"/>
            <w:tcPrChange w:id="2947" w:author="Gareth Pateman" w:date="2018-04-05T15:59:00Z">
              <w:tcPr>
                <w:tcW w:w="3082" w:type="dxa"/>
              </w:tcPr>
            </w:tcPrChange>
          </w:tcPr>
          <w:p w14:paraId="41EBC852" w14:textId="77777777" w:rsidR="0035075C" w:rsidRPr="00195442" w:rsidRDefault="0035075C" w:rsidP="003F2B17">
            <w:pPr>
              <w:cnfStyle w:val="000000100000" w:firstRow="0" w:lastRow="0" w:firstColumn="0" w:lastColumn="0" w:oddVBand="0" w:evenVBand="0" w:oddHBand="1" w:evenHBand="0" w:firstRowFirstColumn="0" w:firstRowLastColumn="0" w:lastRowFirstColumn="0" w:lastRowLastColumn="0"/>
              <w:rPr>
                <w:ins w:id="2948" w:author="Gareth Pateman" w:date="2018-04-05T15:58:00Z"/>
                <w:b/>
                <w:sz w:val="20"/>
              </w:rPr>
            </w:pPr>
            <w:ins w:id="2949" w:author="Gareth Pateman" w:date="2018-04-05T15:58:00Z">
              <w:r>
                <w:rPr>
                  <w:b/>
                  <w:sz w:val="20"/>
                </w:rPr>
                <w:t>Description</w:t>
              </w:r>
            </w:ins>
          </w:p>
        </w:tc>
        <w:tc>
          <w:tcPr>
            <w:tcW w:w="602" w:type="dxa"/>
            <w:tcPrChange w:id="2950" w:author="Gareth Pateman" w:date="2018-04-05T15:59:00Z">
              <w:tcPr>
                <w:tcW w:w="603" w:type="dxa"/>
              </w:tcPr>
            </w:tcPrChange>
          </w:tcPr>
          <w:p w14:paraId="0D70BAB3" w14:textId="77777777" w:rsidR="0035075C" w:rsidRPr="00195442" w:rsidRDefault="0035075C" w:rsidP="003F2B17">
            <w:pPr>
              <w:cnfStyle w:val="000000100000" w:firstRow="0" w:lastRow="0" w:firstColumn="0" w:lastColumn="0" w:oddVBand="0" w:evenVBand="0" w:oddHBand="1" w:evenHBand="0" w:firstRowFirstColumn="0" w:firstRowLastColumn="0" w:lastRowFirstColumn="0" w:lastRowLastColumn="0"/>
              <w:rPr>
                <w:ins w:id="2951" w:author="Gareth Pateman" w:date="2018-04-05T15:58:00Z"/>
                <w:b/>
                <w:sz w:val="20"/>
              </w:rPr>
            </w:pPr>
          </w:p>
        </w:tc>
        <w:tc>
          <w:tcPr>
            <w:tcW w:w="1184" w:type="dxa"/>
            <w:tcPrChange w:id="2952" w:author="Gareth Pateman" w:date="2018-04-05T15:59:00Z">
              <w:tcPr>
                <w:tcW w:w="1057" w:type="dxa"/>
              </w:tcPr>
            </w:tcPrChange>
          </w:tcPr>
          <w:p w14:paraId="38B70E63" w14:textId="77777777" w:rsidR="0035075C" w:rsidRPr="00195442" w:rsidRDefault="0035075C" w:rsidP="003F2B17">
            <w:pPr>
              <w:cnfStyle w:val="000000100000" w:firstRow="0" w:lastRow="0" w:firstColumn="0" w:lastColumn="0" w:oddVBand="0" w:evenVBand="0" w:oddHBand="1" w:evenHBand="0" w:firstRowFirstColumn="0" w:firstRowLastColumn="0" w:lastRowFirstColumn="0" w:lastRowLastColumn="0"/>
              <w:rPr>
                <w:ins w:id="2953" w:author="Gareth Pateman" w:date="2018-04-05T15:58:00Z"/>
                <w:b/>
                <w:sz w:val="20"/>
              </w:rPr>
            </w:pPr>
            <w:ins w:id="2954" w:author="Gareth Pateman" w:date="2018-04-05T15:58:00Z">
              <w:r w:rsidRPr="00195442">
                <w:rPr>
                  <w:b/>
                  <w:sz w:val="20"/>
                </w:rPr>
                <w:t>Reference</w:t>
              </w:r>
            </w:ins>
          </w:p>
        </w:tc>
        <w:tc>
          <w:tcPr>
            <w:tcW w:w="1829" w:type="dxa"/>
            <w:tcPrChange w:id="2955" w:author="Gareth Pateman" w:date="2018-04-05T15:59:00Z">
              <w:tcPr>
                <w:tcW w:w="1859" w:type="dxa"/>
              </w:tcPr>
            </w:tcPrChange>
          </w:tcPr>
          <w:p w14:paraId="61AFCFFE" w14:textId="77777777" w:rsidR="0035075C" w:rsidRPr="00195442" w:rsidRDefault="0035075C" w:rsidP="003F2B17">
            <w:pPr>
              <w:cnfStyle w:val="000000100000" w:firstRow="0" w:lastRow="0" w:firstColumn="0" w:lastColumn="0" w:oddVBand="0" w:evenVBand="0" w:oddHBand="1" w:evenHBand="0" w:firstRowFirstColumn="0" w:firstRowLastColumn="0" w:lastRowFirstColumn="0" w:lastRowLastColumn="0"/>
              <w:rPr>
                <w:ins w:id="2956" w:author="Gareth Pateman" w:date="2018-04-05T15:58:00Z"/>
                <w:b/>
                <w:sz w:val="20"/>
              </w:rPr>
            </w:pPr>
            <w:ins w:id="2957" w:author="Gareth Pateman" w:date="2018-04-05T15:58:00Z">
              <w:r w:rsidRPr="00195442">
                <w:rPr>
                  <w:b/>
                  <w:sz w:val="20"/>
                </w:rPr>
                <w:t>Validation</w:t>
              </w:r>
            </w:ins>
          </w:p>
        </w:tc>
      </w:tr>
      <w:tr w:rsidR="0035075C" w:rsidRPr="00D267CA" w14:paraId="7807092A" w14:textId="77777777" w:rsidTr="0065774C">
        <w:tblPrEx>
          <w:tblW w:w="9029"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ayout w:type="fixed"/>
          <w:tblPrExChange w:id="2958" w:author="Gareth Pateman" w:date="2018-04-05T15:59:00Z">
            <w:tblPrEx>
              <w:tblW w:w="9029"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ayout w:type="fixed"/>
            </w:tblPrEx>
          </w:tblPrExChange>
        </w:tblPrEx>
        <w:trPr>
          <w:ins w:id="2959" w:author="Gareth Pateman" w:date="2018-04-05T15:58:00Z"/>
        </w:trPr>
        <w:tc>
          <w:tcPr>
            <w:cnfStyle w:val="001000000000" w:firstRow="0" w:lastRow="0" w:firstColumn="1" w:lastColumn="0" w:oddVBand="0" w:evenVBand="0" w:oddHBand="0" w:evenHBand="0" w:firstRowFirstColumn="0" w:firstRowLastColumn="0" w:lastRowFirstColumn="0" w:lastRowLastColumn="0"/>
            <w:tcW w:w="1368" w:type="dxa"/>
            <w:tcPrChange w:id="2960" w:author="Gareth Pateman" w:date="2018-04-05T15:59:00Z">
              <w:tcPr>
                <w:tcW w:w="1373" w:type="dxa"/>
              </w:tcPr>
            </w:tcPrChange>
          </w:tcPr>
          <w:p w14:paraId="7DFA32BE" w14:textId="034EAC7D" w:rsidR="0035075C" w:rsidRPr="00D267CA" w:rsidRDefault="0065774C" w:rsidP="003F2B17">
            <w:pPr>
              <w:rPr>
                <w:ins w:id="2961" w:author="Gareth Pateman" w:date="2018-04-05T15:58:00Z"/>
                <w:b w:val="0"/>
                <w:sz w:val="20"/>
              </w:rPr>
            </w:pPr>
            <w:r>
              <w:rPr>
                <w:b w:val="0"/>
                <w:sz w:val="20"/>
              </w:rPr>
              <w:t>c</w:t>
            </w:r>
            <w:ins w:id="2962" w:author="Gareth Pateman" w:date="2018-04-05T15:59:00Z">
              <w:r w:rsidR="0035075C">
                <w:rPr>
                  <w:b w:val="0"/>
                  <w:sz w:val="20"/>
                </w:rPr>
                <w:t>hannel</w:t>
              </w:r>
            </w:ins>
            <w:ins w:id="2963" w:author="Gareth Pateman" w:date="2018-04-05T15:58:00Z">
              <w:r w:rsidR="0035075C">
                <w:rPr>
                  <w:b w:val="0"/>
                  <w:sz w:val="20"/>
                </w:rPr>
                <w:t>Type</w:t>
              </w:r>
            </w:ins>
          </w:p>
        </w:tc>
        <w:tc>
          <w:tcPr>
            <w:tcW w:w="1041" w:type="dxa"/>
            <w:tcPrChange w:id="2964" w:author="Gareth Pateman" w:date="2018-04-05T15:59:00Z">
              <w:tcPr>
                <w:tcW w:w="1055" w:type="dxa"/>
              </w:tcPr>
            </w:tcPrChange>
          </w:tcPr>
          <w:p w14:paraId="0279A434" w14:textId="77777777" w:rsidR="0035075C" w:rsidRPr="00D267CA" w:rsidRDefault="0035075C" w:rsidP="003F2B17">
            <w:pPr>
              <w:cnfStyle w:val="000000000000" w:firstRow="0" w:lastRow="0" w:firstColumn="0" w:lastColumn="0" w:oddVBand="0" w:evenVBand="0" w:oddHBand="0" w:evenHBand="0" w:firstRowFirstColumn="0" w:firstRowLastColumn="0" w:lastRowFirstColumn="0" w:lastRowLastColumn="0"/>
              <w:rPr>
                <w:ins w:id="2965" w:author="Gareth Pateman" w:date="2018-04-05T15:58:00Z"/>
                <w:sz w:val="20"/>
              </w:rPr>
            </w:pPr>
            <w:ins w:id="2966" w:author="Gareth Pateman" w:date="2018-04-05T15:58:00Z">
              <w:r w:rsidRPr="00D267CA">
                <w:rPr>
                  <w:sz w:val="20"/>
                </w:rPr>
                <w:t>String</w:t>
              </w:r>
            </w:ins>
          </w:p>
        </w:tc>
        <w:tc>
          <w:tcPr>
            <w:tcW w:w="3005" w:type="dxa"/>
            <w:tcPrChange w:id="2967" w:author="Gareth Pateman" w:date="2018-04-05T15:59:00Z">
              <w:tcPr>
                <w:tcW w:w="3082" w:type="dxa"/>
              </w:tcPr>
            </w:tcPrChange>
          </w:tcPr>
          <w:p w14:paraId="0F9D1810" w14:textId="7D2122A3" w:rsidR="0035075C" w:rsidRPr="00D267CA" w:rsidRDefault="0035075C" w:rsidP="003F2B17">
            <w:pPr>
              <w:cnfStyle w:val="000000000000" w:firstRow="0" w:lastRow="0" w:firstColumn="0" w:lastColumn="0" w:oddVBand="0" w:evenVBand="0" w:oddHBand="0" w:evenHBand="0" w:firstRowFirstColumn="0" w:firstRowLastColumn="0" w:lastRowFirstColumn="0" w:lastRowLastColumn="0"/>
              <w:rPr>
                <w:ins w:id="2968" w:author="Gareth Pateman" w:date="2018-04-05T15:58:00Z"/>
                <w:sz w:val="20"/>
              </w:rPr>
            </w:pPr>
            <w:ins w:id="2969" w:author="Gareth Pateman" w:date="2018-04-05T15:58:00Z">
              <w:r>
                <w:rPr>
                  <w:sz w:val="20"/>
                </w:rPr>
                <w:t xml:space="preserve">Identifies the </w:t>
              </w:r>
            </w:ins>
            <w:ins w:id="2970" w:author="Gareth Pateman" w:date="2018-04-05T15:59:00Z">
              <w:r>
                <w:rPr>
                  <w:sz w:val="20"/>
                </w:rPr>
                <w:t>Channel</w:t>
              </w:r>
            </w:ins>
            <w:ins w:id="2971" w:author="Gareth Pateman" w:date="2018-04-05T15:58:00Z">
              <w:r>
                <w:rPr>
                  <w:sz w:val="20"/>
                </w:rPr>
                <w:t xml:space="preserve"> Type</w:t>
              </w:r>
            </w:ins>
          </w:p>
        </w:tc>
        <w:tc>
          <w:tcPr>
            <w:tcW w:w="602" w:type="dxa"/>
            <w:tcPrChange w:id="2972" w:author="Gareth Pateman" w:date="2018-04-05T15:59:00Z">
              <w:tcPr>
                <w:tcW w:w="603" w:type="dxa"/>
              </w:tcPr>
            </w:tcPrChange>
          </w:tcPr>
          <w:p w14:paraId="18B0E7FF" w14:textId="77777777" w:rsidR="0035075C" w:rsidRPr="002B1933" w:rsidRDefault="0035075C" w:rsidP="003F2B17">
            <w:pPr>
              <w:jc w:val="center"/>
              <w:cnfStyle w:val="000000000000" w:firstRow="0" w:lastRow="0" w:firstColumn="0" w:lastColumn="0" w:oddVBand="0" w:evenVBand="0" w:oddHBand="0" w:evenHBand="0" w:firstRowFirstColumn="0" w:firstRowLastColumn="0" w:lastRowFirstColumn="0" w:lastRowLastColumn="0"/>
              <w:rPr>
                <w:ins w:id="2973" w:author="Gareth Pateman" w:date="2018-04-05T15:58:00Z"/>
                <w:sz w:val="20"/>
              </w:rPr>
            </w:pPr>
            <w:ins w:id="2974" w:author="Gareth Pateman" w:date="2018-04-05T15:58:00Z">
              <w:r w:rsidRPr="00E42E58">
                <w:rPr>
                  <w:rFonts w:ascii="Wingdings" w:hAnsi="Wingdings" w:cs="Wingdings"/>
                  <w:sz w:val="20"/>
                </w:rPr>
                <w:t></w:t>
              </w:r>
              <w:r w:rsidRPr="002B1933">
                <w:rPr>
                  <w:sz w:val="20"/>
                </w:rPr>
                <w:t>M</w:t>
              </w:r>
            </w:ins>
          </w:p>
          <w:p w14:paraId="55C0E55F" w14:textId="77777777" w:rsidR="0035075C" w:rsidRPr="002B1933" w:rsidRDefault="0035075C" w:rsidP="003F2B17">
            <w:pPr>
              <w:jc w:val="center"/>
              <w:cnfStyle w:val="000000000000" w:firstRow="0" w:lastRow="0" w:firstColumn="0" w:lastColumn="0" w:oddVBand="0" w:evenVBand="0" w:oddHBand="0" w:evenHBand="0" w:firstRowFirstColumn="0" w:firstRowLastColumn="0" w:lastRowFirstColumn="0" w:lastRowLastColumn="0"/>
              <w:rPr>
                <w:ins w:id="2975" w:author="Gareth Pateman" w:date="2018-04-05T15:58:00Z"/>
                <w:sz w:val="20"/>
              </w:rPr>
            </w:pPr>
            <w:ins w:id="2976" w:author="Gareth Pateman" w:date="2018-04-05T15:58:00Z">
              <w:r w:rsidRPr="00B52FC7">
                <w:rPr>
                  <w:rFonts w:ascii="Wingdings" w:hAnsi="Wingdings" w:cs="Wingdings"/>
                  <w:sz w:val="20"/>
                </w:rPr>
                <w:t></w:t>
              </w:r>
              <w:r w:rsidRPr="00B52FC7">
                <w:rPr>
                  <w:rFonts w:cs="Wingdings"/>
                  <w:sz w:val="20"/>
                </w:rPr>
                <w:t>M</w:t>
              </w:r>
              <w:r w:rsidRPr="002B1933" w:rsidDel="00536948">
                <w:rPr>
                  <w:sz w:val="20"/>
                </w:rPr>
                <w:t xml:space="preserve"> </w:t>
              </w:r>
            </w:ins>
          </w:p>
        </w:tc>
        <w:tc>
          <w:tcPr>
            <w:tcW w:w="1184" w:type="dxa"/>
            <w:tcPrChange w:id="2977" w:author="Gareth Pateman" w:date="2018-04-05T15:59:00Z">
              <w:tcPr>
                <w:tcW w:w="1057" w:type="dxa"/>
              </w:tcPr>
            </w:tcPrChange>
          </w:tcPr>
          <w:p w14:paraId="642C4F24" w14:textId="77777777" w:rsidR="0035075C" w:rsidRPr="00D267CA" w:rsidRDefault="0035075C" w:rsidP="003F2B17">
            <w:pPr>
              <w:cnfStyle w:val="000000000000" w:firstRow="0" w:lastRow="0" w:firstColumn="0" w:lastColumn="0" w:oddVBand="0" w:evenVBand="0" w:oddHBand="0" w:evenHBand="0" w:firstRowFirstColumn="0" w:firstRowLastColumn="0" w:lastRowFirstColumn="0" w:lastRowLastColumn="0"/>
              <w:rPr>
                <w:ins w:id="2978" w:author="Gareth Pateman" w:date="2018-04-05T15:58:00Z"/>
                <w:sz w:val="20"/>
              </w:rPr>
            </w:pPr>
          </w:p>
        </w:tc>
        <w:tc>
          <w:tcPr>
            <w:tcW w:w="1829" w:type="dxa"/>
            <w:tcPrChange w:id="2979" w:author="Gareth Pateman" w:date="2018-04-05T15:59:00Z">
              <w:tcPr>
                <w:tcW w:w="1859" w:type="dxa"/>
              </w:tcPr>
            </w:tcPrChange>
          </w:tcPr>
          <w:p w14:paraId="12E50BEC" w14:textId="77777777" w:rsidR="0035075C" w:rsidRPr="00D267CA" w:rsidRDefault="0035075C" w:rsidP="003F2B17">
            <w:pPr>
              <w:cnfStyle w:val="000000000000" w:firstRow="0" w:lastRow="0" w:firstColumn="0" w:lastColumn="0" w:oddVBand="0" w:evenVBand="0" w:oddHBand="0" w:evenHBand="0" w:firstRowFirstColumn="0" w:firstRowLastColumn="0" w:lastRowFirstColumn="0" w:lastRowLastColumn="0"/>
              <w:rPr>
                <w:ins w:id="2980" w:author="Gareth Pateman" w:date="2018-04-05T15:58:00Z"/>
                <w:sz w:val="20"/>
              </w:rPr>
            </w:pPr>
          </w:p>
        </w:tc>
      </w:tr>
    </w:tbl>
    <w:p w14:paraId="105C1974" w14:textId="69DC6A77" w:rsidR="0035075C" w:rsidRDefault="0065774C" w:rsidP="0035075C">
      <w:pPr>
        <w:rPr>
          <w:ins w:id="2981" w:author="Gareth Pateman" w:date="2018-04-05T15:58:00Z"/>
        </w:rPr>
      </w:pPr>
      <w:del w:id="2982" w:author="Gareth Pateman" w:date="2018-05-18T08:50:00Z">
        <w:r w:rsidDel="00901346">
          <w:rPr>
            <w:sz w:val="20"/>
          </w:rPr>
          <w:delText>c</w:delText>
        </w:r>
      </w:del>
    </w:p>
    <w:p w14:paraId="000807DD" w14:textId="521274EF" w:rsidR="00BA2AB8" w:rsidRDefault="00BA2AB8">
      <w:pPr>
        <w:spacing w:before="0"/>
        <w:jc w:val="left"/>
        <w:rPr>
          <w:ins w:id="2983" w:author="Gareth Pateman [2]" w:date="2017-09-18T09:26:00Z"/>
        </w:rPr>
      </w:pPr>
    </w:p>
    <w:p w14:paraId="6A486E2A" w14:textId="1214F118" w:rsidR="00953950" w:rsidRDefault="00953950" w:rsidP="00953950">
      <w:pPr>
        <w:pStyle w:val="Heading2"/>
        <w:rPr>
          <w:ins w:id="2984" w:author="Gareth Pateman" w:date="2018-04-06T16:53:00Z"/>
        </w:rPr>
      </w:pPr>
      <w:bookmarkStart w:id="2985" w:name="_Fees_Object"/>
      <w:bookmarkStart w:id="2986" w:name="_Toc513209473"/>
      <w:bookmarkEnd w:id="2985"/>
      <w:ins w:id="2987" w:author="Gareth Pateman" w:date="2018-04-06T16:54:00Z">
        <w:r>
          <w:t>Fees</w:t>
        </w:r>
      </w:ins>
      <w:ins w:id="2988" w:author="Gareth Pateman" w:date="2018-04-06T16:53:00Z">
        <w:r>
          <w:t xml:space="preserve"> Object</w:t>
        </w:r>
        <w:bookmarkEnd w:id="2986"/>
      </w:ins>
    </w:p>
    <w:p w14:paraId="77B741FB" w14:textId="27DF63F9" w:rsidR="00953950" w:rsidRDefault="00953950" w:rsidP="00953950">
      <w:pPr>
        <w:pStyle w:val="NormalParagraph"/>
        <w:rPr>
          <w:ins w:id="2989" w:author="Gareth Pateman" w:date="2018-04-06T16:53:00Z"/>
        </w:rPr>
      </w:pPr>
      <w:ins w:id="2990" w:author="Gareth Pateman" w:date="2018-04-06T16:54:00Z">
        <w:r>
          <w:t>A simple object that enables fees that are differentiated by type to be provided and/or returned</w:t>
        </w:r>
      </w:ins>
      <w:ins w:id="2991" w:author="Gareth Pateman" w:date="2018-04-06T16:53:00Z">
        <w:r>
          <w:t>.</w:t>
        </w:r>
      </w:ins>
    </w:p>
    <w:tbl>
      <w:tblPr>
        <w:tblStyle w:val="PlainTable21"/>
        <w:tblW w:w="9029"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ayout w:type="fixed"/>
        <w:tblLook w:val="04A0" w:firstRow="1" w:lastRow="0" w:firstColumn="1" w:lastColumn="0" w:noHBand="0" w:noVBand="1"/>
      </w:tblPr>
      <w:tblGrid>
        <w:gridCol w:w="1373"/>
        <w:gridCol w:w="1055"/>
        <w:gridCol w:w="3082"/>
        <w:gridCol w:w="603"/>
        <w:gridCol w:w="1057"/>
        <w:gridCol w:w="1859"/>
      </w:tblGrid>
      <w:tr w:rsidR="00953950" w:rsidRPr="00D267CA" w14:paraId="4901F5D5" w14:textId="77777777" w:rsidTr="0065774C">
        <w:trPr>
          <w:cnfStyle w:val="100000000000" w:firstRow="1" w:lastRow="0" w:firstColumn="0" w:lastColumn="0" w:oddVBand="0" w:evenVBand="0" w:oddHBand="0" w:evenHBand="0" w:firstRowFirstColumn="0" w:firstRowLastColumn="0" w:lastRowFirstColumn="0" w:lastRowLastColumn="0"/>
          <w:ins w:id="2992" w:author="Gareth Pateman" w:date="2018-04-06T16:53:00Z"/>
        </w:trPr>
        <w:tc>
          <w:tcPr>
            <w:cnfStyle w:val="001000000000" w:firstRow="0" w:lastRow="0" w:firstColumn="1" w:lastColumn="0" w:oddVBand="0" w:evenVBand="0" w:oddHBand="0" w:evenHBand="0" w:firstRowFirstColumn="0" w:firstRowLastColumn="0" w:lastRowFirstColumn="0" w:lastRowLastColumn="0"/>
            <w:tcW w:w="9029" w:type="dxa"/>
            <w:gridSpan w:val="6"/>
            <w:shd w:val="clear" w:color="auto" w:fill="F2F2F2" w:themeFill="background1" w:themeFillShade="F2"/>
          </w:tcPr>
          <w:p w14:paraId="4C6B3CA2" w14:textId="77777777" w:rsidR="00953950" w:rsidRPr="00D267CA" w:rsidRDefault="00953950" w:rsidP="00252F75">
            <w:pPr>
              <w:jc w:val="center"/>
              <w:rPr>
                <w:ins w:id="2993" w:author="Gareth Pateman" w:date="2018-04-06T16:53:00Z"/>
                <w:sz w:val="20"/>
              </w:rPr>
            </w:pPr>
            <w:ins w:id="2994" w:author="Gareth Pateman" w:date="2018-04-06T16:53:00Z">
              <w:r>
                <w:rPr>
                  <w:sz w:val="28"/>
                </w:rPr>
                <w:t>Account Identifier</w:t>
              </w:r>
              <w:r w:rsidRPr="005115BD">
                <w:rPr>
                  <w:sz w:val="28"/>
                </w:rPr>
                <w:t xml:space="preserve"> Object Properties</w:t>
              </w:r>
            </w:ins>
          </w:p>
        </w:tc>
      </w:tr>
      <w:tr w:rsidR="00953950" w:rsidRPr="00D267CA" w14:paraId="6CBC76E9" w14:textId="77777777" w:rsidTr="0065774C">
        <w:trPr>
          <w:cnfStyle w:val="000000100000" w:firstRow="0" w:lastRow="0" w:firstColumn="0" w:lastColumn="0" w:oddVBand="0" w:evenVBand="0" w:oddHBand="1" w:evenHBand="0" w:firstRowFirstColumn="0" w:firstRowLastColumn="0" w:lastRowFirstColumn="0" w:lastRowLastColumn="0"/>
          <w:ins w:id="2995" w:author="Gareth Pateman" w:date="2018-04-06T16:53:00Z"/>
        </w:trPr>
        <w:tc>
          <w:tcPr>
            <w:cnfStyle w:val="001000000000" w:firstRow="0" w:lastRow="0" w:firstColumn="1" w:lastColumn="0" w:oddVBand="0" w:evenVBand="0" w:oddHBand="0" w:evenHBand="0" w:firstRowFirstColumn="0" w:firstRowLastColumn="0" w:lastRowFirstColumn="0" w:lastRowLastColumn="0"/>
            <w:tcW w:w="1373" w:type="dxa"/>
          </w:tcPr>
          <w:p w14:paraId="6B40C431" w14:textId="77777777" w:rsidR="00953950" w:rsidRPr="00195442" w:rsidRDefault="00953950" w:rsidP="00252F75">
            <w:pPr>
              <w:rPr>
                <w:ins w:id="2996" w:author="Gareth Pateman" w:date="2018-04-06T16:53:00Z"/>
                <w:sz w:val="20"/>
              </w:rPr>
            </w:pPr>
            <w:ins w:id="2997" w:author="Gareth Pateman" w:date="2018-04-06T16:53:00Z">
              <w:r w:rsidRPr="00195442">
                <w:rPr>
                  <w:sz w:val="20"/>
                </w:rPr>
                <w:t>Name</w:t>
              </w:r>
            </w:ins>
          </w:p>
        </w:tc>
        <w:tc>
          <w:tcPr>
            <w:tcW w:w="1055" w:type="dxa"/>
          </w:tcPr>
          <w:p w14:paraId="2EB38782" w14:textId="77777777" w:rsidR="00953950" w:rsidRPr="00195442" w:rsidRDefault="00953950" w:rsidP="00252F75">
            <w:pPr>
              <w:cnfStyle w:val="000000100000" w:firstRow="0" w:lastRow="0" w:firstColumn="0" w:lastColumn="0" w:oddVBand="0" w:evenVBand="0" w:oddHBand="1" w:evenHBand="0" w:firstRowFirstColumn="0" w:firstRowLastColumn="0" w:lastRowFirstColumn="0" w:lastRowLastColumn="0"/>
              <w:rPr>
                <w:ins w:id="2998" w:author="Gareth Pateman" w:date="2018-04-06T16:53:00Z"/>
                <w:b/>
                <w:sz w:val="20"/>
              </w:rPr>
            </w:pPr>
            <w:ins w:id="2999" w:author="Gareth Pateman" w:date="2018-04-06T16:53:00Z">
              <w:r w:rsidRPr="00195442">
                <w:rPr>
                  <w:b/>
                  <w:sz w:val="20"/>
                </w:rPr>
                <w:t>Type</w:t>
              </w:r>
            </w:ins>
          </w:p>
        </w:tc>
        <w:tc>
          <w:tcPr>
            <w:tcW w:w="3082" w:type="dxa"/>
          </w:tcPr>
          <w:p w14:paraId="38625BDF" w14:textId="77777777" w:rsidR="00953950" w:rsidRPr="00195442" w:rsidRDefault="00953950" w:rsidP="00252F75">
            <w:pPr>
              <w:cnfStyle w:val="000000100000" w:firstRow="0" w:lastRow="0" w:firstColumn="0" w:lastColumn="0" w:oddVBand="0" w:evenVBand="0" w:oddHBand="1" w:evenHBand="0" w:firstRowFirstColumn="0" w:firstRowLastColumn="0" w:lastRowFirstColumn="0" w:lastRowLastColumn="0"/>
              <w:rPr>
                <w:ins w:id="3000" w:author="Gareth Pateman" w:date="2018-04-06T16:53:00Z"/>
                <w:b/>
                <w:sz w:val="20"/>
              </w:rPr>
            </w:pPr>
            <w:ins w:id="3001" w:author="Gareth Pateman" w:date="2018-04-06T16:53:00Z">
              <w:r>
                <w:rPr>
                  <w:b/>
                  <w:sz w:val="20"/>
                </w:rPr>
                <w:t>Description</w:t>
              </w:r>
            </w:ins>
          </w:p>
        </w:tc>
        <w:tc>
          <w:tcPr>
            <w:tcW w:w="603" w:type="dxa"/>
          </w:tcPr>
          <w:p w14:paraId="306B4517" w14:textId="77777777" w:rsidR="00953950" w:rsidRPr="00195442" w:rsidRDefault="00953950" w:rsidP="00252F75">
            <w:pPr>
              <w:cnfStyle w:val="000000100000" w:firstRow="0" w:lastRow="0" w:firstColumn="0" w:lastColumn="0" w:oddVBand="0" w:evenVBand="0" w:oddHBand="1" w:evenHBand="0" w:firstRowFirstColumn="0" w:firstRowLastColumn="0" w:lastRowFirstColumn="0" w:lastRowLastColumn="0"/>
              <w:rPr>
                <w:ins w:id="3002" w:author="Gareth Pateman" w:date="2018-04-06T16:53:00Z"/>
                <w:b/>
                <w:sz w:val="20"/>
              </w:rPr>
            </w:pPr>
          </w:p>
        </w:tc>
        <w:tc>
          <w:tcPr>
            <w:tcW w:w="1057" w:type="dxa"/>
          </w:tcPr>
          <w:p w14:paraId="1E465D59" w14:textId="77777777" w:rsidR="00953950" w:rsidRPr="00195442" w:rsidRDefault="00953950" w:rsidP="00252F75">
            <w:pPr>
              <w:cnfStyle w:val="000000100000" w:firstRow="0" w:lastRow="0" w:firstColumn="0" w:lastColumn="0" w:oddVBand="0" w:evenVBand="0" w:oddHBand="1" w:evenHBand="0" w:firstRowFirstColumn="0" w:firstRowLastColumn="0" w:lastRowFirstColumn="0" w:lastRowLastColumn="0"/>
              <w:rPr>
                <w:ins w:id="3003" w:author="Gareth Pateman" w:date="2018-04-06T16:53:00Z"/>
                <w:b/>
                <w:sz w:val="20"/>
              </w:rPr>
            </w:pPr>
            <w:ins w:id="3004" w:author="Gareth Pateman" w:date="2018-04-06T16:53:00Z">
              <w:r w:rsidRPr="00195442">
                <w:rPr>
                  <w:b/>
                  <w:sz w:val="20"/>
                </w:rPr>
                <w:t>Reference</w:t>
              </w:r>
            </w:ins>
          </w:p>
        </w:tc>
        <w:tc>
          <w:tcPr>
            <w:tcW w:w="1859" w:type="dxa"/>
          </w:tcPr>
          <w:p w14:paraId="0C77D895" w14:textId="77777777" w:rsidR="00953950" w:rsidRPr="00195442" w:rsidRDefault="00953950" w:rsidP="00252F75">
            <w:pPr>
              <w:cnfStyle w:val="000000100000" w:firstRow="0" w:lastRow="0" w:firstColumn="0" w:lastColumn="0" w:oddVBand="0" w:evenVBand="0" w:oddHBand="1" w:evenHBand="0" w:firstRowFirstColumn="0" w:firstRowLastColumn="0" w:lastRowFirstColumn="0" w:lastRowLastColumn="0"/>
              <w:rPr>
                <w:ins w:id="3005" w:author="Gareth Pateman" w:date="2018-04-06T16:53:00Z"/>
                <w:b/>
                <w:sz w:val="20"/>
              </w:rPr>
            </w:pPr>
            <w:ins w:id="3006" w:author="Gareth Pateman" w:date="2018-04-06T16:53:00Z">
              <w:r w:rsidRPr="00195442">
                <w:rPr>
                  <w:b/>
                  <w:sz w:val="20"/>
                </w:rPr>
                <w:t>Validation</w:t>
              </w:r>
            </w:ins>
          </w:p>
        </w:tc>
      </w:tr>
      <w:tr w:rsidR="00953950" w:rsidRPr="00D267CA" w14:paraId="6A362CAA" w14:textId="77777777" w:rsidTr="0065774C">
        <w:trPr>
          <w:ins w:id="3007" w:author="Gareth Pateman" w:date="2018-04-06T16:53:00Z"/>
        </w:trPr>
        <w:tc>
          <w:tcPr>
            <w:cnfStyle w:val="001000000000" w:firstRow="0" w:lastRow="0" w:firstColumn="1" w:lastColumn="0" w:oddVBand="0" w:evenVBand="0" w:oddHBand="0" w:evenHBand="0" w:firstRowFirstColumn="0" w:firstRowLastColumn="0" w:lastRowFirstColumn="0" w:lastRowLastColumn="0"/>
            <w:tcW w:w="1373" w:type="dxa"/>
          </w:tcPr>
          <w:p w14:paraId="152ABDFC" w14:textId="60AFFE9A" w:rsidR="00953950" w:rsidRPr="00D267CA" w:rsidRDefault="0065774C" w:rsidP="00252F75">
            <w:pPr>
              <w:jc w:val="left"/>
              <w:rPr>
                <w:ins w:id="3008" w:author="Gareth Pateman" w:date="2018-04-06T16:53:00Z"/>
                <w:b w:val="0"/>
                <w:sz w:val="20"/>
              </w:rPr>
            </w:pPr>
            <w:r>
              <w:rPr>
                <w:b w:val="0"/>
                <w:sz w:val="20"/>
              </w:rPr>
              <w:t>f</w:t>
            </w:r>
            <w:ins w:id="3009" w:author="Gareth Pateman" w:date="2018-04-06T16:54:00Z">
              <w:r w:rsidR="00953950">
                <w:rPr>
                  <w:b w:val="0"/>
                  <w:sz w:val="20"/>
                </w:rPr>
                <w:t>ee</w:t>
              </w:r>
            </w:ins>
            <w:ins w:id="3010" w:author="Gareth Pateman" w:date="2018-04-06T16:55:00Z">
              <w:r w:rsidR="00953950">
                <w:rPr>
                  <w:b w:val="0"/>
                  <w:sz w:val="20"/>
                </w:rPr>
                <w:t>Type</w:t>
              </w:r>
            </w:ins>
          </w:p>
        </w:tc>
        <w:tc>
          <w:tcPr>
            <w:tcW w:w="1055" w:type="dxa"/>
          </w:tcPr>
          <w:p w14:paraId="23C73168" w14:textId="77777777" w:rsidR="00953950" w:rsidRPr="00D267CA" w:rsidRDefault="00953950" w:rsidP="00252F75">
            <w:pPr>
              <w:jc w:val="left"/>
              <w:cnfStyle w:val="000000000000" w:firstRow="0" w:lastRow="0" w:firstColumn="0" w:lastColumn="0" w:oddVBand="0" w:evenVBand="0" w:oddHBand="0" w:evenHBand="0" w:firstRowFirstColumn="0" w:firstRowLastColumn="0" w:lastRowFirstColumn="0" w:lastRowLastColumn="0"/>
              <w:rPr>
                <w:ins w:id="3011" w:author="Gareth Pateman" w:date="2018-04-06T16:53:00Z"/>
                <w:sz w:val="20"/>
              </w:rPr>
            </w:pPr>
            <w:ins w:id="3012" w:author="Gareth Pateman" w:date="2018-04-06T16:53:00Z">
              <w:r w:rsidRPr="00D267CA">
                <w:rPr>
                  <w:sz w:val="20"/>
                </w:rPr>
                <w:t>String</w:t>
              </w:r>
            </w:ins>
          </w:p>
        </w:tc>
        <w:tc>
          <w:tcPr>
            <w:tcW w:w="3082" w:type="dxa"/>
          </w:tcPr>
          <w:p w14:paraId="2BBF39D9" w14:textId="77226D28" w:rsidR="00953950" w:rsidRPr="00D267CA" w:rsidRDefault="00953950" w:rsidP="00252F75">
            <w:pPr>
              <w:jc w:val="left"/>
              <w:cnfStyle w:val="000000000000" w:firstRow="0" w:lastRow="0" w:firstColumn="0" w:lastColumn="0" w:oddVBand="0" w:evenVBand="0" w:oddHBand="0" w:evenHBand="0" w:firstRowFirstColumn="0" w:firstRowLastColumn="0" w:lastRowFirstColumn="0" w:lastRowLastColumn="0"/>
              <w:rPr>
                <w:ins w:id="3013" w:author="Gareth Pateman" w:date="2018-04-06T16:53:00Z"/>
                <w:sz w:val="20"/>
              </w:rPr>
            </w:pPr>
            <w:ins w:id="3014" w:author="Gareth Pateman" w:date="2018-04-06T16:56:00Z">
              <w:r>
                <w:rPr>
                  <w:sz w:val="20"/>
                </w:rPr>
                <w:t>Defines the type of fee.</w:t>
              </w:r>
            </w:ins>
          </w:p>
        </w:tc>
        <w:tc>
          <w:tcPr>
            <w:tcW w:w="603" w:type="dxa"/>
          </w:tcPr>
          <w:p w14:paraId="621B1638" w14:textId="77777777" w:rsidR="00953950" w:rsidRDefault="00953950" w:rsidP="00252F75">
            <w:pPr>
              <w:jc w:val="left"/>
              <w:cnfStyle w:val="000000000000" w:firstRow="0" w:lastRow="0" w:firstColumn="0" w:lastColumn="0" w:oddVBand="0" w:evenVBand="0" w:oddHBand="0" w:evenHBand="0" w:firstRowFirstColumn="0" w:firstRowLastColumn="0" w:lastRowFirstColumn="0" w:lastRowLastColumn="0"/>
              <w:rPr>
                <w:ins w:id="3015" w:author="Gareth Pateman" w:date="2018-04-06T16:53:00Z"/>
                <w:sz w:val="20"/>
              </w:rPr>
            </w:pPr>
            <w:ins w:id="3016" w:author="Gareth Pateman" w:date="2018-04-06T16:53:00Z">
              <w:r w:rsidRPr="00E12E10">
                <w:rPr>
                  <w:rFonts w:ascii="Wingdings" w:hAnsi="Wingdings" w:cs="Wingdings"/>
                  <w:szCs w:val="28"/>
                </w:rPr>
                <w:t></w:t>
              </w:r>
              <w:r>
                <w:rPr>
                  <w:sz w:val="20"/>
                </w:rPr>
                <w:t>M</w:t>
              </w:r>
            </w:ins>
          </w:p>
          <w:p w14:paraId="44303AC2" w14:textId="77777777" w:rsidR="00953950" w:rsidRPr="00D267CA" w:rsidRDefault="00953950" w:rsidP="00252F75">
            <w:pPr>
              <w:jc w:val="left"/>
              <w:cnfStyle w:val="000000000000" w:firstRow="0" w:lastRow="0" w:firstColumn="0" w:lastColumn="0" w:oddVBand="0" w:evenVBand="0" w:oddHBand="0" w:evenHBand="0" w:firstRowFirstColumn="0" w:firstRowLastColumn="0" w:lastRowFirstColumn="0" w:lastRowLastColumn="0"/>
              <w:rPr>
                <w:ins w:id="3017" w:author="Gareth Pateman" w:date="2018-04-06T16:53:00Z"/>
                <w:sz w:val="20"/>
              </w:rPr>
            </w:pPr>
            <w:ins w:id="3018" w:author="Gareth Pateman" w:date="2018-04-06T16:53:00Z">
              <w:r w:rsidRPr="00E12E10">
                <w:rPr>
                  <w:rFonts w:ascii="Wingdings" w:hAnsi="Wingdings" w:cs="Wingdings"/>
                  <w:sz w:val="20"/>
                  <w:szCs w:val="28"/>
                </w:rPr>
                <w:t></w:t>
              </w:r>
              <w:r>
                <w:rPr>
                  <w:rFonts w:cs="Wingdings"/>
                  <w:sz w:val="20"/>
                  <w:szCs w:val="28"/>
                </w:rPr>
                <w:t>M</w:t>
              </w:r>
              <w:r w:rsidRPr="00D267CA" w:rsidDel="00536948">
                <w:rPr>
                  <w:sz w:val="20"/>
                </w:rPr>
                <w:t xml:space="preserve"> </w:t>
              </w:r>
            </w:ins>
          </w:p>
        </w:tc>
        <w:tc>
          <w:tcPr>
            <w:tcW w:w="1057" w:type="dxa"/>
          </w:tcPr>
          <w:p w14:paraId="094B0B35" w14:textId="77777777" w:rsidR="00953950" w:rsidRPr="00D267CA" w:rsidRDefault="00953950" w:rsidP="00252F75">
            <w:pPr>
              <w:jc w:val="left"/>
              <w:cnfStyle w:val="000000000000" w:firstRow="0" w:lastRow="0" w:firstColumn="0" w:lastColumn="0" w:oddVBand="0" w:evenVBand="0" w:oddHBand="0" w:evenHBand="0" w:firstRowFirstColumn="0" w:firstRowLastColumn="0" w:lastRowFirstColumn="0" w:lastRowLastColumn="0"/>
              <w:rPr>
                <w:ins w:id="3019" w:author="Gareth Pateman" w:date="2018-04-06T16:53:00Z"/>
                <w:sz w:val="20"/>
              </w:rPr>
            </w:pPr>
          </w:p>
        </w:tc>
        <w:tc>
          <w:tcPr>
            <w:tcW w:w="1859" w:type="dxa"/>
          </w:tcPr>
          <w:p w14:paraId="1EF9A4DB" w14:textId="30862DE8" w:rsidR="00953950" w:rsidRPr="00D267CA" w:rsidRDefault="00953950" w:rsidP="00252F75">
            <w:pPr>
              <w:jc w:val="left"/>
              <w:cnfStyle w:val="000000000000" w:firstRow="0" w:lastRow="0" w:firstColumn="0" w:lastColumn="0" w:oddVBand="0" w:evenVBand="0" w:oddHBand="0" w:evenHBand="0" w:firstRowFirstColumn="0" w:firstRowLastColumn="0" w:lastRowFirstColumn="0" w:lastRowLastColumn="0"/>
              <w:rPr>
                <w:ins w:id="3020" w:author="Gareth Pateman" w:date="2018-04-06T16:53:00Z"/>
                <w:sz w:val="20"/>
              </w:rPr>
            </w:pPr>
          </w:p>
        </w:tc>
      </w:tr>
      <w:tr w:rsidR="00953950" w:rsidRPr="00D267CA" w14:paraId="19644A1E" w14:textId="77777777" w:rsidTr="0065774C">
        <w:trPr>
          <w:cnfStyle w:val="000000100000" w:firstRow="0" w:lastRow="0" w:firstColumn="0" w:lastColumn="0" w:oddVBand="0" w:evenVBand="0" w:oddHBand="1" w:evenHBand="0" w:firstRowFirstColumn="0" w:firstRowLastColumn="0" w:lastRowFirstColumn="0" w:lastRowLastColumn="0"/>
          <w:ins w:id="3021" w:author="Gareth Pateman" w:date="2018-04-06T16:53:00Z"/>
        </w:trPr>
        <w:tc>
          <w:tcPr>
            <w:cnfStyle w:val="001000000000" w:firstRow="0" w:lastRow="0" w:firstColumn="1" w:lastColumn="0" w:oddVBand="0" w:evenVBand="0" w:oddHBand="0" w:evenHBand="0" w:firstRowFirstColumn="0" w:firstRowLastColumn="0" w:lastRowFirstColumn="0" w:lastRowLastColumn="0"/>
            <w:tcW w:w="1373" w:type="dxa"/>
          </w:tcPr>
          <w:p w14:paraId="3B5C5E0F" w14:textId="291371E1" w:rsidR="00953950" w:rsidRPr="00D267CA" w:rsidRDefault="0065774C" w:rsidP="00252F75">
            <w:pPr>
              <w:jc w:val="left"/>
              <w:rPr>
                <w:ins w:id="3022" w:author="Gareth Pateman" w:date="2018-04-06T16:53:00Z"/>
                <w:b w:val="0"/>
                <w:sz w:val="20"/>
              </w:rPr>
            </w:pPr>
            <w:r>
              <w:rPr>
                <w:b w:val="0"/>
                <w:sz w:val="20"/>
              </w:rPr>
              <w:t>f</w:t>
            </w:r>
            <w:ins w:id="3023" w:author="Gareth Pateman" w:date="2018-04-09T10:54:00Z">
              <w:r w:rsidR="00126D00">
                <w:rPr>
                  <w:b w:val="0"/>
                  <w:sz w:val="20"/>
                </w:rPr>
                <w:t>ee</w:t>
              </w:r>
            </w:ins>
            <w:ins w:id="3024" w:author="Gareth Pateman" w:date="2018-04-06T16:56:00Z">
              <w:r w:rsidR="00953950">
                <w:rPr>
                  <w:b w:val="0"/>
                  <w:sz w:val="20"/>
                </w:rPr>
                <w:t>Currency</w:t>
              </w:r>
            </w:ins>
          </w:p>
        </w:tc>
        <w:tc>
          <w:tcPr>
            <w:tcW w:w="1055" w:type="dxa"/>
          </w:tcPr>
          <w:p w14:paraId="6191394B" w14:textId="77777777" w:rsidR="00953950" w:rsidRPr="00D267CA" w:rsidRDefault="00953950" w:rsidP="00252F75">
            <w:pPr>
              <w:jc w:val="left"/>
              <w:cnfStyle w:val="000000100000" w:firstRow="0" w:lastRow="0" w:firstColumn="0" w:lastColumn="0" w:oddVBand="0" w:evenVBand="0" w:oddHBand="1" w:evenHBand="0" w:firstRowFirstColumn="0" w:firstRowLastColumn="0" w:lastRowFirstColumn="0" w:lastRowLastColumn="0"/>
              <w:rPr>
                <w:ins w:id="3025" w:author="Gareth Pateman" w:date="2018-04-06T16:53:00Z"/>
                <w:sz w:val="20"/>
              </w:rPr>
            </w:pPr>
            <w:ins w:id="3026" w:author="Gareth Pateman" w:date="2018-04-06T16:53:00Z">
              <w:r>
                <w:rPr>
                  <w:sz w:val="20"/>
                </w:rPr>
                <w:t>String</w:t>
              </w:r>
            </w:ins>
          </w:p>
        </w:tc>
        <w:tc>
          <w:tcPr>
            <w:tcW w:w="3082" w:type="dxa"/>
          </w:tcPr>
          <w:p w14:paraId="1B4FD5E7" w14:textId="0C787DE5" w:rsidR="00953950" w:rsidRPr="00D267CA" w:rsidRDefault="00953950" w:rsidP="00252F75">
            <w:pPr>
              <w:jc w:val="left"/>
              <w:cnfStyle w:val="000000100000" w:firstRow="0" w:lastRow="0" w:firstColumn="0" w:lastColumn="0" w:oddVBand="0" w:evenVBand="0" w:oddHBand="1" w:evenHBand="0" w:firstRowFirstColumn="0" w:firstRowLastColumn="0" w:lastRowFirstColumn="0" w:lastRowLastColumn="0"/>
              <w:rPr>
                <w:ins w:id="3027" w:author="Gareth Pateman" w:date="2018-04-06T16:53:00Z"/>
                <w:sz w:val="20"/>
              </w:rPr>
            </w:pPr>
            <w:ins w:id="3028" w:author="Gareth Pateman" w:date="2018-04-06T16:56:00Z">
              <w:r>
                <w:rPr>
                  <w:sz w:val="20"/>
                </w:rPr>
                <w:t>Defines the currency for the given fee.</w:t>
              </w:r>
            </w:ins>
          </w:p>
        </w:tc>
        <w:tc>
          <w:tcPr>
            <w:tcW w:w="603" w:type="dxa"/>
          </w:tcPr>
          <w:p w14:paraId="60CDC8B8" w14:textId="77777777" w:rsidR="00953950" w:rsidRDefault="00953950" w:rsidP="00252F75">
            <w:pPr>
              <w:jc w:val="left"/>
              <w:cnfStyle w:val="000000100000" w:firstRow="0" w:lastRow="0" w:firstColumn="0" w:lastColumn="0" w:oddVBand="0" w:evenVBand="0" w:oddHBand="1" w:evenHBand="0" w:firstRowFirstColumn="0" w:firstRowLastColumn="0" w:lastRowFirstColumn="0" w:lastRowLastColumn="0"/>
              <w:rPr>
                <w:ins w:id="3029" w:author="Gareth Pateman" w:date="2018-04-06T16:53:00Z"/>
                <w:sz w:val="20"/>
              </w:rPr>
            </w:pPr>
            <w:ins w:id="3030" w:author="Gareth Pateman" w:date="2018-04-06T16:53:00Z">
              <w:r w:rsidRPr="00E12E10">
                <w:rPr>
                  <w:rFonts w:ascii="Wingdings" w:hAnsi="Wingdings" w:cs="Wingdings"/>
                  <w:szCs w:val="28"/>
                </w:rPr>
                <w:t></w:t>
              </w:r>
              <w:r>
                <w:rPr>
                  <w:sz w:val="20"/>
                </w:rPr>
                <w:t>M</w:t>
              </w:r>
            </w:ins>
          </w:p>
          <w:p w14:paraId="519A37D3" w14:textId="77777777" w:rsidR="00953950" w:rsidRPr="00D267CA" w:rsidRDefault="00953950" w:rsidP="00252F75">
            <w:pPr>
              <w:jc w:val="left"/>
              <w:cnfStyle w:val="000000100000" w:firstRow="0" w:lastRow="0" w:firstColumn="0" w:lastColumn="0" w:oddVBand="0" w:evenVBand="0" w:oddHBand="1" w:evenHBand="0" w:firstRowFirstColumn="0" w:firstRowLastColumn="0" w:lastRowFirstColumn="0" w:lastRowLastColumn="0"/>
              <w:rPr>
                <w:ins w:id="3031" w:author="Gareth Pateman" w:date="2018-04-06T16:53:00Z"/>
                <w:sz w:val="20"/>
              </w:rPr>
            </w:pPr>
            <w:ins w:id="3032" w:author="Gareth Pateman" w:date="2018-04-06T16:53:00Z">
              <w:r w:rsidRPr="00E12E10">
                <w:rPr>
                  <w:rFonts w:ascii="Wingdings" w:hAnsi="Wingdings" w:cs="Wingdings"/>
                  <w:sz w:val="20"/>
                  <w:szCs w:val="28"/>
                </w:rPr>
                <w:t></w:t>
              </w:r>
              <w:r>
                <w:rPr>
                  <w:rFonts w:cs="Wingdings"/>
                  <w:sz w:val="20"/>
                  <w:szCs w:val="28"/>
                </w:rPr>
                <w:t>M</w:t>
              </w:r>
              <w:r w:rsidRPr="00D267CA" w:rsidDel="00536948">
                <w:rPr>
                  <w:sz w:val="20"/>
                </w:rPr>
                <w:t xml:space="preserve"> </w:t>
              </w:r>
            </w:ins>
          </w:p>
        </w:tc>
        <w:tc>
          <w:tcPr>
            <w:tcW w:w="1057" w:type="dxa"/>
          </w:tcPr>
          <w:p w14:paraId="245C7298" w14:textId="77777777" w:rsidR="00953950" w:rsidRPr="00D267CA" w:rsidRDefault="00953950" w:rsidP="00252F75">
            <w:pPr>
              <w:jc w:val="left"/>
              <w:cnfStyle w:val="000000100000" w:firstRow="0" w:lastRow="0" w:firstColumn="0" w:lastColumn="0" w:oddVBand="0" w:evenVBand="0" w:oddHBand="1" w:evenHBand="0" w:firstRowFirstColumn="0" w:firstRowLastColumn="0" w:lastRowFirstColumn="0" w:lastRowLastColumn="0"/>
              <w:rPr>
                <w:ins w:id="3033" w:author="Gareth Pateman" w:date="2018-04-06T16:53:00Z"/>
                <w:sz w:val="20"/>
              </w:rPr>
            </w:pPr>
          </w:p>
        </w:tc>
        <w:tc>
          <w:tcPr>
            <w:tcW w:w="1859" w:type="dxa"/>
          </w:tcPr>
          <w:p w14:paraId="09A4FC00" w14:textId="69EEDD92" w:rsidR="00953950" w:rsidRPr="00D267CA" w:rsidRDefault="00953950" w:rsidP="00252F75">
            <w:pPr>
              <w:jc w:val="left"/>
              <w:cnfStyle w:val="000000100000" w:firstRow="0" w:lastRow="0" w:firstColumn="0" w:lastColumn="0" w:oddVBand="0" w:evenVBand="0" w:oddHBand="1" w:evenHBand="0" w:firstRowFirstColumn="0" w:firstRowLastColumn="0" w:lastRowFirstColumn="0" w:lastRowLastColumn="0"/>
              <w:rPr>
                <w:ins w:id="3034" w:author="Gareth Pateman" w:date="2018-04-06T16:53:00Z"/>
                <w:sz w:val="20"/>
              </w:rPr>
            </w:pPr>
            <w:ins w:id="3035" w:author="Gareth Pateman" w:date="2018-04-06T16:57:00Z">
              <w:r>
                <w:rPr>
                  <w:sz w:val="20"/>
                </w:rPr>
                <w:t xml:space="preserve">Enumeration = </w:t>
              </w:r>
              <w:r>
                <w:fldChar w:fldCharType="begin"/>
              </w:r>
              <w:r>
                <w:instrText xml:space="preserve"> HYPERLINK \l "_ISO_Currency_Codes" </w:instrText>
              </w:r>
              <w:r>
                <w:fldChar w:fldCharType="separate"/>
              </w:r>
              <w:r w:rsidRPr="00E90944">
                <w:rPr>
                  <w:rStyle w:val="Hyperlink"/>
                  <w:sz w:val="20"/>
                  <w:szCs w:val="20"/>
                </w:rPr>
                <w:t>ISO Currency Codes</w:t>
              </w:r>
              <w:r>
                <w:rPr>
                  <w:rStyle w:val="Hyperlink"/>
                  <w:sz w:val="20"/>
                </w:rPr>
                <w:fldChar w:fldCharType="end"/>
              </w:r>
            </w:ins>
          </w:p>
        </w:tc>
      </w:tr>
      <w:tr w:rsidR="00953950" w:rsidRPr="00D267CA" w14:paraId="22BFFC43" w14:textId="77777777" w:rsidTr="0065774C">
        <w:trPr>
          <w:ins w:id="3036" w:author="Gareth Pateman" w:date="2018-04-06T16:56:00Z"/>
        </w:trPr>
        <w:tc>
          <w:tcPr>
            <w:cnfStyle w:val="001000000000" w:firstRow="0" w:lastRow="0" w:firstColumn="1" w:lastColumn="0" w:oddVBand="0" w:evenVBand="0" w:oddHBand="0" w:evenHBand="0" w:firstRowFirstColumn="0" w:firstRowLastColumn="0" w:lastRowFirstColumn="0" w:lastRowLastColumn="0"/>
            <w:tcW w:w="1373" w:type="dxa"/>
          </w:tcPr>
          <w:p w14:paraId="5B63EEFD" w14:textId="533B49DF" w:rsidR="00953950" w:rsidRDefault="0065774C" w:rsidP="00252F75">
            <w:pPr>
              <w:jc w:val="left"/>
              <w:rPr>
                <w:ins w:id="3037" w:author="Gareth Pateman" w:date="2018-04-06T16:56:00Z"/>
                <w:b w:val="0"/>
                <w:sz w:val="20"/>
              </w:rPr>
            </w:pPr>
            <w:r>
              <w:rPr>
                <w:b w:val="0"/>
                <w:sz w:val="20"/>
              </w:rPr>
              <w:t>f</w:t>
            </w:r>
            <w:ins w:id="3038" w:author="Gareth Pateman" w:date="2018-04-09T10:54:00Z">
              <w:r w:rsidR="00126D00">
                <w:rPr>
                  <w:b w:val="0"/>
                  <w:sz w:val="20"/>
                </w:rPr>
                <w:t>ee</w:t>
              </w:r>
            </w:ins>
            <w:ins w:id="3039" w:author="Gareth Pateman" w:date="2018-04-06T16:56:00Z">
              <w:r w:rsidR="00953950">
                <w:rPr>
                  <w:b w:val="0"/>
                  <w:sz w:val="20"/>
                </w:rPr>
                <w:t>Amount</w:t>
              </w:r>
            </w:ins>
          </w:p>
        </w:tc>
        <w:tc>
          <w:tcPr>
            <w:tcW w:w="1055" w:type="dxa"/>
          </w:tcPr>
          <w:p w14:paraId="23D45493" w14:textId="6B6B329A" w:rsidR="00953950" w:rsidRDefault="00953950" w:rsidP="00252F75">
            <w:pPr>
              <w:jc w:val="left"/>
              <w:cnfStyle w:val="000000000000" w:firstRow="0" w:lastRow="0" w:firstColumn="0" w:lastColumn="0" w:oddVBand="0" w:evenVBand="0" w:oddHBand="0" w:evenHBand="0" w:firstRowFirstColumn="0" w:firstRowLastColumn="0" w:lastRowFirstColumn="0" w:lastRowLastColumn="0"/>
              <w:rPr>
                <w:ins w:id="3040" w:author="Gareth Pateman" w:date="2018-04-06T16:56:00Z"/>
                <w:sz w:val="20"/>
              </w:rPr>
            </w:pPr>
            <w:ins w:id="3041" w:author="Gareth Pateman" w:date="2018-04-06T16:57:00Z">
              <w:r>
                <w:rPr>
                  <w:sz w:val="20"/>
                </w:rPr>
                <w:t>String</w:t>
              </w:r>
            </w:ins>
          </w:p>
        </w:tc>
        <w:tc>
          <w:tcPr>
            <w:tcW w:w="3082" w:type="dxa"/>
          </w:tcPr>
          <w:p w14:paraId="23BD5E20" w14:textId="2A4016C5" w:rsidR="00953950" w:rsidRDefault="00953950" w:rsidP="00252F75">
            <w:pPr>
              <w:jc w:val="left"/>
              <w:cnfStyle w:val="000000000000" w:firstRow="0" w:lastRow="0" w:firstColumn="0" w:lastColumn="0" w:oddVBand="0" w:evenVBand="0" w:oddHBand="0" w:evenHBand="0" w:firstRowFirstColumn="0" w:firstRowLastColumn="0" w:lastRowFirstColumn="0" w:lastRowLastColumn="0"/>
              <w:rPr>
                <w:ins w:id="3042" w:author="Gareth Pateman" w:date="2018-04-06T16:56:00Z"/>
                <w:sz w:val="20"/>
              </w:rPr>
            </w:pPr>
            <w:ins w:id="3043" w:author="Gareth Pateman" w:date="2018-04-06T16:57:00Z">
              <w:r>
                <w:rPr>
                  <w:sz w:val="20"/>
                </w:rPr>
                <w:t>The fee amount.</w:t>
              </w:r>
            </w:ins>
          </w:p>
        </w:tc>
        <w:tc>
          <w:tcPr>
            <w:tcW w:w="603" w:type="dxa"/>
          </w:tcPr>
          <w:p w14:paraId="6F39CB1B" w14:textId="77777777" w:rsidR="00953950" w:rsidRDefault="00953950" w:rsidP="00953950">
            <w:pPr>
              <w:jc w:val="left"/>
              <w:cnfStyle w:val="000000000000" w:firstRow="0" w:lastRow="0" w:firstColumn="0" w:lastColumn="0" w:oddVBand="0" w:evenVBand="0" w:oddHBand="0" w:evenHBand="0" w:firstRowFirstColumn="0" w:firstRowLastColumn="0" w:lastRowFirstColumn="0" w:lastRowLastColumn="0"/>
              <w:rPr>
                <w:ins w:id="3044" w:author="Gareth Pateman" w:date="2018-04-06T16:57:00Z"/>
                <w:sz w:val="20"/>
              </w:rPr>
            </w:pPr>
            <w:ins w:id="3045" w:author="Gareth Pateman" w:date="2018-04-06T16:57:00Z">
              <w:r w:rsidRPr="00E12E10">
                <w:rPr>
                  <w:rFonts w:ascii="Wingdings" w:hAnsi="Wingdings" w:cs="Wingdings"/>
                  <w:szCs w:val="28"/>
                </w:rPr>
                <w:t></w:t>
              </w:r>
              <w:r>
                <w:rPr>
                  <w:sz w:val="20"/>
                </w:rPr>
                <w:t>M</w:t>
              </w:r>
            </w:ins>
          </w:p>
          <w:p w14:paraId="32D0B97B" w14:textId="1731B8F5" w:rsidR="00953950" w:rsidRPr="00E12E10" w:rsidRDefault="00953950" w:rsidP="00953950">
            <w:pPr>
              <w:jc w:val="left"/>
              <w:cnfStyle w:val="000000000000" w:firstRow="0" w:lastRow="0" w:firstColumn="0" w:lastColumn="0" w:oddVBand="0" w:evenVBand="0" w:oddHBand="0" w:evenHBand="0" w:firstRowFirstColumn="0" w:firstRowLastColumn="0" w:lastRowFirstColumn="0" w:lastRowLastColumn="0"/>
              <w:rPr>
                <w:ins w:id="3046" w:author="Gareth Pateman" w:date="2018-04-06T16:56:00Z"/>
                <w:rFonts w:ascii="Wingdings" w:hAnsi="Wingdings" w:cs="Wingdings"/>
                <w:szCs w:val="28"/>
              </w:rPr>
            </w:pPr>
            <w:ins w:id="3047" w:author="Gareth Pateman" w:date="2018-04-06T16:57:00Z">
              <w:r w:rsidRPr="00E12E10">
                <w:rPr>
                  <w:rFonts w:ascii="Wingdings" w:hAnsi="Wingdings" w:cs="Wingdings"/>
                  <w:sz w:val="20"/>
                  <w:szCs w:val="28"/>
                </w:rPr>
                <w:t></w:t>
              </w:r>
              <w:r>
                <w:rPr>
                  <w:rFonts w:cs="Wingdings"/>
                  <w:sz w:val="20"/>
                  <w:szCs w:val="28"/>
                </w:rPr>
                <w:t>M</w:t>
              </w:r>
            </w:ins>
          </w:p>
        </w:tc>
        <w:tc>
          <w:tcPr>
            <w:tcW w:w="1057" w:type="dxa"/>
          </w:tcPr>
          <w:p w14:paraId="0C6884F2" w14:textId="77777777" w:rsidR="00953950" w:rsidRPr="00D267CA" w:rsidRDefault="00953950" w:rsidP="00252F75">
            <w:pPr>
              <w:jc w:val="left"/>
              <w:cnfStyle w:val="000000000000" w:firstRow="0" w:lastRow="0" w:firstColumn="0" w:lastColumn="0" w:oddVBand="0" w:evenVBand="0" w:oddHBand="0" w:evenHBand="0" w:firstRowFirstColumn="0" w:firstRowLastColumn="0" w:lastRowFirstColumn="0" w:lastRowLastColumn="0"/>
              <w:rPr>
                <w:ins w:id="3048" w:author="Gareth Pateman" w:date="2018-04-06T16:56:00Z"/>
                <w:sz w:val="20"/>
              </w:rPr>
            </w:pPr>
          </w:p>
        </w:tc>
        <w:tc>
          <w:tcPr>
            <w:tcW w:w="1859" w:type="dxa"/>
          </w:tcPr>
          <w:p w14:paraId="20C0E28D" w14:textId="3D5C428B" w:rsidR="00953950" w:rsidRPr="00D267CA" w:rsidRDefault="004B5D28" w:rsidP="00252F75">
            <w:pPr>
              <w:jc w:val="left"/>
              <w:cnfStyle w:val="000000000000" w:firstRow="0" w:lastRow="0" w:firstColumn="0" w:lastColumn="0" w:oddVBand="0" w:evenVBand="0" w:oddHBand="0" w:evenHBand="0" w:firstRowFirstColumn="0" w:firstRowLastColumn="0" w:lastRowFirstColumn="0" w:lastRowLastColumn="0"/>
              <w:rPr>
                <w:ins w:id="3049" w:author="Gareth Pateman" w:date="2018-04-06T16:56:00Z"/>
                <w:sz w:val="20"/>
              </w:rPr>
            </w:pPr>
            <w:ins w:id="3050" w:author="Gareth Pateman" w:date="2018-04-18T12:14:00Z">
              <w:r>
                <w:rPr>
                  <w:sz w:val="20"/>
                </w:rPr>
                <w:t>If supplied, amount must contain two decimal places separated by ‘.’</w:t>
              </w:r>
            </w:ins>
          </w:p>
        </w:tc>
      </w:tr>
    </w:tbl>
    <w:p w14:paraId="377C2AA1" w14:textId="77777777" w:rsidR="00953950" w:rsidRDefault="00953950" w:rsidP="00953950">
      <w:pPr>
        <w:rPr>
          <w:ins w:id="3051" w:author="Gareth Pateman" w:date="2018-04-06T16:53:00Z"/>
          <w:color w:val="FF0000"/>
          <w:sz w:val="20"/>
        </w:rPr>
      </w:pPr>
    </w:p>
    <w:p w14:paraId="19062649" w14:textId="0CED4770" w:rsidR="00BA2AB8" w:rsidRDefault="00BA2AB8" w:rsidP="002F254C">
      <w:pPr>
        <w:rPr>
          <w:ins w:id="3052" w:author="Gareth Pateman [2]" w:date="2017-09-18T09:26:00Z"/>
        </w:rPr>
      </w:pPr>
    </w:p>
    <w:p w14:paraId="05DA4405" w14:textId="77777777" w:rsidR="00BA2AB8" w:rsidRDefault="00BA2AB8">
      <w:pPr>
        <w:spacing w:before="0"/>
        <w:jc w:val="left"/>
        <w:rPr>
          <w:ins w:id="3053" w:author="Gareth Pateman [2]" w:date="2017-09-18T09:26:00Z"/>
        </w:rPr>
      </w:pPr>
      <w:ins w:id="3054" w:author="Gareth Pateman [2]" w:date="2017-09-18T09:26:00Z">
        <w:r>
          <w:br w:type="page"/>
        </w:r>
      </w:ins>
    </w:p>
    <w:p w14:paraId="08F72905" w14:textId="77777777" w:rsidR="0059435B" w:rsidRPr="001A1CAD" w:rsidRDefault="0059435B" w:rsidP="002F254C"/>
    <w:p w14:paraId="2EE73CB9" w14:textId="77777777" w:rsidR="00A22871" w:rsidRDefault="00A22871" w:rsidP="002F254C">
      <w:pPr>
        <w:pStyle w:val="Heading1"/>
      </w:pPr>
      <w:bookmarkStart w:id="3055" w:name="_Enumerations_1"/>
      <w:bookmarkStart w:id="3056" w:name="_Toc513209474"/>
      <w:bookmarkEnd w:id="3055"/>
      <w:r w:rsidRPr="001A1CAD">
        <w:t>Enumerations</w:t>
      </w:r>
      <w:bookmarkEnd w:id="3056"/>
    </w:p>
    <w:p w14:paraId="78116437" w14:textId="77777777" w:rsidR="00A22871" w:rsidRDefault="00A22871" w:rsidP="002F254C">
      <w:pPr>
        <w:pStyle w:val="Heading2"/>
      </w:pPr>
      <w:bookmarkStart w:id="3057" w:name="_ISO_Currency_Codes"/>
      <w:bookmarkStart w:id="3058" w:name="_Toc513209475"/>
      <w:bookmarkEnd w:id="3057"/>
      <w:r>
        <w:t>ISO Currency Codes</w:t>
      </w:r>
      <w:bookmarkEnd w:id="3058"/>
    </w:p>
    <w:p w14:paraId="4E3E781B" w14:textId="77777777" w:rsidR="00A22871" w:rsidRDefault="00A22871" w:rsidP="002F254C">
      <w:pPr>
        <w:pStyle w:val="NormalParagraph"/>
      </w:pPr>
      <w:r>
        <w:t xml:space="preserve">The three-character alphabetic code for currency as defined by ISO 4217 is to be used for all currency properties. The full list of codes is maintained by Swiss Interbank Clearing on behalf of the International Organisation for Standardisation. This list can be obtained via the following website - </w:t>
      </w:r>
      <w:hyperlink r:id="rId20" w:history="1">
        <w:r w:rsidRPr="00152884">
          <w:t>http://www.currency-iso.org/en/home/tables/table-a1.html</w:t>
        </w:r>
      </w:hyperlink>
    </w:p>
    <w:p w14:paraId="0B3DF4B3" w14:textId="77777777" w:rsidR="00A22871" w:rsidRDefault="00A22871" w:rsidP="002F254C">
      <w:pPr>
        <w:pStyle w:val="Heading2"/>
      </w:pPr>
      <w:bookmarkStart w:id="3059" w:name="_Toc459720575"/>
      <w:bookmarkStart w:id="3060" w:name="_Toc459720693"/>
      <w:bookmarkStart w:id="3061" w:name="_Toc459720810"/>
      <w:bookmarkStart w:id="3062" w:name="_Toc459720927"/>
      <w:bookmarkStart w:id="3063" w:name="_Toc459721048"/>
      <w:bookmarkStart w:id="3064" w:name="_Transaction_Types"/>
      <w:bookmarkStart w:id="3065" w:name="_Toc513209476"/>
      <w:bookmarkEnd w:id="3059"/>
      <w:bookmarkEnd w:id="3060"/>
      <w:bookmarkEnd w:id="3061"/>
      <w:bookmarkEnd w:id="3062"/>
      <w:bookmarkEnd w:id="3063"/>
      <w:bookmarkEnd w:id="3064"/>
      <w:r>
        <w:t>Transaction Types</w:t>
      </w:r>
      <w:bookmarkEnd w:id="3065"/>
    </w:p>
    <w:p w14:paraId="62E131D8" w14:textId="77777777" w:rsidR="00A22871" w:rsidRDefault="00A22871" w:rsidP="002F254C">
      <w:pPr>
        <w:pStyle w:val="NormalParagraph"/>
      </w:pPr>
      <w:r>
        <w:t xml:space="preserve">A small number of types have been defined to classify the nature of a transaction. Use of these types will enable clients to indicate the type of transaction in a manner that is common regardless of the API provider. </w:t>
      </w:r>
    </w:p>
    <w:tbl>
      <w:tblPr>
        <w:tblStyle w:val="PlainTable21"/>
        <w:tblW w:w="9039"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ook w:val="04A0" w:firstRow="1" w:lastRow="0" w:firstColumn="1" w:lastColumn="0" w:noHBand="0" w:noVBand="1"/>
      </w:tblPr>
      <w:tblGrid>
        <w:gridCol w:w="1542"/>
        <w:gridCol w:w="7497"/>
      </w:tblGrid>
      <w:tr w:rsidR="00A22871" w:rsidRPr="00431BF0" w14:paraId="05518C12" w14:textId="77777777" w:rsidTr="002F25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74421BDC" w14:textId="77777777" w:rsidR="00A22871" w:rsidRPr="00195442" w:rsidRDefault="00A22871" w:rsidP="00A22871">
            <w:pPr>
              <w:rPr>
                <w:sz w:val="20"/>
              </w:rPr>
            </w:pPr>
            <w:r>
              <w:rPr>
                <w:sz w:val="20"/>
              </w:rPr>
              <w:t>Code</w:t>
            </w:r>
          </w:p>
        </w:tc>
        <w:tc>
          <w:tcPr>
            <w:tcW w:w="6887" w:type="dxa"/>
          </w:tcPr>
          <w:p w14:paraId="2733B272" w14:textId="77777777" w:rsidR="00A22871" w:rsidRPr="00431BF0" w:rsidRDefault="00A22871" w:rsidP="00A22871">
            <w:pPr>
              <w:cnfStyle w:val="100000000000" w:firstRow="1" w:lastRow="0" w:firstColumn="0" w:lastColumn="0" w:oddVBand="0" w:evenVBand="0" w:oddHBand="0" w:evenHBand="0" w:firstRowFirstColumn="0" w:firstRowLastColumn="0" w:lastRowFirstColumn="0" w:lastRowLastColumn="0"/>
              <w:rPr>
                <w:sz w:val="20"/>
              </w:rPr>
            </w:pPr>
            <w:r>
              <w:rPr>
                <w:sz w:val="20"/>
              </w:rPr>
              <w:t>Description</w:t>
            </w:r>
          </w:p>
        </w:tc>
      </w:tr>
      <w:tr w:rsidR="00A22871" w:rsidRPr="00D267CA" w14:paraId="489BDE2F"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24773B0C" w14:textId="77777777" w:rsidR="00A22871" w:rsidRPr="00D267CA" w:rsidRDefault="00A22871" w:rsidP="00A22871">
            <w:pPr>
              <w:rPr>
                <w:b w:val="0"/>
                <w:sz w:val="20"/>
              </w:rPr>
            </w:pPr>
            <w:r>
              <w:rPr>
                <w:b w:val="0"/>
                <w:sz w:val="20"/>
              </w:rPr>
              <w:t>billpay</w:t>
            </w:r>
          </w:p>
        </w:tc>
        <w:tc>
          <w:tcPr>
            <w:tcW w:w="6887" w:type="dxa"/>
          </w:tcPr>
          <w:p w14:paraId="0D211128"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sidRPr="008B7F71">
              <w:rPr>
                <w:sz w:val="20"/>
              </w:rPr>
              <w:t>Payment of bill from a business for goods and/or services</w:t>
            </w:r>
            <w:r>
              <w:rPr>
                <w:sz w:val="20"/>
              </w:rPr>
              <w:t>.</w:t>
            </w:r>
          </w:p>
        </w:tc>
      </w:tr>
      <w:tr w:rsidR="00A22871" w:rsidRPr="00D267CA" w14:paraId="49D0B469" w14:textId="77777777" w:rsidTr="002F254C">
        <w:tc>
          <w:tcPr>
            <w:cnfStyle w:val="001000000000" w:firstRow="0" w:lastRow="0" w:firstColumn="1" w:lastColumn="0" w:oddVBand="0" w:evenVBand="0" w:oddHBand="0" w:evenHBand="0" w:firstRowFirstColumn="0" w:firstRowLastColumn="0" w:lastRowFirstColumn="0" w:lastRowLastColumn="0"/>
            <w:tcW w:w="0" w:type="dxa"/>
          </w:tcPr>
          <w:p w14:paraId="1EA782D3" w14:textId="77777777" w:rsidR="00A22871" w:rsidRDefault="00A22871" w:rsidP="00A22871">
            <w:pPr>
              <w:rPr>
                <w:b w:val="0"/>
                <w:sz w:val="20"/>
              </w:rPr>
            </w:pPr>
            <w:r>
              <w:rPr>
                <w:b w:val="0"/>
                <w:sz w:val="20"/>
              </w:rPr>
              <w:t>deposit</w:t>
            </w:r>
          </w:p>
        </w:tc>
        <w:tc>
          <w:tcPr>
            <w:tcW w:w="6887" w:type="dxa"/>
          </w:tcPr>
          <w:p w14:paraId="1B5292A6" w14:textId="77777777" w:rsidR="00A22871" w:rsidRPr="008B7F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Exchange of cash in return for e-Money either at a physical agent or via ATM</w:t>
            </w:r>
          </w:p>
        </w:tc>
      </w:tr>
      <w:tr w:rsidR="00A22871" w:rsidRPr="00D267CA" w14:paraId="12632DBF"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6A5EC45" w14:textId="77777777" w:rsidR="00A22871" w:rsidRPr="00D267CA" w:rsidRDefault="00A22871" w:rsidP="00A22871">
            <w:pPr>
              <w:rPr>
                <w:b w:val="0"/>
                <w:sz w:val="20"/>
              </w:rPr>
            </w:pPr>
            <w:r>
              <w:rPr>
                <w:b w:val="0"/>
                <w:sz w:val="20"/>
              </w:rPr>
              <w:t>disbursement</w:t>
            </w:r>
          </w:p>
        </w:tc>
        <w:tc>
          <w:tcPr>
            <w:tcW w:w="6887" w:type="dxa"/>
          </w:tcPr>
          <w:p w14:paraId="066601E4"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sidRPr="008B7F71">
              <w:rPr>
                <w:sz w:val="20"/>
              </w:rPr>
              <w:t>Disbursement of funds (making payments from an organisation (business, NGO, government entity) to a mobile money recipient</w:t>
            </w:r>
            <w:r>
              <w:rPr>
                <w:sz w:val="20"/>
              </w:rPr>
              <w:t>.</w:t>
            </w:r>
          </w:p>
        </w:tc>
      </w:tr>
      <w:tr w:rsidR="00A22871" w:rsidRPr="00D267CA" w14:paraId="6CC79F6C" w14:textId="77777777" w:rsidTr="002F254C">
        <w:tc>
          <w:tcPr>
            <w:cnfStyle w:val="001000000000" w:firstRow="0" w:lastRow="0" w:firstColumn="1" w:lastColumn="0" w:oddVBand="0" w:evenVBand="0" w:oddHBand="0" w:evenHBand="0" w:firstRowFirstColumn="0" w:firstRowLastColumn="0" w:lastRowFirstColumn="0" w:lastRowLastColumn="0"/>
            <w:tcW w:w="0" w:type="dxa"/>
          </w:tcPr>
          <w:p w14:paraId="01DEA86B" w14:textId="77777777" w:rsidR="00A22871" w:rsidRDefault="00A22871" w:rsidP="00A22871">
            <w:pPr>
              <w:rPr>
                <w:b w:val="0"/>
                <w:sz w:val="20"/>
              </w:rPr>
            </w:pPr>
            <w:r>
              <w:rPr>
                <w:b w:val="0"/>
                <w:sz w:val="20"/>
              </w:rPr>
              <w:t>transfer</w:t>
            </w:r>
          </w:p>
        </w:tc>
        <w:tc>
          <w:tcPr>
            <w:tcW w:w="6887" w:type="dxa"/>
          </w:tcPr>
          <w:p w14:paraId="55EFD4E8" w14:textId="77777777" w:rsidR="00A22871" w:rsidRPr="00EE064C" w:rsidRDefault="00A22871" w:rsidP="00A22871">
            <w:pPr>
              <w:cnfStyle w:val="000000000000" w:firstRow="0" w:lastRow="0" w:firstColumn="0" w:lastColumn="0" w:oddVBand="0" w:evenVBand="0" w:oddHBand="0" w:evenHBand="0" w:firstRowFirstColumn="0" w:firstRowLastColumn="0" w:lastRowFirstColumn="0" w:lastRowLastColumn="0"/>
              <w:rPr>
                <w:sz w:val="20"/>
              </w:rPr>
            </w:pPr>
            <w:r w:rsidRPr="008B7F71">
              <w:rPr>
                <w:sz w:val="20"/>
              </w:rPr>
              <w:t>Transfer of funds between mobile money provider and another provider or financial institution in the same country</w:t>
            </w:r>
            <w:r>
              <w:rPr>
                <w:sz w:val="20"/>
              </w:rPr>
              <w:t>.</w:t>
            </w:r>
          </w:p>
        </w:tc>
      </w:tr>
      <w:tr w:rsidR="00A22871" w:rsidRPr="00D267CA" w14:paraId="48013336"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413BEC98" w14:textId="77777777" w:rsidR="00A22871" w:rsidRDefault="00A22871" w:rsidP="00A22871">
            <w:pPr>
              <w:rPr>
                <w:b w:val="0"/>
                <w:sz w:val="20"/>
              </w:rPr>
            </w:pPr>
            <w:r>
              <w:rPr>
                <w:b w:val="0"/>
                <w:sz w:val="20"/>
              </w:rPr>
              <w:t>merchantpay</w:t>
            </w:r>
          </w:p>
        </w:tc>
        <w:tc>
          <w:tcPr>
            <w:tcW w:w="6887" w:type="dxa"/>
          </w:tcPr>
          <w:p w14:paraId="32F04E86" w14:textId="77777777" w:rsidR="00A22871" w:rsidRPr="00EE064C" w:rsidRDefault="00A22871" w:rsidP="00A22871">
            <w:pPr>
              <w:cnfStyle w:val="000000100000" w:firstRow="0" w:lastRow="0" w:firstColumn="0" w:lastColumn="0" w:oddVBand="0" w:evenVBand="0" w:oddHBand="1" w:evenHBand="0" w:firstRowFirstColumn="0" w:firstRowLastColumn="0" w:lastRowFirstColumn="0" w:lastRowLastColumn="0"/>
              <w:rPr>
                <w:sz w:val="20"/>
              </w:rPr>
            </w:pPr>
            <w:r w:rsidRPr="00775A4B">
              <w:rPr>
                <w:sz w:val="20"/>
              </w:rPr>
              <w:t>Purchases of goods and/or services from shops (payer present) or online (payer not present).</w:t>
            </w:r>
          </w:p>
        </w:tc>
      </w:tr>
      <w:tr w:rsidR="00A22871" w:rsidRPr="00D267CA" w14:paraId="777E1B81" w14:textId="77777777" w:rsidTr="002F254C">
        <w:tc>
          <w:tcPr>
            <w:cnfStyle w:val="001000000000" w:firstRow="0" w:lastRow="0" w:firstColumn="1" w:lastColumn="0" w:oddVBand="0" w:evenVBand="0" w:oddHBand="0" w:evenHBand="0" w:firstRowFirstColumn="0" w:firstRowLastColumn="0" w:lastRowFirstColumn="0" w:lastRowLastColumn="0"/>
            <w:tcW w:w="0" w:type="dxa"/>
          </w:tcPr>
          <w:p w14:paraId="711671DC" w14:textId="77777777" w:rsidR="00A22871" w:rsidRDefault="00A22871" w:rsidP="00A22871">
            <w:pPr>
              <w:rPr>
                <w:b w:val="0"/>
                <w:sz w:val="20"/>
              </w:rPr>
            </w:pPr>
            <w:r>
              <w:rPr>
                <w:b w:val="0"/>
                <w:sz w:val="20"/>
              </w:rPr>
              <w:t>inttransfer</w:t>
            </w:r>
          </w:p>
        </w:tc>
        <w:tc>
          <w:tcPr>
            <w:tcW w:w="6887" w:type="dxa"/>
          </w:tcPr>
          <w:p w14:paraId="051AFD8F" w14:textId="77777777" w:rsidR="00A22871" w:rsidRPr="00EE064C" w:rsidRDefault="00A22871" w:rsidP="00A22871">
            <w:pPr>
              <w:cnfStyle w:val="000000000000" w:firstRow="0" w:lastRow="0" w:firstColumn="0" w:lastColumn="0" w:oddVBand="0" w:evenVBand="0" w:oddHBand="0" w:evenHBand="0" w:firstRowFirstColumn="0" w:firstRowLastColumn="0" w:lastRowFirstColumn="0" w:lastRowLastColumn="0"/>
              <w:rPr>
                <w:sz w:val="20"/>
              </w:rPr>
            </w:pPr>
            <w:r w:rsidRPr="00775A4B">
              <w:rPr>
                <w:sz w:val="20"/>
              </w:rPr>
              <w:t>Transfer of funds to a recipient in another country, either directly to/from a mobile wallet or via an international money transfer provider.</w:t>
            </w:r>
          </w:p>
        </w:tc>
      </w:tr>
      <w:tr w:rsidR="00A22871" w:rsidRPr="00D267CA" w14:paraId="479CC5B3"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3BF22BC9" w14:textId="77777777" w:rsidR="00A22871" w:rsidRDefault="00A22871" w:rsidP="00A22871">
            <w:pPr>
              <w:rPr>
                <w:b w:val="0"/>
                <w:sz w:val="20"/>
              </w:rPr>
            </w:pPr>
            <w:r>
              <w:rPr>
                <w:b w:val="0"/>
                <w:sz w:val="20"/>
              </w:rPr>
              <w:t>adjustment</w:t>
            </w:r>
          </w:p>
        </w:tc>
        <w:tc>
          <w:tcPr>
            <w:tcW w:w="6887" w:type="dxa"/>
          </w:tcPr>
          <w:p w14:paraId="548684AD"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General adjustments to an account via an adjustment transaction (e.g. refunds).</w:t>
            </w:r>
          </w:p>
        </w:tc>
      </w:tr>
      <w:tr w:rsidR="00A22871" w:rsidRPr="00D267CA" w14:paraId="31F86ED8" w14:textId="77777777" w:rsidTr="002F254C">
        <w:tc>
          <w:tcPr>
            <w:cnfStyle w:val="001000000000" w:firstRow="0" w:lastRow="0" w:firstColumn="1" w:lastColumn="0" w:oddVBand="0" w:evenVBand="0" w:oddHBand="0" w:evenHBand="0" w:firstRowFirstColumn="0" w:firstRowLastColumn="0" w:lastRowFirstColumn="0" w:lastRowLastColumn="0"/>
            <w:tcW w:w="0" w:type="dxa"/>
          </w:tcPr>
          <w:p w14:paraId="64595099" w14:textId="77777777" w:rsidR="00A22871" w:rsidRDefault="00A22871" w:rsidP="00A22871">
            <w:pPr>
              <w:rPr>
                <w:b w:val="0"/>
                <w:sz w:val="20"/>
              </w:rPr>
            </w:pPr>
            <w:r>
              <w:rPr>
                <w:b w:val="0"/>
                <w:sz w:val="20"/>
              </w:rPr>
              <w:t>reversal</w:t>
            </w:r>
          </w:p>
        </w:tc>
        <w:tc>
          <w:tcPr>
            <w:tcW w:w="6887" w:type="dxa"/>
          </w:tcPr>
          <w:p w14:paraId="5175DEFD" w14:textId="77777777" w:rsidR="00A22871" w:rsidRPr="00EE064C" w:rsidRDefault="00A22871" w:rsidP="00A22871">
            <w:pPr>
              <w:cnfStyle w:val="000000000000" w:firstRow="0" w:lastRow="0" w:firstColumn="0" w:lastColumn="0" w:oddVBand="0" w:evenVBand="0" w:oddHBand="0" w:evenHBand="0" w:firstRowFirstColumn="0" w:firstRowLastColumn="0" w:lastRowFirstColumn="0" w:lastRowLastColumn="0"/>
              <w:rPr>
                <w:sz w:val="20"/>
              </w:rPr>
            </w:pPr>
            <w:r w:rsidRPr="00775A4B">
              <w:rPr>
                <w:sz w:val="20"/>
              </w:rPr>
              <w:t>Reversal of a prior transaction to return funds to the payer</w:t>
            </w:r>
            <w:r>
              <w:rPr>
                <w:sz w:val="20"/>
              </w:rPr>
              <w:t>.</w:t>
            </w:r>
          </w:p>
        </w:tc>
      </w:tr>
      <w:tr w:rsidR="00A22871" w:rsidRPr="00D267CA" w14:paraId="6C2A9A23"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22C133A1" w14:textId="77777777" w:rsidR="00A22871" w:rsidRDefault="00A22871" w:rsidP="00A22871">
            <w:pPr>
              <w:rPr>
                <w:b w:val="0"/>
                <w:sz w:val="20"/>
              </w:rPr>
            </w:pPr>
            <w:r>
              <w:rPr>
                <w:b w:val="0"/>
                <w:sz w:val="20"/>
              </w:rPr>
              <w:t>withdrawal</w:t>
            </w:r>
          </w:p>
        </w:tc>
        <w:tc>
          <w:tcPr>
            <w:tcW w:w="6887" w:type="dxa"/>
          </w:tcPr>
          <w:p w14:paraId="68E67530" w14:textId="77777777" w:rsidR="00A22871" w:rsidRPr="00775A4B"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Exchange of e-Money in return for cash either at a physical agent or via ATM</w:t>
            </w:r>
          </w:p>
        </w:tc>
      </w:tr>
    </w:tbl>
    <w:p w14:paraId="05474660" w14:textId="77777777" w:rsidR="00A22871" w:rsidRDefault="00A22871" w:rsidP="00A22871"/>
    <w:p w14:paraId="1A6372D2" w14:textId="77777777" w:rsidR="00A22871" w:rsidRDefault="00A22871" w:rsidP="002F254C">
      <w:pPr>
        <w:pStyle w:val="Heading2"/>
      </w:pPr>
      <w:bookmarkStart w:id="3066" w:name="_ID_Types"/>
      <w:bookmarkStart w:id="3067" w:name="_Toc513209477"/>
      <w:bookmarkEnd w:id="3066"/>
      <w:r>
        <w:t>ID Types</w:t>
      </w:r>
      <w:bookmarkEnd w:id="3067"/>
    </w:p>
    <w:p w14:paraId="7438A0A0" w14:textId="77777777" w:rsidR="00A22871" w:rsidRDefault="00A22871" w:rsidP="002F254C">
      <w:pPr>
        <w:pStyle w:val="NormalParagraph"/>
      </w:pPr>
      <w:r>
        <w:t>The ID Types enumeration lists accepted identification types. Due to the wide international variation in accepted types of identification, a catch-all type of ‘OtherID’ has also been defined.</w:t>
      </w:r>
    </w:p>
    <w:tbl>
      <w:tblPr>
        <w:tblStyle w:val="PlainTable21"/>
        <w:tblW w:w="8784"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ook w:val="04A0" w:firstRow="1" w:lastRow="0" w:firstColumn="1" w:lastColumn="0" w:noHBand="0" w:noVBand="1"/>
      </w:tblPr>
      <w:tblGrid>
        <w:gridCol w:w="2152"/>
        <w:gridCol w:w="6632"/>
      </w:tblGrid>
      <w:tr w:rsidR="00A22871" w:rsidRPr="00431BF0" w14:paraId="4F1195B3" w14:textId="77777777" w:rsidTr="002F25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2" w:type="dxa"/>
          </w:tcPr>
          <w:p w14:paraId="3B771F20" w14:textId="77777777" w:rsidR="00A22871" w:rsidRPr="00195442" w:rsidRDefault="00A22871" w:rsidP="00A22871">
            <w:pPr>
              <w:rPr>
                <w:sz w:val="20"/>
              </w:rPr>
            </w:pPr>
            <w:r>
              <w:rPr>
                <w:sz w:val="20"/>
              </w:rPr>
              <w:t>ID Type</w:t>
            </w:r>
          </w:p>
        </w:tc>
        <w:tc>
          <w:tcPr>
            <w:tcW w:w="6632" w:type="dxa"/>
          </w:tcPr>
          <w:p w14:paraId="63F1D1FC" w14:textId="77777777" w:rsidR="00A22871" w:rsidRPr="00431BF0" w:rsidRDefault="00A22871" w:rsidP="00A22871">
            <w:pPr>
              <w:cnfStyle w:val="100000000000" w:firstRow="1" w:lastRow="0" w:firstColumn="0" w:lastColumn="0" w:oddVBand="0" w:evenVBand="0" w:oddHBand="0" w:evenHBand="0" w:firstRowFirstColumn="0" w:firstRowLastColumn="0" w:lastRowFirstColumn="0" w:lastRowLastColumn="0"/>
              <w:rPr>
                <w:sz w:val="20"/>
              </w:rPr>
            </w:pPr>
            <w:r>
              <w:rPr>
                <w:sz w:val="20"/>
              </w:rPr>
              <w:t>Description</w:t>
            </w:r>
          </w:p>
        </w:tc>
      </w:tr>
      <w:tr w:rsidR="00A22871" w:rsidRPr="00D267CA" w14:paraId="3B3E9627"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2" w:type="dxa"/>
          </w:tcPr>
          <w:p w14:paraId="70A8D61B" w14:textId="77777777" w:rsidR="00A22871" w:rsidRPr="00D267CA" w:rsidRDefault="00A22871" w:rsidP="00A22871">
            <w:pPr>
              <w:rPr>
                <w:b w:val="0"/>
                <w:sz w:val="20"/>
              </w:rPr>
            </w:pPr>
            <w:r>
              <w:rPr>
                <w:b w:val="0"/>
                <w:sz w:val="20"/>
              </w:rPr>
              <w:t>passport</w:t>
            </w:r>
          </w:p>
        </w:tc>
        <w:tc>
          <w:tcPr>
            <w:tcW w:w="6632" w:type="dxa"/>
          </w:tcPr>
          <w:p w14:paraId="182AC119"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sidRPr="008B7F71">
              <w:rPr>
                <w:sz w:val="20"/>
              </w:rPr>
              <w:t>Payment of bill from a business for goods and/or services</w:t>
            </w:r>
            <w:r>
              <w:rPr>
                <w:sz w:val="20"/>
              </w:rPr>
              <w:t>.</w:t>
            </w:r>
          </w:p>
        </w:tc>
      </w:tr>
      <w:tr w:rsidR="00A22871" w:rsidRPr="00D267CA" w14:paraId="07A65351" w14:textId="77777777" w:rsidTr="002F254C">
        <w:tc>
          <w:tcPr>
            <w:cnfStyle w:val="001000000000" w:firstRow="0" w:lastRow="0" w:firstColumn="1" w:lastColumn="0" w:oddVBand="0" w:evenVBand="0" w:oddHBand="0" w:evenHBand="0" w:firstRowFirstColumn="0" w:firstRowLastColumn="0" w:lastRowFirstColumn="0" w:lastRowLastColumn="0"/>
            <w:tcW w:w="2152" w:type="dxa"/>
          </w:tcPr>
          <w:p w14:paraId="6B13273D" w14:textId="77777777" w:rsidR="00A22871" w:rsidRDefault="00A22871" w:rsidP="00A22871">
            <w:pPr>
              <w:rPr>
                <w:b w:val="0"/>
                <w:sz w:val="20"/>
              </w:rPr>
            </w:pPr>
            <w:r>
              <w:rPr>
                <w:b w:val="0"/>
                <w:sz w:val="20"/>
              </w:rPr>
              <w:t>nationalregistration</w:t>
            </w:r>
          </w:p>
        </w:tc>
        <w:tc>
          <w:tcPr>
            <w:tcW w:w="6632" w:type="dxa"/>
          </w:tcPr>
          <w:p w14:paraId="58D53D87"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National Registration Number</w:t>
            </w:r>
          </w:p>
        </w:tc>
      </w:tr>
      <w:tr w:rsidR="00A22871" w:rsidRPr="00D267CA" w14:paraId="254C9B02"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2" w:type="dxa"/>
          </w:tcPr>
          <w:p w14:paraId="12D6F3CA" w14:textId="77777777" w:rsidR="00A22871" w:rsidRDefault="00A22871" w:rsidP="00A22871">
            <w:pPr>
              <w:rPr>
                <w:b w:val="0"/>
                <w:sz w:val="20"/>
              </w:rPr>
            </w:pPr>
            <w:r>
              <w:rPr>
                <w:b w:val="0"/>
                <w:sz w:val="20"/>
              </w:rPr>
              <w:t>otherid</w:t>
            </w:r>
          </w:p>
        </w:tc>
        <w:tc>
          <w:tcPr>
            <w:tcW w:w="6632" w:type="dxa"/>
          </w:tcPr>
          <w:p w14:paraId="5B534A0C"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Catch-all for IDs not on the list</w:t>
            </w:r>
          </w:p>
        </w:tc>
      </w:tr>
      <w:tr w:rsidR="00A22871" w:rsidRPr="00D267CA" w14:paraId="3CEF5F7E" w14:textId="77777777" w:rsidTr="002F254C">
        <w:tc>
          <w:tcPr>
            <w:cnfStyle w:val="001000000000" w:firstRow="0" w:lastRow="0" w:firstColumn="1" w:lastColumn="0" w:oddVBand="0" w:evenVBand="0" w:oddHBand="0" w:evenHBand="0" w:firstRowFirstColumn="0" w:firstRowLastColumn="0" w:lastRowFirstColumn="0" w:lastRowLastColumn="0"/>
            <w:tcW w:w="2152" w:type="dxa"/>
          </w:tcPr>
          <w:p w14:paraId="06E35DBE" w14:textId="77777777" w:rsidR="00A22871" w:rsidRDefault="00A22871" w:rsidP="00A22871">
            <w:pPr>
              <w:rPr>
                <w:b w:val="0"/>
                <w:sz w:val="20"/>
              </w:rPr>
            </w:pPr>
            <w:r>
              <w:rPr>
                <w:b w:val="0"/>
                <w:sz w:val="20"/>
              </w:rPr>
              <w:t>drivinglicence</w:t>
            </w:r>
          </w:p>
        </w:tc>
        <w:tc>
          <w:tcPr>
            <w:tcW w:w="6632" w:type="dxa"/>
          </w:tcPr>
          <w:p w14:paraId="5B8FF679"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Driving Licence Number</w:t>
            </w:r>
          </w:p>
        </w:tc>
      </w:tr>
      <w:tr w:rsidR="00A22871" w:rsidRPr="00D267CA" w14:paraId="12CD2BFF"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2" w:type="dxa"/>
          </w:tcPr>
          <w:p w14:paraId="462F2EF4" w14:textId="77777777" w:rsidR="00A22871" w:rsidRDefault="00A22871" w:rsidP="00A22871">
            <w:pPr>
              <w:rPr>
                <w:b w:val="0"/>
                <w:sz w:val="20"/>
              </w:rPr>
            </w:pPr>
            <w:r>
              <w:rPr>
                <w:b w:val="0"/>
                <w:sz w:val="20"/>
              </w:rPr>
              <w:t>socialsecurity</w:t>
            </w:r>
          </w:p>
        </w:tc>
        <w:tc>
          <w:tcPr>
            <w:tcW w:w="6632" w:type="dxa"/>
          </w:tcPr>
          <w:p w14:paraId="1B2919BD"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Social Security Number</w:t>
            </w:r>
          </w:p>
        </w:tc>
      </w:tr>
      <w:tr w:rsidR="00A22871" w:rsidRPr="00D267CA" w14:paraId="594D98E8" w14:textId="77777777" w:rsidTr="002F254C">
        <w:tc>
          <w:tcPr>
            <w:cnfStyle w:val="001000000000" w:firstRow="0" w:lastRow="0" w:firstColumn="1" w:lastColumn="0" w:oddVBand="0" w:evenVBand="0" w:oddHBand="0" w:evenHBand="0" w:firstRowFirstColumn="0" w:firstRowLastColumn="0" w:lastRowFirstColumn="0" w:lastRowLastColumn="0"/>
            <w:tcW w:w="2152" w:type="dxa"/>
          </w:tcPr>
          <w:p w14:paraId="641DA249" w14:textId="77777777" w:rsidR="00A22871" w:rsidRDefault="00A22871" w:rsidP="00A22871">
            <w:pPr>
              <w:rPr>
                <w:b w:val="0"/>
                <w:sz w:val="20"/>
              </w:rPr>
            </w:pPr>
            <w:r>
              <w:rPr>
                <w:b w:val="0"/>
                <w:sz w:val="20"/>
              </w:rPr>
              <w:t>alienregistration</w:t>
            </w:r>
          </w:p>
        </w:tc>
        <w:tc>
          <w:tcPr>
            <w:tcW w:w="6632" w:type="dxa"/>
          </w:tcPr>
          <w:p w14:paraId="5FE7C3C0"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Alien Registration ID</w:t>
            </w:r>
          </w:p>
        </w:tc>
      </w:tr>
      <w:tr w:rsidR="00A22871" w:rsidRPr="00D267CA" w14:paraId="5253016A"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2" w:type="dxa"/>
          </w:tcPr>
          <w:p w14:paraId="10EFD54D" w14:textId="77777777" w:rsidR="00A22871" w:rsidRDefault="00A22871" w:rsidP="00A22871">
            <w:pPr>
              <w:rPr>
                <w:b w:val="0"/>
                <w:sz w:val="20"/>
              </w:rPr>
            </w:pPr>
            <w:r>
              <w:rPr>
                <w:b w:val="0"/>
                <w:sz w:val="20"/>
              </w:rPr>
              <w:lastRenderedPageBreak/>
              <w:t>nationalidcard</w:t>
            </w:r>
          </w:p>
        </w:tc>
        <w:tc>
          <w:tcPr>
            <w:tcW w:w="6632" w:type="dxa"/>
          </w:tcPr>
          <w:p w14:paraId="5BD6965B"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National Identity Card</w:t>
            </w:r>
          </w:p>
        </w:tc>
      </w:tr>
      <w:tr w:rsidR="00A22871" w:rsidRPr="00D267CA" w14:paraId="785113BB" w14:textId="77777777" w:rsidTr="002F254C">
        <w:tc>
          <w:tcPr>
            <w:cnfStyle w:val="001000000000" w:firstRow="0" w:lastRow="0" w:firstColumn="1" w:lastColumn="0" w:oddVBand="0" w:evenVBand="0" w:oddHBand="0" w:evenHBand="0" w:firstRowFirstColumn="0" w:firstRowLastColumn="0" w:lastRowFirstColumn="0" w:lastRowLastColumn="0"/>
            <w:tcW w:w="2152" w:type="dxa"/>
          </w:tcPr>
          <w:p w14:paraId="556A2FF9" w14:textId="77777777" w:rsidR="00A22871" w:rsidRDefault="00A22871" w:rsidP="00A22871">
            <w:pPr>
              <w:rPr>
                <w:b w:val="0"/>
                <w:sz w:val="20"/>
              </w:rPr>
            </w:pPr>
            <w:r>
              <w:rPr>
                <w:b w:val="0"/>
                <w:sz w:val="20"/>
              </w:rPr>
              <w:t>employer</w:t>
            </w:r>
          </w:p>
        </w:tc>
        <w:tc>
          <w:tcPr>
            <w:tcW w:w="6632" w:type="dxa"/>
          </w:tcPr>
          <w:p w14:paraId="65BF55F2"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Employers Identification</w:t>
            </w:r>
          </w:p>
        </w:tc>
      </w:tr>
      <w:tr w:rsidR="00A22871" w:rsidRPr="00D267CA" w14:paraId="175975E3"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2" w:type="dxa"/>
          </w:tcPr>
          <w:p w14:paraId="596EDF93" w14:textId="77777777" w:rsidR="00A22871" w:rsidRDefault="00A22871" w:rsidP="00A22871">
            <w:pPr>
              <w:rPr>
                <w:b w:val="0"/>
                <w:sz w:val="20"/>
              </w:rPr>
            </w:pPr>
            <w:r>
              <w:rPr>
                <w:b w:val="0"/>
                <w:sz w:val="20"/>
              </w:rPr>
              <w:t>taxid</w:t>
            </w:r>
          </w:p>
        </w:tc>
        <w:tc>
          <w:tcPr>
            <w:tcW w:w="6632" w:type="dxa"/>
          </w:tcPr>
          <w:p w14:paraId="0D83E0F3"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Tax Identification Number</w:t>
            </w:r>
          </w:p>
        </w:tc>
      </w:tr>
      <w:tr w:rsidR="00A22871" w:rsidRPr="00D267CA" w14:paraId="0CF19315" w14:textId="77777777" w:rsidTr="002F254C">
        <w:tc>
          <w:tcPr>
            <w:cnfStyle w:val="001000000000" w:firstRow="0" w:lastRow="0" w:firstColumn="1" w:lastColumn="0" w:oddVBand="0" w:evenVBand="0" w:oddHBand="0" w:evenHBand="0" w:firstRowFirstColumn="0" w:firstRowLastColumn="0" w:lastRowFirstColumn="0" w:lastRowLastColumn="0"/>
            <w:tcW w:w="2152" w:type="dxa"/>
          </w:tcPr>
          <w:p w14:paraId="5E0C545D" w14:textId="77777777" w:rsidR="00A22871" w:rsidRDefault="00A22871" w:rsidP="00A22871">
            <w:pPr>
              <w:rPr>
                <w:b w:val="0"/>
                <w:sz w:val="20"/>
              </w:rPr>
            </w:pPr>
            <w:r>
              <w:rPr>
                <w:b w:val="0"/>
                <w:sz w:val="20"/>
              </w:rPr>
              <w:t>seniorcitizenscard</w:t>
            </w:r>
          </w:p>
        </w:tc>
        <w:tc>
          <w:tcPr>
            <w:tcW w:w="6632" w:type="dxa"/>
          </w:tcPr>
          <w:p w14:paraId="1A0D57E4"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Senior Citizens ID Card</w:t>
            </w:r>
          </w:p>
        </w:tc>
      </w:tr>
      <w:tr w:rsidR="00A22871" w:rsidRPr="00D267CA" w14:paraId="4F7F4FE0"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2" w:type="dxa"/>
          </w:tcPr>
          <w:p w14:paraId="2AA44A85" w14:textId="77777777" w:rsidR="00A22871" w:rsidRDefault="00A22871" w:rsidP="00A22871">
            <w:pPr>
              <w:rPr>
                <w:b w:val="0"/>
                <w:sz w:val="20"/>
              </w:rPr>
            </w:pPr>
            <w:r>
              <w:rPr>
                <w:b w:val="0"/>
                <w:sz w:val="20"/>
              </w:rPr>
              <w:t>marriagecertificate</w:t>
            </w:r>
          </w:p>
        </w:tc>
        <w:tc>
          <w:tcPr>
            <w:tcW w:w="6632" w:type="dxa"/>
          </w:tcPr>
          <w:p w14:paraId="7BCBAB80"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Marriage Certificate</w:t>
            </w:r>
          </w:p>
        </w:tc>
      </w:tr>
      <w:tr w:rsidR="00A22871" w:rsidRPr="00D267CA" w14:paraId="335F75FF" w14:textId="77777777" w:rsidTr="002F254C">
        <w:tc>
          <w:tcPr>
            <w:cnfStyle w:val="001000000000" w:firstRow="0" w:lastRow="0" w:firstColumn="1" w:lastColumn="0" w:oddVBand="0" w:evenVBand="0" w:oddHBand="0" w:evenHBand="0" w:firstRowFirstColumn="0" w:firstRowLastColumn="0" w:lastRowFirstColumn="0" w:lastRowLastColumn="0"/>
            <w:tcW w:w="2152" w:type="dxa"/>
          </w:tcPr>
          <w:p w14:paraId="6228204F" w14:textId="77777777" w:rsidR="00A22871" w:rsidRDefault="00A22871" w:rsidP="00A22871">
            <w:pPr>
              <w:rPr>
                <w:b w:val="0"/>
                <w:sz w:val="20"/>
              </w:rPr>
            </w:pPr>
            <w:r>
              <w:rPr>
                <w:b w:val="0"/>
                <w:sz w:val="20"/>
              </w:rPr>
              <w:t>birthcertificate</w:t>
            </w:r>
          </w:p>
        </w:tc>
        <w:tc>
          <w:tcPr>
            <w:tcW w:w="6632" w:type="dxa"/>
          </w:tcPr>
          <w:p w14:paraId="386C7208"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Birth Certificate</w:t>
            </w:r>
          </w:p>
        </w:tc>
      </w:tr>
      <w:tr w:rsidR="00A22871" w:rsidRPr="00D267CA" w14:paraId="1E41A361"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2" w:type="dxa"/>
          </w:tcPr>
          <w:p w14:paraId="703E9059" w14:textId="77777777" w:rsidR="00A22871" w:rsidRDefault="00A22871" w:rsidP="00A22871">
            <w:pPr>
              <w:rPr>
                <w:b w:val="0"/>
                <w:sz w:val="20"/>
              </w:rPr>
            </w:pPr>
            <w:r>
              <w:rPr>
                <w:b w:val="0"/>
                <w:sz w:val="20"/>
              </w:rPr>
              <w:t>healthcard</w:t>
            </w:r>
          </w:p>
        </w:tc>
        <w:tc>
          <w:tcPr>
            <w:tcW w:w="6632" w:type="dxa"/>
          </w:tcPr>
          <w:p w14:paraId="2B34A8EF"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Health Card</w:t>
            </w:r>
          </w:p>
        </w:tc>
      </w:tr>
      <w:tr w:rsidR="00A22871" w:rsidRPr="00D267CA" w14:paraId="5A589F8E" w14:textId="77777777" w:rsidTr="002F254C">
        <w:tc>
          <w:tcPr>
            <w:cnfStyle w:val="001000000000" w:firstRow="0" w:lastRow="0" w:firstColumn="1" w:lastColumn="0" w:oddVBand="0" w:evenVBand="0" w:oddHBand="0" w:evenHBand="0" w:firstRowFirstColumn="0" w:firstRowLastColumn="0" w:lastRowFirstColumn="0" w:lastRowLastColumn="0"/>
            <w:tcW w:w="2152" w:type="dxa"/>
          </w:tcPr>
          <w:p w14:paraId="57258FD0" w14:textId="77777777" w:rsidR="00A22871" w:rsidRDefault="00A22871" w:rsidP="00A22871">
            <w:pPr>
              <w:rPr>
                <w:b w:val="0"/>
                <w:sz w:val="20"/>
              </w:rPr>
            </w:pPr>
            <w:r>
              <w:rPr>
                <w:b w:val="0"/>
                <w:sz w:val="20"/>
              </w:rPr>
              <w:t>votersid</w:t>
            </w:r>
          </w:p>
        </w:tc>
        <w:tc>
          <w:tcPr>
            <w:tcW w:w="6632" w:type="dxa"/>
          </w:tcPr>
          <w:p w14:paraId="570AF4A7"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Voters Identification</w:t>
            </w:r>
          </w:p>
        </w:tc>
      </w:tr>
      <w:tr w:rsidR="00A22871" w:rsidRPr="00D267CA" w14:paraId="37307B57"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2" w:type="dxa"/>
          </w:tcPr>
          <w:p w14:paraId="14EDF237" w14:textId="77777777" w:rsidR="00A22871" w:rsidRDefault="00A22871" w:rsidP="00A22871">
            <w:pPr>
              <w:rPr>
                <w:b w:val="0"/>
                <w:sz w:val="20"/>
              </w:rPr>
            </w:pPr>
            <w:r>
              <w:rPr>
                <w:b w:val="0"/>
                <w:sz w:val="20"/>
              </w:rPr>
              <w:t>villageelderletter</w:t>
            </w:r>
          </w:p>
        </w:tc>
        <w:tc>
          <w:tcPr>
            <w:tcW w:w="6632" w:type="dxa"/>
          </w:tcPr>
          <w:p w14:paraId="0771E37A"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Letter of confirmation from village elder</w:t>
            </w:r>
          </w:p>
        </w:tc>
      </w:tr>
      <w:tr w:rsidR="00A22871" w:rsidRPr="00D267CA" w14:paraId="69EE90B3" w14:textId="77777777" w:rsidTr="002F254C">
        <w:tc>
          <w:tcPr>
            <w:cnfStyle w:val="001000000000" w:firstRow="0" w:lastRow="0" w:firstColumn="1" w:lastColumn="0" w:oddVBand="0" w:evenVBand="0" w:oddHBand="0" w:evenHBand="0" w:firstRowFirstColumn="0" w:firstRowLastColumn="0" w:lastRowFirstColumn="0" w:lastRowLastColumn="0"/>
            <w:tcW w:w="2152" w:type="dxa"/>
          </w:tcPr>
          <w:p w14:paraId="59F87F09" w14:textId="77777777" w:rsidR="00A22871" w:rsidRDefault="00A22871" w:rsidP="00A22871">
            <w:pPr>
              <w:rPr>
                <w:b w:val="0"/>
                <w:sz w:val="20"/>
              </w:rPr>
            </w:pPr>
            <w:r>
              <w:rPr>
                <w:b w:val="0"/>
                <w:sz w:val="20"/>
              </w:rPr>
              <w:t>pancard</w:t>
            </w:r>
          </w:p>
        </w:tc>
        <w:tc>
          <w:tcPr>
            <w:tcW w:w="6632" w:type="dxa"/>
          </w:tcPr>
          <w:p w14:paraId="2D2E7295"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Credit/debit card number (Primary Account Number)</w:t>
            </w:r>
          </w:p>
        </w:tc>
      </w:tr>
      <w:tr w:rsidR="00A22871" w:rsidRPr="00D267CA" w14:paraId="700D8FC6"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2" w:type="dxa"/>
          </w:tcPr>
          <w:p w14:paraId="00320350" w14:textId="77777777" w:rsidR="00A22871" w:rsidRDefault="00A22871" w:rsidP="00A22871">
            <w:pPr>
              <w:rPr>
                <w:b w:val="0"/>
                <w:sz w:val="20"/>
              </w:rPr>
            </w:pPr>
            <w:r>
              <w:rPr>
                <w:b w:val="0"/>
                <w:sz w:val="20"/>
              </w:rPr>
              <w:t>officialletter</w:t>
            </w:r>
          </w:p>
        </w:tc>
        <w:tc>
          <w:tcPr>
            <w:tcW w:w="6632" w:type="dxa"/>
          </w:tcPr>
          <w:p w14:paraId="19B5D733"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Official letter confirming identity</w:t>
            </w:r>
          </w:p>
        </w:tc>
      </w:tr>
    </w:tbl>
    <w:p w14:paraId="5A74FA01" w14:textId="77777777" w:rsidR="00A22871" w:rsidRDefault="00A22871" w:rsidP="002F254C">
      <w:pPr>
        <w:pStyle w:val="Heading2"/>
      </w:pPr>
      <w:bookmarkStart w:id="3068" w:name="_Status_Codes"/>
      <w:bookmarkStart w:id="3069" w:name="_Transaction_Status"/>
      <w:bookmarkStart w:id="3070" w:name="_Toc446882437"/>
      <w:bookmarkStart w:id="3071" w:name="_Toc447115227"/>
      <w:bookmarkStart w:id="3072" w:name="_Toc447115871"/>
      <w:bookmarkStart w:id="3073" w:name="_Account_Identifiers"/>
      <w:bookmarkStart w:id="3074" w:name="_Toc513209478"/>
      <w:bookmarkEnd w:id="3068"/>
      <w:bookmarkEnd w:id="3069"/>
      <w:bookmarkEnd w:id="3070"/>
      <w:bookmarkEnd w:id="3071"/>
      <w:bookmarkEnd w:id="3072"/>
      <w:bookmarkEnd w:id="3073"/>
      <w:r>
        <w:t>Account Identifiers</w:t>
      </w:r>
      <w:bookmarkEnd w:id="3074"/>
    </w:p>
    <w:p w14:paraId="54A7CCF5" w14:textId="77777777" w:rsidR="00A22871" w:rsidRDefault="00A22871" w:rsidP="002F254C">
      <w:pPr>
        <w:pStyle w:val="NormalParagraph"/>
      </w:pPr>
      <w:r>
        <w:t>The Account Identifier enumeration lists all possible means to identify a target account and for transactions, the debit and/or credit party. Identifiers can be combined if necessary to provide a unique identifier for the target account.</w:t>
      </w:r>
    </w:p>
    <w:tbl>
      <w:tblPr>
        <w:tblStyle w:val="PlainTable21"/>
        <w:tblW w:w="9072"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ook w:val="04A0" w:firstRow="1" w:lastRow="0" w:firstColumn="1" w:lastColumn="0" w:noHBand="0" w:noVBand="1"/>
      </w:tblPr>
      <w:tblGrid>
        <w:gridCol w:w="2152"/>
        <w:gridCol w:w="2052"/>
        <w:gridCol w:w="2052"/>
        <w:gridCol w:w="2816"/>
      </w:tblGrid>
      <w:tr w:rsidR="00A22871" w:rsidRPr="00431BF0" w14:paraId="427973B2" w14:textId="77777777" w:rsidTr="002F25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2" w:type="dxa"/>
          </w:tcPr>
          <w:p w14:paraId="446EAF9E" w14:textId="77777777" w:rsidR="00A22871" w:rsidRPr="00195442" w:rsidRDefault="00A22871" w:rsidP="00A22871">
            <w:pPr>
              <w:rPr>
                <w:sz w:val="20"/>
              </w:rPr>
            </w:pPr>
            <w:r>
              <w:rPr>
                <w:sz w:val="20"/>
              </w:rPr>
              <w:t>Code</w:t>
            </w:r>
          </w:p>
        </w:tc>
        <w:tc>
          <w:tcPr>
            <w:tcW w:w="2052" w:type="dxa"/>
          </w:tcPr>
          <w:p w14:paraId="6554075B" w14:textId="77777777" w:rsidR="00A22871" w:rsidRPr="00B85E54" w:rsidRDefault="00A22871" w:rsidP="00A22871">
            <w:pPr>
              <w:cnfStyle w:val="100000000000" w:firstRow="1" w:lastRow="0" w:firstColumn="0" w:lastColumn="0" w:oddVBand="0" w:evenVBand="0" w:oddHBand="0" w:evenHBand="0" w:firstRowFirstColumn="0" w:firstRowLastColumn="0" w:lastRowFirstColumn="0" w:lastRowLastColumn="0"/>
              <w:rPr>
                <w:sz w:val="20"/>
              </w:rPr>
            </w:pPr>
            <w:r>
              <w:rPr>
                <w:sz w:val="20"/>
              </w:rPr>
              <w:t>Short Description</w:t>
            </w:r>
          </w:p>
        </w:tc>
        <w:tc>
          <w:tcPr>
            <w:tcW w:w="2052" w:type="dxa"/>
          </w:tcPr>
          <w:p w14:paraId="63AB086C" w14:textId="77777777" w:rsidR="00A22871" w:rsidRPr="00431BF0" w:rsidRDefault="00A22871" w:rsidP="00A22871">
            <w:pPr>
              <w:cnfStyle w:val="100000000000" w:firstRow="1" w:lastRow="0" w:firstColumn="0" w:lastColumn="0" w:oddVBand="0" w:evenVBand="0" w:oddHBand="0" w:evenHBand="0" w:firstRowFirstColumn="0" w:firstRowLastColumn="0" w:lastRowFirstColumn="0" w:lastRowLastColumn="0"/>
              <w:rPr>
                <w:sz w:val="20"/>
              </w:rPr>
            </w:pPr>
            <w:r>
              <w:rPr>
                <w:sz w:val="20"/>
              </w:rPr>
              <w:t>Type</w:t>
            </w:r>
          </w:p>
        </w:tc>
        <w:tc>
          <w:tcPr>
            <w:tcW w:w="2816" w:type="dxa"/>
          </w:tcPr>
          <w:p w14:paraId="336EF353" w14:textId="77777777" w:rsidR="00A22871" w:rsidRPr="00431BF0" w:rsidRDefault="00A22871" w:rsidP="00A22871">
            <w:pPr>
              <w:cnfStyle w:val="100000000000" w:firstRow="1" w:lastRow="0" w:firstColumn="0" w:lastColumn="0" w:oddVBand="0" w:evenVBand="0" w:oddHBand="0" w:evenHBand="0" w:firstRowFirstColumn="0" w:firstRowLastColumn="0" w:lastRowFirstColumn="0" w:lastRowLastColumn="0"/>
              <w:rPr>
                <w:sz w:val="20"/>
              </w:rPr>
            </w:pPr>
            <w:r>
              <w:rPr>
                <w:sz w:val="20"/>
              </w:rPr>
              <w:t>Description</w:t>
            </w:r>
          </w:p>
        </w:tc>
      </w:tr>
      <w:tr w:rsidR="00A22871" w14:paraId="24D867AF"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2" w:type="dxa"/>
          </w:tcPr>
          <w:p w14:paraId="48584483" w14:textId="77777777" w:rsidR="00A22871" w:rsidRDefault="00A22871" w:rsidP="00A22871">
            <w:pPr>
              <w:rPr>
                <w:b w:val="0"/>
                <w:sz w:val="20"/>
              </w:rPr>
            </w:pPr>
            <w:r>
              <w:rPr>
                <w:b w:val="0"/>
                <w:sz w:val="20"/>
              </w:rPr>
              <w:t>accountcategory</w:t>
            </w:r>
          </w:p>
        </w:tc>
        <w:tc>
          <w:tcPr>
            <w:tcW w:w="2052" w:type="dxa"/>
          </w:tcPr>
          <w:p w14:paraId="7D492F0D"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Account Category</w:t>
            </w:r>
          </w:p>
        </w:tc>
        <w:tc>
          <w:tcPr>
            <w:tcW w:w="2052" w:type="dxa"/>
          </w:tcPr>
          <w:p w14:paraId="7B9F0147"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2816" w:type="dxa"/>
          </w:tcPr>
          <w:p w14:paraId="1E00EEDD"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Can be used to identify the sources of funds category where there are multiple accounts (wallets) held against an account holder.</w:t>
            </w:r>
          </w:p>
        </w:tc>
      </w:tr>
      <w:tr w:rsidR="00A22871" w:rsidRPr="00D267CA" w14:paraId="11FEEEAE" w14:textId="77777777" w:rsidTr="002F254C">
        <w:tc>
          <w:tcPr>
            <w:cnfStyle w:val="001000000000" w:firstRow="0" w:lastRow="0" w:firstColumn="1" w:lastColumn="0" w:oddVBand="0" w:evenVBand="0" w:oddHBand="0" w:evenHBand="0" w:firstRowFirstColumn="0" w:firstRowLastColumn="0" w:lastRowFirstColumn="0" w:lastRowLastColumn="0"/>
            <w:tcW w:w="2152" w:type="dxa"/>
          </w:tcPr>
          <w:p w14:paraId="1D0E5E6C" w14:textId="77777777" w:rsidR="00A22871" w:rsidRDefault="00A22871" w:rsidP="00A22871">
            <w:pPr>
              <w:rPr>
                <w:b w:val="0"/>
                <w:sz w:val="20"/>
              </w:rPr>
            </w:pPr>
            <w:r>
              <w:rPr>
                <w:b w:val="0"/>
                <w:sz w:val="20"/>
              </w:rPr>
              <w:t>bankaccountno</w:t>
            </w:r>
          </w:p>
        </w:tc>
        <w:tc>
          <w:tcPr>
            <w:tcW w:w="2052" w:type="dxa"/>
          </w:tcPr>
          <w:p w14:paraId="4B491167"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Bank Account Number</w:t>
            </w:r>
          </w:p>
        </w:tc>
        <w:tc>
          <w:tcPr>
            <w:tcW w:w="2052" w:type="dxa"/>
          </w:tcPr>
          <w:p w14:paraId="4D2D70C9"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2816" w:type="dxa"/>
          </w:tcPr>
          <w:p w14:paraId="634CBD16"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Financial institution account number that is typically known by the account holder.</w:t>
            </w:r>
          </w:p>
        </w:tc>
      </w:tr>
      <w:tr w:rsidR="00A22871" w:rsidRPr="00D267CA" w14:paraId="5E3DC337"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2" w:type="dxa"/>
          </w:tcPr>
          <w:p w14:paraId="7C173C15" w14:textId="77777777" w:rsidR="00A22871" w:rsidRDefault="00A22871" w:rsidP="00A22871">
            <w:pPr>
              <w:rPr>
                <w:b w:val="0"/>
                <w:sz w:val="20"/>
              </w:rPr>
            </w:pPr>
            <w:r>
              <w:rPr>
                <w:b w:val="0"/>
                <w:sz w:val="20"/>
              </w:rPr>
              <w:t>accountrank</w:t>
            </w:r>
          </w:p>
        </w:tc>
        <w:tc>
          <w:tcPr>
            <w:tcW w:w="2052" w:type="dxa"/>
          </w:tcPr>
          <w:p w14:paraId="2268FEA5"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Account Rank</w:t>
            </w:r>
          </w:p>
        </w:tc>
        <w:tc>
          <w:tcPr>
            <w:tcW w:w="2052" w:type="dxa"/>
          </w:tcPr>
          <w:p w14:paraId="30FDD416"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2816" w:type="dxa"/>
          </w:tcPr>
          <w:p w14:paraId="14BE2929"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Is used to identify the rank of the source of funds ranks where there are multiple accounts (wallets) held against an account holder.</w:t>
            </w:r>
          </w:p>
        </w:tc>
      </w:tr>
      <w:tr w:rsidR="00A22871" w:rsidRPr="00D267CA" w14:paraId="5BC2E4F4" w14:textId="77777777" w:rsidTr="002F254C">
        <w:tc>
          <w:tcPr>
            <w:cnfStyle w:val="001000000000" w:firstRow="0" w:lastRow="0" w:firstColumn="1" w:lastColumn="0" w:oddVBand="0" w:evenVBand="0" w:oddHBand="0" w:evenHBand="0" w:firstRowFirstColumn="0" w:firstRowLastColumn="0" w:lastRowFirstColumn="0" w:lastRowLastColumn="0"/>
            <w:tcW w:w="2152" w:type="dxa"/>
          </w:tcPr>
          <w:p w14:paraId="0276ED1A" w14:textId="77777777" w:rsidR="00A22871" w:rsidRDefault="00A22871" w:rsidP="00A22871">
            <w:pPr>
              <w:rPr>
                <w:b w:val="0"/>
                <w:sz w:val="20"/>
              </w:rPr>
            </w:pPr>
            <w:r>
              <w:rPr>
                <w:b w:val="0"/>
                <w:sz w:val="20"/>
              </w:rPr>
              <w:t>identityalias</w:t>
            </w:r>
          </w:p>
        </w:tc>
        <w:tc>
          <w:tcPr>
            <w:tcW w:w="2052" w:type="dxa"/>
          </w:tcPr>
          <w:p w14:paraId="2772A2F0"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Identity Alias</w:t>
            </w:r>
          </w:p>
        </w:tc>
        <w:tc>
          <w:tcPr>
            <w:tcW w:w="2052" w:type="dxa"/>
          </w:tcPr>
          <w:p w14:paraId="73E19645"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2816" w:type="dxa"/>
          </w:tcPr>
          <w:p w14:paraId="304ED80B"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An alias for the identity, e.g. short code for an agent till.</w:t>
            </w:r>
          </w:p>
        </w:tc>
      </w:tr>
      <w:tr w:rsidR="00A22871" w:rsidRPr="00D267CA" w14:paraId="03A6B1B4"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2" w:type="dxa"/>
          </w:tcPr>
          <w:p w14:paraId="5ED63F01" w14:textId="77777777" w:rsidR="00A22871" w:rsidRDefault="00A22871" w:rsidP="00A22871">
            <w:pPr>
              <w:rPr>
                <w:b w:val="0"/>
                <w:sz w:val="20"/>
              </w:rPr>
            </w:pPr>
            <w:r>
              <w:rPr>
                <w:b w:val="0"/>
                <w:sz w:val="20"/>
              </w:rPr>
              <w:t>iban</w:t>
            </w:r>
          </w:p>
        </w:tc>
        <w:tc>
          <w:tcPr>
            <w:tcW w:w="2052" w:type="dxa"/>
          </w:tcPr>
          <w:p w14:paraId="5C3BE573"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IBAN</w:t>
            </w:r>
          </w:p>
        </w:tc>
        <w:tc>
          <w:tcPr>
            <w:tcW w:w="2052" w:type="dxa"/>
          </w:tcPr>
          <w:p w14:paraId="00DE4FB0"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2816" w:type="dxa"/>
          </w:tcPr>
          <w:p w14:paraId="6BA3BD6B"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I</w:t>
            </w:r>
            <w:r w:rsidRPr="00582823">
              <w:rPr>
                <w:sz w:val="20"/>
              </w:rPr>
              <w:t>nternationally agreed system of identifying bank accounts across national borders to facilitate the communication and processing of cross border transactions. Can contain up to 34 alphanumeric characters</w:t>
            </w:r>
            <w:r>
              <w:rPr>
                <w:sz w:val="20"/>
              </w:rPr>
              <w:t>.</w:t>
            </w:r>
          </w:p>
        </w:tc>
      </w:tr>
      <w:tr w:rsidR="00A22871" w:rsidRPr="00D267CA" w14:paraId="182104E4" w14:textId="77777777" w:rsidTr="002F254C">
        <w:tc>
          <w:tcPr>
            <w:cnfStyle w:val="001000000000" w:firstRow="0" w:lastRow="0" w:firstColumn="1" w:lastColumn="0" w:oddVBand="0" w:evenVBand="0" w:oddHBand="0" w:evenHBand="0" w:firstRowFirstColumn="0" w:firstRowLastColumn="0" w:lastRowFirstColumn="0" w:lastRowLastColumn="0"/>
            <w:tcW w:w="2152" w:type="dxa"/>
          </w:tcPr>
          <w:p w14:paraId="2CFC00C3" w14:textId="77777777" w:rsidR="00A22871" w:rsidRDefault="00A22871" w:rsidP="00A22871">
            <w:pPr>
              <w:rPr>
                <w:b w:val="0"/>
                <w:sz w:val="20"/>
              </w:rPr>
            </w:pPr>
            <w:r>
              <w:rPr>
                <w:b w:val="0"/>
                <w:sz w:val="20"/>
              </w:rPr>
              <w:t>accountid</w:t>
            </w:r>
          </w:p>
        </w:tc>
        <w:tc>
          <w:tcPr>
            <w:tcW w:w="2052" w:type="dxa"/>
          </w:tcPr>
          <w:p w14:paraId="5AB5FF6C"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Account Holder Identity</w:t>
            </w:r>
          </w:p>
        </w:tc>
        <w:tc>
          <w:tcPr>
            <w:tcW w:w="2052" w:type="dxa"/>
          </w:tcPr>
          <w:p w14:paraId="1314B01F"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2816" w:type="dxa"/>
          </w:tcPr>
          <w:p w14:paraId="1BB55F98"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Identifier for the account holder.</w:t>
            </w:r>
          </w:p>
        </w:tc>
      </w:tr>
      <w:tr w:rsidR="00A22871" w:rsidRPr="00D267CA" w14:paraId="358AA1D0"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2" w:type="dxa"/>
          </w:tcPr>
          <w:p w14:paraId="45C55AEC" w14:textId="77777777" w:rsidR="00A22871" w:rsidRPr="00D267CA" w:rsidRDefault="00A22871" w:rsidP="00A22871">
            <w:pPr>
              <w:rPr>
                <w:b w:val="0"/>
                <w:sz w:val="20"/>
              </w:rPr>
            </w:pPr>
            <w:r>
              <w:rPr>
                <w:b w:val="0"/>
                <w:sz w:val="20"/>
              </w:rPr>
              <w:t>msisdn</w:t>
            </w:r>
          </w:p>
        </w:tc>
        <w:tc>
          <w:tcPr>
            <w:tcW w:w="2052" w:type="dxa"/>
          </w:tcPr>
          <w:p w14:paraId="3F3DDD23"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MSISDN</w:t>
            </w:r>
          </w:p>
        </w:tc>
        <w:tc>
          <w:tcPr>
            <w:tcW w:w="2052" w:type="dxa"/>
          </w:tcPr>
          <w:p w14:paraId="4359538B"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2816" w:type="dxa"/>
          </w:tcPr>
          <w:p w14:paraId="54E6CE71" w14:textId="28D5AD75"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 xml:space="preserve">Mobile Number of the account holder. Should conform to </w:t>
            </w:r>
            <w:r w:rsidR="00F9570E">
              <w:rPr>
                <w:sz w:val="20"/>
                <w:szCs w:val="20"/>
              </w:rPr>
              <w:t xml:space="preserve">to </w:t>
            </w:r>
            <w:hyperlink r:id="rId21" w:history="1">
              <w:r w:rsidR="00F9570E" w:rsidRPr="002621E7">
                <w:rPr>
                  <w:rStyle w:val="Hyperlink"/>
                  <w:sz w:val="20"/>
                  <w:szCs w:val="20"/>
                </w:rPr>
                <w:t>ITU E.123.</w:t>
              </w:r>
            </w:hyperlink>
            <w:r>
              <w:rPr>
                <w:sz w:val="20"/>
              </w:rPr>
              <w:t xml:space="preserve">Refer to Swagger </w:t>
            </w:r>
            <w:r>
              <w:rPr>
                <w:sz w:val="20"/>
              </w:rPr>
              <w:lastRenderedPageBreak/>
              <w:t>definition for more information</w:t>
            </w:r>
          </w:p>
        </w:tc>
      </w:tr>
      <w:tr w:rsidR="00A22871" w:rsidRPr="00D267CA" w14:paraId="25ECAF70" w14:textId="77777777" w:rsidTr="002F254C">
        <w:tc>
          <w:tcPr>
            <w:cnfStyle w:val="001000000000" w:firstRow="0" w:lastRow="0" w:firstColumn="1" w:lastColumn="0" w:oddVBand="0" w:evenVBand="0" w:oddHBand="0" w:evenHBand="0" w:firstRowFirstColumn="0" w:firstRowLastColumn="0" w:lastRowFirstColumn="0" w:lastRowLastColumn="0"/>
            <w:tcW w:w="2152" w:type="dxa"/>
          </w:tcPr>
          <w:p w14:paraId="226E7D75" w14:textId="77777777" w:rsidR="00A22871" w:rsidRDefault="00A22871" w:rsidP="00A22871">
            <w:pPr>
              <w:rPr>
                <w:b w:val="0"/>
                <w:sz w:val="20"/>
              </w:rPr>
            </w:pPr>
            <w:r>
              <w:rPr>
                <w:b w:val="0"/>
                <w:sz w:val="20"/>
              </w:rPr>
              <w:lastRenderedPageBreak/>
              <w:t>swiftbic</w:t>
            </w:r>
          </w:p>
        </w:tc>
        <w:tc>
          <w:tcPr>
            <w:tcW w:w="2052" w:type="dxa"/>
          </w:tcPr>
          <w:p w14:paraId="03CFC3A1"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SWIFTBIC</w:t>
            </w:r>
          </w:p>
        </w:tc>
        <w:tc>
          <w:tcPr>
            <w:tcW w:w="2052" w:type="dxa"/>
          </w:tcPr>
          <w:p w14:paraId="5490ADF6"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2816" w:type="dxa"/>
          </w:tcPr>
          <w:p w14:paraId="4D6E923B" w14:textId="286C2ED5"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sidRPr="00582823">
              <w:rPr>
                <w:sz w:val="20"/>
              </w:rPr>
              <w:t>A bank identifier code (BIC) is a unique identifier for a specific financial institution. A BIC is composed of a 4-character bank code, a 2-character country code, a 2-character location code and an optional 3-character branch code. BICs are used by financial institutions for letters of credit, payments and securities transactions and other business messages between banks.</w:t>
            </w:r>
            <w:r>
              <w:rPr>
                <w:sz w:val="20"/>
              </w:rPr>
              <w:t xml:space="preserve"> Please refer to </w:t>
            </w:r>
            <w:hyperlink r:id="rId22" w:history="1">
              <w:r w:rsidR="00F9570E" w:rsidRPr="002621E7">
                <w:rPr>
                  <w:rStyle w:val="Hyperlink"/>
                  <w:sz w:val="20"/>
                  <w:szCs w:val="20"/>
                </w:rPr>
                <w:t>ISO 9362</w:t>
              </w:r>
            </w:hyperlink>
            <w:r w:rsidR="00F9570E">
              <w:rPr>
                <w:sz w:val="20"/>
                <w:szCs w:val="20"/>
              </w:rPr>
              <w:t xml:space="preserve"> </w:t>
            </w:r>
            <w:r>
              <w:rPr>
                <w:sz w:val="20"/>
              </w:rPr>
              <w:t xml:space="preserve"> for further information.</w:t>
            </w:r>
          </w:p>
        </w:tc>
      </w:tr>
      <w:tr w:rsidR="00A22871" w:rsidRPr="00D267CA" w14:paraId="33837198"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2" w:type="dxa"/>
          </w:tcPr>
          <w:p w14:paraId="0413128A" w14:textId="77777777" w:rsidR="00A22871" w:rsidRPr="00D267CA" w:rsidRDefault="00A22871" w:rsidP="00A22871">
            <w:pPr>
              <w:rPr>
                <w:b w:val="0"/>
                <w:sz w:val="20"/>
              </w:rPr>
            </w:pPr>
            <w:r>
              <w:rPr>
                <w:b w:val="0"/>
                <w:sz w:val="20"/>
              </w:rPr>
              <w:t>sortcode</w:t>
            </w:r>
          </w:p>
        </w:tc>
        <w:tc>
          <w:tcPr>
            <w:tcW w:w="2052" w:type="dxa"/>
          </w:tcPr>
          <w:p w14:paraId="6ABAEA1C"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Bank Short Code</w:t>
            </w:r>
          </w:p>
        </w:tc>
        <w:tc>
          <w:tcPr>
            <w:tcW w:w="2052" w:type="dxa"/>
          </w:tcPr>
          <w:p w14:paraId="1FB413EF"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2816" w:type="dxa"/>
          </w:tcPr>
          <w:p w14:paraId="5A6D708B"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Sort code to identify the financial institution holding the account.</w:t>
            </w:r>
          </w:p>
        </w:tc>
      </w:tr>
      <w:tr w:rsidR="00A22871" w:rsidRPr="00D267CA" w14:paraId="2A5E9D94" w14:textId="77777777" w:rsidTr="002F254C">
        <w:tc>
          <w:tcPr>
            <w:cnfStyle w:val="001000000000" w:firstRow="0" w:lastRow="0" w:firstColumn="1" w:lastColumn="0" w:oddVBand="0" w:evenVBand="0" w:oddHBand="0" w:evenHBand="0" w:firstRowFirstColumn="0" w:firstRowLastColumn="0" w:lastRowFirstColumn="0" w:lastRowLastColumn="0"/>
            <w:tcW w:w="2152" w:type="dxa"/>
          </w:tcPr>
          <w:p w14:paraId="54A999AD" w14:textId="77777777" w:rsidR="00A22871" w:rsidRDefault="00A22871" w:rsidP="00A22871">
            <w:pPr>
              <w:rPr>
                <w:b w:val="0"/>
                <w:sz w:val="20"/>
              </w:rPr>
            </w:pPr>
            <w:r>
              <w:rPr>
                <w:b w:val="0"/>
                <w:sz w:val="20"/>
              </w:rPr>
              <w:t>organisationid</w:t>
            </w:r>
          </w:p>
        </w:tc>
        <w:tc>
          <w:tcPr>
            <w:tcW w:w="2052" w:type="dxa"/>
          </w:tcPr>
          <w:p w14:paraId="09796A4D"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Organisation Account Identifier</w:t>
            </w:r>
          </w:p>
        </w:tc>
        <w:tc>
          <w:tcPr>
            <w:tcW w:w="2052" w:type="dxa"/>
          </w:tcPr>
          <w:p w14:paraId="11EFC765"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2816" w:type="dxa"/>
          </w:tcPr>
          <w:p w14:paraId="36C122BE" w14:textId="77777777" w:rsidR="00A22871" w:rsidRPr="00E77DE7" w:rsidRDefault="00A22871" w:rsidP="00A22871">
            <w:pPr>
              <w:cnfStyle w:val="000000000000" w:firstRow="0" w:lastRow="0" w:firstColumn="0" w:lastColumn="0" w:oddVBand="0" w:evenVBand="0" w:oddHBand="0" w:evenHBand="0" w:firstRowFirstColumn="0" w:firstRowLastColumn="0" w:lastRowFirstColumn="0" w:lastRowLastColumn="0"/>
              <w:rPr>
                <w:sz w:val="20"/>
              </w:rPr>
            </w:pPr>
            <w:r w:rsidRPr="00E42E58">
              <w:rPr>
                <w:sz w:val="20"/>
              </w:rPr>
              <w:t xml:space="preserve">Used to identify the </w:t>
            </w:r>
            <w:r>
              <w:rPr>
                <w:sz w:val="20"/>
              </w:rPr>
              <w:t>organisation for which a payment is to be made.</w:t>
            </w:r>
            <w:r w:rsidRPr="00E42E58">
              <w:rPr>
                <w:sz w:val="20"/>
              </w:rPr>
              <w:t xml:space="preserve"> </w:t>
            </w:r>
          </w:p>
        </w:tc>
      </w:tr>
      <w:tr w:rsidR="00A22871" w:rsidRPr="00D267CA" w14:paraId="07ACF8B1"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2" w:type="dxa"/>
          </w:tcPr>
          <w:p w14:paraId="0AD00658" w14:textId="77777777" w:rsidR="00A22871" w:rsidRPr="00816AC0" w:rsidRDefault="00A22871" w:rsidP="00A22871">
            <w:pPr>
              <w:spacing w:after="160" w:line="259" w:lineRule="auto"/>
              <w:rPr>
                <w:b w:val="0"/>
                <w:sz w:val="20"/>
              </w:rPr>
            </w:pPr>
            <w:r>
              <w:rPr>
                <w:b w:val="0"/>
                <w:sz w:val="20"/>
              </w:rPr>
              <w:t>u</w:t>
            </w:r>
            <w:r w:rsidRPr="00816AC0">
              <w:rPr>
                <w:b w:val="0"/>
                <w:sz w:val="20"/>
              </w:rPr>
              <w:t>ser</w:t>
            </w:r>
            <w:r>
              <w:rPr>
                <w:b w:val="0"/>
                <w:sz w:val="20"/>
              </w:rPr>
              <w:t>n</w:t>
            </w:r>
            <w:r w:rsidRPr="00816AC0">
              <w:rPr>
                <w:b w:val="0"/>
                <w:sz w:val="20"/>
              </w:rPr>
              <w:t>ame</w:t>
            </w:r>
          </w:p>
        </w:tc>
        <w:tc>
          <w:tcPr>
            <w:tcW w:w="2052" w:type="dxa"/>
          </w:tcPr>
          <w:p w14:paraId="69900DB2"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Username</w:t>
            </w:r>
          </w:p>
        </w:tc>
        <w:tc>
          <w:tcPr>
            <w:tcW w:w="2052" w:type="dxa"/>
          </w:tcPr>
          <w:p w14:paraId="566A5A8D"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2816" w:type="dxa"/>
          </w:tcPr>
          <w:p w14:paraId="4920BAD9" w14:textId="77777777" w:rsidR="00A22871" w:rsidRPr="00E42E58"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Used to identify target account via an associated username.</w:t>
            </w:r>
          </w:p>
        </w:tc>
      </w:tr>
      <w:tr w:rsidR="00A22871" w:rsidRPr="00D267CA" w14:paraId="7CDB0B3A" w14:textId="77777777" w:rsidTr="002F254C">
        <w:tc>
          <w:tcPr>
            <w:cnfStyle w:val="001000000000" w:firstRow="0" w:lastRow="0" w:firstColumn="1" w:lastColumn="0" w:oddVBand="0" w:evenVBand="0" w:oddHBand="0" w:evenHBand="0" w:firstRowFirstColumn="0" w:firstRowLastColumn="0" w:lastRowFirstColumn="0" w:lastRowLastColumn="0"/>
            <w:tcW w:w="2152" w:type="dxa"/>
          </w:tcPr>
          <w:p w14:paraId="11CD5A52" w14:textId="77777777" w:rsidR="00A22871" w:rsidRPr="00D267CA" w:rsidRDefault="00A22871" w:rsidP="00A22871">
            <w:pPr>
              <w:rPr>
                <w:b w:val="0"/>
                <w:sz w:val="20"/>
              </w:rPr>
            </w:pPr>
            <w:r>
              <w:rPr>
                <w:b w:val="0"/>
                <w:sz w:val="20"/>
              </w:rPr>
              <w:t>walletid</w:t>
            </w:r>
          </w:p>
        </w:tc>
        <w:tc>
          <w:tcPr>
            <w:tcW w:w="2052" w:type="dxa"/>
          </w:tcPr>
          <w:p w14:paraId="0E0EC23A"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Wallet Identifier</w:t>
            </w:r>
          </w:p>
        </w:tc>
        <w:tc>
          <w:tcPr>
            <w:tcW w:w="2052" w:type="dxa"/>
          </w:tcPr>
          <w:p w14:paraId="673DD4A7"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2816" w:type="dxa"/>
          </w:tcPr>
          <w:p w14:paraId="4A14039A" w14:textId="77777777" w:rsidR="00A22871" w:rsidRPr="00E77DE7" w:rsidRDefault="00A22871" w:rsidP="00A22871">
            <w:pPr>
              <w:cnfStyle w:val="000000000000" w:firstRow="0" w:lastRow="0" w:firstColumn="0" w:lastColumn="0" w:oddVBand="0" w:evenVBand="0" w:oddHBand="0" w:evenHBand="0" w:firstRowFirstColumn="0" w:firstRowLastColumn="0" w:lastRowFirstColumn="0" w:lastRowLastColumn="0"/>
              <w:rPr>
                <w:sz w:val="20"/>
              </w:rPr>
            </w:pPr>
            <w:r w:rsidRPr="00E77DE7">
              <w:rPr>
                <w:sz w:val="20"/>
              </w:rPr>
              <w:t xml:space="preserve">A means to identify a mobile money wallet, particularly where multiple wallets can be held against an MSISDN. </w:t>
            </w:r>
            <w:r w:rsidRPr="00E42E58">
              <w:rPr>
                <w:sz w:val="20"/>
              </w:rPr>
              <w:t>typically used in conjunction with MSISDN or identity alias to identify a particular wallet</w:t>
            </w:r>
          </w:p>
        </w:tc>
      </w:tr>
      <w:tr w:rsidR="00A22871" w:rsidRPr="00D267CA" w14:paraId="55E1E2EE"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2" w:type="dxa"/>
          </w:tcPr>
          <w:p w14:paraId="7A4A9991" w14:textId="77777777" w:rsidR="00A22871" w:rsidRDefault="00A22871" w:rsidP="00A22871">
            <w:pPr>
              <w:rPr>
                <w:b w:val="0"/>
                <w:sz w:val="20"/>
              </w:rPr>
            </w:pPr>
            <w:r>
              <w:rPr>
                <w:b w:val="0"/>
                <w:sz w:val="20"/>
              </w:rPr>
              <w:t>linkref</w:t>
            </w:r>
          </w:p>
        </w:tc>
        <w:tc>
          <w:tcPr>
            <w:tcW w:w="2052" w:type="dxa"/>
          </w:tcPr>
          <w:p w14:paraId="1AF2464A"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Link Reference</w:t>
            </w:r>
          </w:p>
        </w:tc>
        <w:tc>
          <w:tcPr>
            <w:tcW w:w="2052" w:type="dxa"/>
          </w:tcPr>
          <w:p w14:paraId="5B7F4D0A"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2816" w:type="dxa"/>
          </w:tcPr>
          <w:p w14:paraId="3DBB4F66" w14:textId="77777777" w:rsidR="00A22871" w:rsidRPr="00E77DE7"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A means to uniquely identify an account via an account to account link. E.g. wallet account link to bank account.</w:t>
            </w:r>
          </w:p>
        </w:tc>
      </w:tr>
      <w:tr w:rsidR="00E25B12" w:rsidRPr="00D267CA" w14:paraId="77CBDAC9" w14:textId="77777777" w:rsidTr="002F254C">
        <w:trPr>
          <w:ins w:id="3075" w:author="Gareth Pateman [2]" w:date="2017-08-07T11:44:00Z"/>
        </w:trPr>
        <w:tc>
          <w:tcPr>
            <w:cnfStyle w:val="001000000000" w:firstRow="0" w:lastRow="0" w:firstColumn="1" w:lastColumn="0" w:oddVBand="0" w:evenVBand="0" w:oddHBand="0" w:evenHBand="0" w:firstRowFirstColumn="0" w:firstRowLastColumn="0" w:lastRowFirstColumn="0" w:lastRowLastColumn="0"/>
            <w:tcW w:w="2152" w:type="dxa"/>
          </w:tcPr>
          <w:p w14:paraId="76FEB42A" w14:textId="0EB42FD4" w:rsidR="00E25B12" w:rsidRDefault="00E25B12" w:rsidP="00A22871">
            <w:pPr>
              <w:rPr>
                <w:ins w:id="3076" w:author="Gareth Pateman [2]" w:date="2017-08-07T11:44:00Z"/>
                <w:b w:val="0"/>
                <w:sz w:val="20"/>
              </w:rPr>
            </w:pPr>
            <w:ins w:id="3077" w:author="Gareth Pateman [2]" w:date="2017-08-07T11:44:00Z">
              <w:r>
                <w:rPr>
                  <w:b w:val="0"/>
                  <w:sz w:val="20"/>
                </w:rPr>
                <w:t>consumerno</w:t>
              </w:r>
            </w:ins>
          </w:p>
        </w:tc>
        <w:tc>
          <w:tcPr>
            <w:tcW w:w="2052" w:type="dxa"/>
          </w:tcPr>
          <w:p w14:paraId="2452971C" w14:textId="69E7AEB3" w:rsidR="00E25B12" w:rsidRDefault="00E25B12" w:rsidP="00A22871">
            <w:pPr>
              <w:cnfStyle w:val="000000000000" w:firstRow="0" w:lastRow="0" w:firstColumn="0" w:lastColumn="0" w:oddVBand="0" w:evenVBand="0" w:oddHBand="0" w:evenHBand="0" w:firstRowFirstColumn="0" w:firstRowLastColumn="0" w:lastRowFirstColumn="0" w:lastRowLastColumn="0"/>
              <w:rPr>
                <w:ins w:id="3078" w:author="Gareth Pateman [2]" w:date="2017-08-07T11:44:00Z"/>
                <w:sz w:val="20"/>
              </w:rPr>
            </w:pPr>
            <w:ins w:id="3079" w:author="Gareth Pateman [2]" w:date="2017-08-07T11:44:00Z">
              <w:r>
                <w:rPr>
                  <w:sz w:val="20"/>
                </w:rPr>
                <w:t>Consumer Number</w:t>
              </w:r>
            </w:ins>
          </w:p>
        </w:tc>
        <w:tc>
          <w:tcPr>
            <w:tcW w:w="2052" w:type="dxa"/>
          </w:tcPr>
          <w:p w14:paraId="0F7BDDB9" w14:textId="27757FF4" w:rsidR="00E25B12" w:rsidRDefault="00E25B12" w:rsidP="00A22871">
            <w:pPr>
              <w:cnfStyle w:val="000000000000" w:firstRow="0" w:lastRow="0" w:firstColumn="0" w:lastColumn="0" w:oddVBand="0" w:evenVBand="0" w:oddHBand="0" w:evenHBand="0" w:firstRowFirstColumn="0" w:firstRowLastColumn="0" w:lastRowFirstColumn="0" w:lastRowLastColumn="0"/>
              <w:rPr>
                <w:ins w:id="3080" w:author="Gareth Pateman [2]" w:date="2017-08-07T11:44:00Z"/>
                <w:sz w:val="20"/>
              </w:rPr>
            </w:pPr>
            <w:ins w:id="3081" w:author="Gareth Pateman [2]" w:date="2017-08-07T11:44:00Z">
              <w:r>
                <w:rPr>
                  <w:sz w:val="20"/>
                </w:rPr>
                <w:t>String</w:t>
              </w:r>
            </w:ins>
          </w:p>
        </w:tc>
        <w:tc>
          <w:tcPr>
            <w:tcW w:w="2816" w:type="dxa"/>
          </w:tcPr>
          <w:p w14:paraId="1DF5BFCD" w14:textId="07AED3E4" w:rsidR="00E25B12" w:rsidRDefault="00E25B12" w:rsidP="00A22871">
            <w:pPr>
              <w:cnfStyle w:val="000000000000" w:firstRow="0" w:lastRow="0" w:firstColumn="0" w:lastColumn="0" w:oddVBand="0" w:evenVBand="0" w:oddHBand="0" w:evenHBand="0" w:firstRowFirstColumn="0" w:firstRowLastColumn="0" w:lastRowFirstColumn="0" w:lastRowLastColumn="0"/>
              <w:rPr>
                <w:ins w:id="3082" w:author="Gareth Pateman [2]" w:date="2017-08-07T11:44:00Z"/>
                <w:sz w:val="20"/>
              </w:rPr>
            </w:pPr>
            <w:ins w:id="3083" w:author="Gareth Pateman [2]" w:date="2017-08-07T11:44:00Z">
              <w:r>
                <w:rPr>
                  <w:sz w:val="20"/>
                </w:rPr>
                <w:t xml:space="preserve">Identifies the </w:t>
              </w:r>
            </w:ins>
            <w:ins w:id="3084" w:author="Gareth Pateman [2]" w:date="2017-08-07T11:45:00Z">
              <w:r w:rsidR="00BA3108">
                <w:rPr>
                  <w:sz w:val="20"/>
                </w:rPr>
                <w:t>consumer associated with the account.</w:t>
              </w:r>
            </w:ins>
          </w:p>
        </w:tc>
      </w:tr>
      <w:tr w:rsidR="00E25B12" w:rsidRPr="00D267CA" w14:paraId="37CFA0E8" w14:textId="77777777" w:rsidTr="002F254C">
        <w:trPr>
          <w:cnfStyle w:val="000000100000" w:firstRow="0" w:lastRow="0" w:firstColumn="0" w:lastColumn="0" w:oddVBand="0" w:evenVBand="0" w:oddHBand="1" w:evenHBand="0" w:firstRowFirstColumn="0" w:firstRowLastColumn="0" w:lastRowFirstColumn="0" w:lastRowLastColumn="0"/>
          <w:ins w:id="3085" w:author="Gareth Pateman [2]" w:date="2017-08-07T11:44:00Z"/>
        </w:trPr>
        <w:tc>
          <w:tcPr>
            <w:cnfStyle w:val="001000000000" w:firstRow="0" w:lastRow="0" w:firstColumn="1" w:lastColumn="0" w:oddVBand="0" w:evenVBand="0" w:oddHBand="0" w:evenHBand="0" w:firstRowFirstColumn="0" w:firstRowLastColumn="0" w:lastRowFirstColumn="0" w:lastRowLastColumn="0"/>
            <w:tcW w:w="2152" w:type="dxa"/>
          </w:tcPr>
          <w:p w14:paraId="33947E1E" w14:textId="15088457" w:rsidR="00E25B12" w:rsidRDefault="00E25B12" w:rsidP="00A22871">
            <w:pPr>
              <w:rPr>
                <w:ins w:id="3086" w:author="Gareth Pateman [2]" w:date="2017-08-07T11:44:00Z"/>
                <w:b w:val="0"/>
                <w:sz w:val="20"/>
              </w:rPr>
            </w:pPr>
            <w:ins w:id="3087" w:author="Gareth Pateman [2]" w:date="2017-08-07T11:44:00Z">
              <w:r>
                <w:rPr>
                  <w:b w:val="0"/>
                  <w:sz w:val="20"/>
                </w:rPr>
                <w:t>serviceprovider</w:t>
              </w:r>
            </w:ins>
          </w:p>
        </w:tc>
        <w:tc>
          <w:tcPr>
            <w:tcW w:w="2052" w:type="dxa"/>
          </w:tcPr>
          <w:p w14:paraId="62B7143F" w14:textId="47FFF32B" w:rsidR="00E25B12" w:rsidRDefault="00E25B12" w:rsidP="00A22871">
            <w:pPr>
              <w:cnfStyle w:val="000000100000" w:firstRow="0" w:lastRow="0" w:firstColumn="0" w:lastColumn="0" w:oddVBand="0" w:evenVBand="0" w:oddHBand="1" w:evenHBand="0" w:firstRowFirstColumn="0" w:firstRowLastColumn="0" w:lastRowFirstColumn="0" w:lastRowLastColumn="0"/>
              <w:rPr>
                <w:ins w:id="3088" w:author="Gareth Pateman [2]" w:date="2017-08-07T11:44:00Z"/>
                <w:sz w:val="20"/>
              </w:rPr>
            </w:pPr>
            <w:ins w:id="3089" w:author="Gareth Pateman [2]" w:date="2017-08-07T11:44:00Z">
              <w:r>
                <w:rPr>
                  <w:sz w:val="20"/>
                </w:rPr>
                <w:t>Service Provider</w:t>
              </w:r>
            </w:ins>
          </w:p>
        </w:tc>
        <w:tc>
          <w:tcPr>
            <w:tcW w:w="2052" w:type="dxa"/>
          </w:tcPr>
          <w:p w14:paraId="24909C71" w14:textId="0A23BF6B" w:rsidR="00E25B12" w:rsidRDefault="00E25B12" w:rsidP="00A22871">
            <w:pPr>
              <w:cnfStyle w:val="000000100000" w:firstRow="0" w:lastRow="0" w:firstColumn="0" w:lastColumn="0" w:oddVBand="0" w:evenVBand="0" w:oddHBand="1" w:evenHBand="0" w:firstRowFirstColumn="0" w:firstRowLastColumn="0" w:lastRowFirstColumn="0" w:lastRowLastColumn="0"/>
              <w:rPr>
                <w:ins w:id="3090" w:author="Gareth Pateman [2]" w:date="2017-08-07T11:44:00Z"/>
                <w:sz w:val="20"/>
              </w:rPr>
            </w:pPr>
            <w:ins w:id="3091" w:author="Gareth Pateman [2]" w:date="2017-08-07T11:44:00Z">
              <w:r>
                <w:rPr>
                  <w:sz w:val="20"/>
                </w:rPr>
                <w:t>String</w:t>
              </w:r>
            </w:ins>
          </w:p>
        </w:tc>
        <w:tc>
          <w:tcPr>
            <w:tcW w:w="2816" w:type="dxa"/>
          </w:tcPr>
          <w:p w14:paraId="5ACE4F93" w14:textId="2240A67E" w:rsidR="00E25B12" w:rsidRDefault="00BA3108" w:rsidP="00A22871">
            <w:pPr>
              <w:cnfStyle w:val="000000100000" w:firstRow="0" w:lastRow="0" w:firstColumn="0" w:lastColumn="0" w:oddVBand="0" w:evenVBand="0" w:oddHBand="1" w:evenHBand="0" w:firstRowFirstColumn="0" w:firstRowLastColumn="0" w:lastRowFirstColumn="0" w:lastRowLastColumn="0"/>
              <w:rPr>
                <w:ins w:id="3092" w:author="Gareth Pateman [2]" w:date="2017-08-07T11:44:00Z"/>
                <w:sz w:val="20"/>
              </w:rPr>
            </w:pPr>
            <w:ins w:id="3093" w:author="Gareth Pateman [2]" w:date="2017-08-07T11:45:00Z">
              <w:r>
                <w:rPr>
                  <w:sz w:val="20"/>
                </w:rPr>
                <w:t>Provides a reference for a Service Provider.</w:t>
              </w:r>
            </w:ins>
          </w:p>
        </w:tc>
      </w:tr>
      <w:tr w:rsidR="00C76D90" w:rsidRPr="00D267CA" w14:paraId="00C5B014" w14:textId="77777777" w:rsidTr="002F254C">
        <w:trPr>
          <w:ins w:id="3094" w:author="Gareth Pateman [2]" w:date="2017-09-18T09:56:00Z"/>
        </w:trPr>
        <w:tc>
          <w:tcPr>
            <w:cnfStyle w:val="001000000000" w:firstRow="0" w:lastRow="0" w:firstColumn="1" w:lastColumn="0" w:oddVBand="0" w:evenVBand="0" w:oddHBand="0" w:evenHBand="0" w:firstRowFirstColumn="0" w:firstRowLastColumn="0" w:lastRowFirstColumn="0" w:lastRowLastColumn="0"/>
            <w:tcW w:w="2152" w:type="dxa"/>
          </w:tcPr>
          <w:p w14:paraId="4C1963DC" w14:textId="5349E8A5" w:rsidR="00C76D90" w:rsidRDefault="00C76D90" w:rsidP="00A22871">
            <w:pPr>
              <w:rPr>
                <w:ins w:id="3095" w:author="Gareth Pateman [2]" w:date="2017-09-18T09:56:00Z"/>
                <w:b w:val="0"/>
                <w:sz w:val="20"/>
              </w:rPr>
            </w:pPr>
            <w:ins w:id="3096" w:author="Gareth Pateman [2]" w:date="2017-09-18T09:56:00Z">
              <w:r>
                <w:rPr>
                  <w:b w:val="0"/>
                  <w:sz w:val="20"/>
                </w:rPr>
                <w:t>storeid</w:t>
              </w:r>
            </w:ins>
          </w:p>
        </w:tc>
        <w:tc>
          <w:tcPr>
            <w:tcW w:w="2052" w:type="dxa"/>
          </w:tcPr>
          <w:p w14:paraId="0518DABF" w14:textId="4399308B" w:rsidR="00C76D90" w:rsidRDefault="00C76D90" w:rsidP="00A22871">
            <w:pPr>
              <w:cnfStyle w:val="000000000000" w:firstRow="0" w:lastRow="0" w:firstColumn="0" w:lastColumn="0" w:oddVBand="0" w:evenVBand="0" w:oddHBand="0" w:evenHBand="0" w:firstRowFirstColumn="0" w:firstRowLastColumn="0" w:lastRowFirstColumn="0" w:lastRowLastColumn="0"/>
              <w:rPr>
                <w:ins w:id="3097" w:author="Gareth Pateman [2]" w:date="2017-09-18T09:56:00Z"/>
                <w:sz w:val="20"/>
              </w:rPr>
            </w:pPr>
            <w:ins w:id="3098" w:author="Gareth Pateman [2]" w:date="2017-09-18T09:57:00Z">
              <w:r>
                <w:rPr>
                  <w:sz w:val="20"/>
                </w:rPr>
                <w:t>Store ID</w:t>
              </w:r>
            </w:ins>
          </w:p>
        </w:tc>
        <w:tc>
          <w:tcPr>
            <w:tcW w:w="2052" w:type="dxa"/>
          </w:tcPr>
          <w:p w14:paraId="258C937A" w14:textId="38F015DF" w:rsidR="00C76D90" w:rsidRDefault="00C76D90" w:rsidP="00A22871">
            <w:pPr>
              <w:cnfStyle w:val="000000000000" w:firstRow="0" w:lastRow="0" w:firstColumn="0" w:lastColumn="0" w:oddVBand="0" w:evenVBand="0" w:oddHBand="0" w:evenHBand="0" w:firstRowFirstColumn="0" w:firstRowLastColumn="0" w:lastRowFirstColumn="0" w:lastRowLastColumn="0"/>
              <w:rPr>
                <w:ins w:id="3099" w:author="Gareth Pateman [2]" w:date="2017-09-18T09:56:00Z"/>
                <w:sz w:val="20"/>
              </w:rPr>
            </w:pPr>
            <w:ins w:id="3100" w:author="Gareth Pateman [2]" w:date="2017-09-18T09:57:00Z">
              <w:r>
                <w:rPr>
                  <w:sz w:val="20"/>
                </w:rPr>
                <w:t>String</w:t>
              </w:r>
            </w:ins>
          </w:p>
        </w:tc>
        <w:tc>
          <w:tcPr>
            <w:tcW w:w="2816" w:type="dxa"/>
          </w:tcPr>
          <w:p w14:paraId="1D026ABE" w14:textId="40ADC46F" w:rsidR="00C76D90" w:rsidRDefault="00C76D90" w:rsidP="00A22871">
            <w:pPr>
              <w:cnfStyle w:val="000000000000" w:firstRow="0" w:lastRow="0" w:firstColumn="0" w:lastColumn="0" w:oddVBand="0" w:evenVBand="0" w:oddHBand="0" w:evenHBand="0" w:firstRowFirstColumn="0" w:firstRowLastColumn="0" w:lastRowFirstColumn="0" w:lastRowLastColumn="0"/>
              <w:rPr>
                <w:ins w:id="3101" w:author="Gareth Pateman [2]" w:date="2017-09-18T09:56:00Z"/>
                <w:sz w:val="20"/>
              </w:rPr>
            </w:pPr>
            <w:ins w:id="3102" w:author="Gareth Pateman [2]" w:date="2017-09-18T09:57:00Z">
              <w:r>
                <w:rPr>
                  <w:sz w:val="20"/>
                </w:rPr>
                <w:t>Identifies the transacting store / retail outlet.</w:t>
              </w:r>
            </w:ins>
          </w:p>
        </w:tc>
      </w:tr>
      <w:tr w:rsidR="00FC51FC" w:rsidRPr="00D267CA" w14:paraId="5A8A97EB" w14:textId="77777777" w:rsidTr="002F254C">
        <w:trPr>
          <w:cnfStyle w:val="000000100000" w:firstRow="0" w:lastRow="0" w:firstColumn="0" w:lastColumn="0" w:oddVBand="0" w:evenVBand="0" w:oddHBand="1" w:evenHBand="0" w:firstRowFirstColumn="0" w:firstRowLastColumn="0" w:lastRowFirstColumn="0" w:lastRowLastColumn="0"/>
          <w:ins w:id="3103" w:author="Gareth Pateman [2]" w:date="2017-09-18T10:03:00Z"/>
        </w:trPr>
        <w:tc>
          <w:tcPr>
            <w:cnfStyle w:val="001000000000" w:firstRow="0" w:lastRow="0" w:firstColumn="1" w:lastColumn="0" w:oddVBand="0" w:evenVBand="0" w:oddHBand="0" w:evenHBand="0" w:firstRowFirstColumn="0" w:firstRowLastColumn="0" w:lastRowFirstColumn="0" w:lastRowLastColumn="0"/>
            <w:tcW w:w="2152" w:type="dxa"/>
          </w:tcPr>
          <w:p w14:paraId="73F678CA" w14:textId="0279176A" w:rsidR="00FC51FC" w:rsidRDefault="00FC51FC" w:rsidP="00A22871">
            <w:pPr>
              <w:rPr>
                <w:ins w:id="3104" w:author="Gareth Pateman [2]" w:date="2017-09-18T10:03:00Z"/>
                <w:b w:val="0"/>
                <w:sz w:val="20"/>
              </w:rPr>
            </w:pPr>
            <w:ins w:id="3105" w:author="Gareth Pateman [2]" w:date="2017-09-18T10:03:00Z">
              <w:r>
                <w:rPr>
                  <w:b w:val="0"/>
                  <w:sz w:val="20"/>
                </w:rPr>
                <w:t>bankname</w:t>
              </w:r>
            </w:ins>
          </w:p>
        </w:tc>
        <w:tc>
          <w:tcPr>
            <w:tcW w:w="2052" w:type="dxa"/>
          </w:tcPr>
          <w:p w14:paraId="5184C8FB" w14:textId="0B941C93" w:rsidR="00FC51FC" w:rsidRDefault="00FC51FC" w:rsidP="00A22871">
            <w:pPr>
              <w:cnfStyle w:val="000000100000" w:firstRow="0" w:lastRow="0" w:firstColumn="0" w:lastColumn="0" w:oddVBand="0" w:evenVBand="0" w:oddHBand="1" w:evenHBand="0" w:firstRowFirstColumn="0" w:firstRowLastColumn="0" w:lastRowFirstColumn="0" w:lastRowLastColumn="0"/>
              <w:rPr>
                <w:ins w:id="3106" w:author="Gareth Pateman [2]" w:date="2017-09-18T10:03:00Z"/>
                <w:sz w:val="20"/>
              </w:rPr>
            </w:pPr>
            <w:ins w:id="3107" w:author="Gareth Pateman [2]" w:date="2017-09-18T10:03:00Z">
              <w:r>
                <w:rPr>
                  <w:sz w:val="20"/>
                </w:rPr>
                <w:t>Bank Name</w:t>
              </w:r>
            </w:ins>
          </w:p>
        </w:tc>
        <w:tc>
          <w:tcPr>
            <w:tcW w:w="2052" w:type="dxa"/>
          </w:tcPr>
          <w:p w14:paraId="6E1F18BA" w14:textId="7AC99C08" w:rsidR="00FC51FC" w:rsidRDefault="00FC51FC" w:rsidP="00A22871">
            <w:pPr>
              <w:cnfStyle w:val="000000100000" w:firstRow="0" w:lastRow="0" w:firstColumn="0" w:lastColumn="0" w:oddVBand="0" w:evenVBand="0" w:oddHBand="1" w:evenHBand="0" w:firstRowFirstColumn="0" w:firstRowLastColumn="0" w:lastRowFirstColumn="0" w:lastRowLastColumn="0"/>
              <w:rPr>
                <w:ins w:id="3108" w:author="Gareth Pateman [2]" w:date="2017-09-18T10:03:00Z"/>
                <w:sz w:val="20"/>
              </w:rPr>
            </w:pPr>
            <w:ins w:id="3109" w:author="Gareth Pateman [2]" w:date="2017-09-18T10:03:00Z">
              <w:r>
                <w:rPr>
                  <w:sz w:val="20"/>
                </w:rPr>
                <w:t>String</w:t>
              </w:r>
            </w:ins>
          </w:p>
        </w:tc>
        <w:tc>
          <w:tcPr>
            <w:tcW w:w="2816" w:type="dxa"/>
          </w:tcPr>
          <w:p w14:paraId="3A0485B7" w14:textId="019B1A0A" w:rsidR="00FC51FC" w:rsidRDefault="00FC51FC" w:rsidP="00A22871">
            <w:pPr>
              <w:cnfStyle w:val="000000100000" w:firstRow="0" w:lastRow="0" w:firstColumn="0" w:lastColumn="0" w:oddVBand="0" w:evenVBand="0" w:oddHBand="1" w:evenHBand="0" w:firstRowFirstColumn="0" w:firstRowLastColumn="0" w:lastRowFirstColumn="0" w:lastRowLastColumn="0"/>
              <w:rPr>
                <w:ins w:id="3110" w:author="Gareth Pateman [2]" w:date="2017-09-18T10:03:00Z"/>
                <w:sz w:val="20"/>
              </w:rPr>
            </w:pPr>
            <w:ins w:id="3111" w:author="Gareth Pateman [2]" w:date="2017-09-18T10:03:00Z">
              <w:r>
                <w:rPr>
                  <w:sz w:val="20"/>
                </w:rPr>
                <w:t>Name of</w:t>
              </w:r>
            </w:ins>
            <w:ins w:id="3112" w:author="Gareth Pateman [2]" w:date="2017-09-18T10:04:00Z">
              <w:r>
                <w:rPr>
                  <w:sz w:val="20"/>
                </w:rPr>
                <w:t xml:space="preserve"> the Bank</w:t>
              </w:r>
            </w:ins>
          </w:p>
        </w:tc>
      </w:tr>
      <w:tr w:rsidR="00FC51FC" w:rsidRPr="00D267CA" w14:paraId="3262EA50" w14:textId="77777777" w:rsidTr="002F254C">
        <w:trPr>
          <w:ins w:id="3113" w:author="Gareth Pateman [2]" w:date="2017-09-18T10:04:00Z"/>
        </w:trPr>
        <w:tc>
          <w:tcPr>
            <w:cnfStyle w:val="001000000000" w:firstRow="0" w:lastRow="0" w:firstColumn="1" w:lastColumn="0" w:oddVBand="0" w:evenVBand="0" w:oddHBand="0" w:evenHBand="0" w:firstRowFirstColumn="0" w:firstRowLastColumn="0" w:lastRowFirstColumn="0" w:lastRowLastColumn="0"/>
            <w:tcW w:w="2152" w:type="dxa"/>
          </w:tcPr>
          <w:p w14:paraId="301F2369" w14:textId="5042BB78" w:rsidR="00FC51FC" w:rsidRDefault="00FC51FC" w:rsidP="00A22871">
            <w:pPr>
              <w:rPr>
                <w:ins w:id="3114" w:author="Gareth Pateman [2]" w:date="2017-09-18T10:04:00Z"/>
                <w:b w:val="0"/>
                <w:sz w:val="20"/>
              </w:rPr>
            </w:pPr>
            <w:ins w:id="3115" w:author="Gareth Pateman [2]" w:date="2017-09-18T10:04:00Z">
              <w:r>
                <w:rPr>
                  <w:b w:val="0"/>
                  <w:sz w:val="20"/>
                </w:rPr>
                <w:t>bankaccounttitle</w:t>
              </w:r>
            </w:ins>
          </w:p>
        </w:tc>
        <w:tc>
          <w:tcPr>
            <w:tcW w:w="2052" w:type="dxa"/>
          </w:tcPr>
          <w:p w14:paraId="359E5214" w14:textId="168AC24D" w:rsidR="00FC51FC" w:rsidRDefault="00FC51FC" w:rsidP="00A22871">
            <w:pPr>
              <w:cnfStyle w:val="000000000000" w:firstRow="0" w:lastRow="0" w:firstColumn="0" w:lastColumn="0" w:oddVBand="0" w:evenVBand="0" w:oddHBand="0" w:evenHBand="0" w:firstRowFirstColumn="0" w:firstRowLastColumn="0" w:lastRowFirstColumn="0" w:lastRowLastColumn="0"/>
              <w:rPr>
                <w:ins w:id="3116" w:author="Gareth Pateman [2]" w:date="2017-09-18T10:04:00Z"/>
                <w:sz w:val="20"/>
              </w:rPr>
            </w:pPr>
            <w:ins w:id="3117" w:author="Gareth Pateman [2]" w:date="2017-09-18T10:04:00Z">
              <w:r>
                <w:rPr>
                  <w:sz w:val="20"/>
                </w:rPr>
                <w:t>Bank Account Title</w:t>
              </w:r>
            </w:ins>
          </w:p>
        </w:tc>
        <w:tc>
          <w:tcPr>
            <w:tcW w:w="2052" w:type="dxa"/>
          </w:tcPr>
          <w:p w14:paraId="15BFA86D" w14:textId="412B8243" w:rsidR="00FC51FC" w:rsidRDefault="00FC51FC" w:rsidP="00A22871">
            <w:pPr>
              <w:cnfStyle w:val="000000000000" w:firstRow="0" w:lastRow="0" w:firstColumn="0" w:lastColumn="0" w:oddVBand="0" w:evenVBand="0" w:oddHBand="0" w:evenHBand="0" w:firstRowFirstColumn="0" w:firstRowLastColumn="0" w:lastRowFirstColumn="0" w:lastRowLastColumn="0"/>
              <w:rPr>
                <w:ins w:id="3118" w:author="Gareth Pateman [2]" w:date="2017-09-18T10:04:00Z"/>
                <w:sz w:val="20"/>
              </w:rPr>
            </w:pPr>
            <w:ins w:id="3119" w:author="Gareth Pateman [2]" w:date="2017-09-18T10:04:00Z">
              <w:r>
                <w:rPr>
                  <w:sz w:val="20"/>
                </w:rPr>
                <w:t>String</w:t>
              </w:r>
            </w:ins>
          </w:p>
        </w:tc>
        <w:tc>
          <w:tcPr>
            <w:tcW w:w="2816" w:type="dxa"/>
          </w:tcPr>
          <w:p w14:paraId="74AD2B4C" w14:textId="6BE54045" w:rsidR="00FC51FC" w:rsidRDefault="00FC51FC" w:rsidP="00A22871">
            <w:pPr>
              <w:cnfStyle w:val="000000000000" w:firstRow="0" w:lastRow="0" w:firstColumn="0" w:lastColumn="0" w:oddVBand="0" w:evenVBand="0" w:oddHBand="0" w:evenHBand="0" w:firstRowFirstColumn="0" w:firstRowLastColumn="0" w:lastRowFirstColumn="0" w:lastRowLastColumn="0"/>
              <w:rPr>
                <w:ins w:id="3120" w:author="Gareth Pateman [2]" w:date="2017-09-18T10:04:00Z"/>
                <w:sz w:val="20"/>
              </w:rPr>
            </w:pPr>
            <w:ins w:id="3121" w:author="Gareth Pateman [2]" w:date="2017-09-18T10:05:00Z">
              <w:r>
                <w:rPr>
                  <w:sz w:val="20"/>
                </w:rPr>
                <w:t>The title of the bank account.</w:t>
              </w:r>
            </w:ins>
          </w:p>
        </w:tc>
      </w:tr>
    </w:tbl>
    <w:p w14:paraId="55CBAD5C" w14:textId="77777777" w:rsidR="00A22871" w:rsidRDefault="00A22871" w:rsidP="00A22871"/>
    <w:p w14:paraId="01C687A7" w14:textId="77777777" w:rsidR="00A22871" w:rsidRDefault="00A22871" w:rsidP="002F254C">
      <w:pPr>
        <w:pStyle w:val="Heading2"/>
      </w:pPr>
      <w:bookmarkStart w:id="3122" w:name="_ISO_Country_Codes"/>
      <w:bookmarkStart w:id="3123" w:name="_Toc513209479"/>
      <w:bookmarkEnd w:id="3122"/>
      <w:r>
        <w:t>ISO Country Codes</w:t>
      </w:r>
      <w:bookmarkEnd w:id="3123"/>
    </w:p>
    <w:p w14:paraId="384ED45B" w14:textId="77777777" w:rsidR="00A22871" w:rsidRDefault="00A22871" w:rsidP="002F254C">
      <w:pPr>
        <w:pStyle w:val="NormalParagraph"/>
      </w:pPr>
      <w:r>
        <w:t xml:space="preserve">The two-character alphabetic code for country as defined by ISO 3166 is to be used for all properties specifying a country or nationality. The full list of codes is maintained by the </w:t>
      </w:r>
      <w:r>
        <w:lastRenderedPageBreak/>
        <w:t xml:space="preserve">International Organisation for Standardisation. The list can be obtained via the following website - </w:t>
      </w:r>
      <w:hyperlink r:id="rId23" w:history="1">
        <w:r w:rsidRPr="00152884">
          <w:t>http://www.iso.org/iso/country_codes</w:t>
        </w:r>
      </w:hyperlink>
    </w:p>
    <w:p w14:paraId="74AAB6BB" w14:textId="77777777" w:rsidR="00A22871" w:rsidRDefault="00A22871" w:rsidP="002F254C">
      <w:pPr>
        <w:pStyle w:val="Heading2"/>
      </w:pPr>
      <w:bookmarkStart w:id="3124" w:name="_Toc459720580"/>
      <w:bookmarkStart w:id="3125" w:name="_Toc459720698"/>
      <w:bookmarkStart w:id="3126" w:name="_Toc459720815"/>
      <w:bookmarkStart w:id="3127" w:name="_Toc459720932"/>
      <w:bookmarkStart w:id="3128" w:name="_Toc459721053"/>
      <w:bookmarkStart w:id="3129" w:name="_Delivery_Method_Object"/>
      <w:bookmarkStart w:id="3130" w:name="_Delivery_Method_Type"/>
      <w:bookmarkStart w:id="3131" w:name="_Toc513209480"/>
      <w:bookmarkEnd w:id="3124"/>
      <w:bookmarkEnd w:id="3125"/>
      <w:bookmarkEnd w:id="3126"/>
      <w:bookmarkEnd w:id="3127"/>
      <w:bookmarkEnd w:id="3128"/>
      <w:bookmarkEnd w:id="3129"/>
      <w:bookmarkEnd w:id="3130"/>
      <w:r>
        <w:t>Delivery Method Type</w:t>
      </w:r>
      <w:bookmarkEnd w:id="3131"/>
    </w:p>
    <w:p w14:paraId="54310EC8" w14:textId="77777777" w:rsidR="00A22871" w:rsidRDefault="00A22871" w:rsidP="002F254C">
      <w:pPr>
        <w:pStyle w:val="NormalParagraph"/>
      </w:pPr>
      <w:r>
        <w:t>When a customer requests and international transfer quotation they are able to specify their preferred method of delivery of the transfer to the recipient. Acceptable delivery methods are provided below.</w:t>
      </w:r>
    </w:p>
    <w:tbl>
      <w:tblPr>
        <w:tblStyle w:val="PlainTable21"/>
        <w:tblW w:w="6977"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ook w:val="04A0" w:firstRow="1" w:lastRow="0" w:firstColumn="1" w:lastColumn="0" w:noHBand="0" w:noVBand="1"/>
      </w:tblPr>
      <w:tblGrid>
        <w:gridCol w:w="2152"/>
        <w:gridCol w:w="4825"/>
      </w:tblGrid>
      <w:tr w:rsidR="00A22871" w:rsidRPr="00431BF0" w14:paraId="7CCED26C" w14:textId="77777777" w:rsidTr="002F25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2" w:type="dxa"/>
          </w:tcPr>
          <w:p w14:paraId="7910E964" w14:textId="77777777" w:rsidR="00A22871" w:rsidRPr="00195442" w:rsidRDefault="00A22871" w:rsidP="00A22871">
            <w:pPr>
              <w:rPr>
                <w:sz w:val="20"/>
              </w:rPr>
            </w:pPr>
            <w:r>
              <w:rPr>
                <w:sz w:val="20"/>
              </w:rPr>
              <w:t>Delivery Method</w:t>
            </w:r>
          </w:p>
        </w:tc>
        <w:tc>
          <w:tcPr>
            <w:tcW w:w="4825" w:type="dxa"/>
          </w:tcPr>
          <w:p w14:paraId="18D6A042" w14:textId="77777777" w:rsidR="00A22871" w:rsidRPr="00431BF0" w:rsidRDefault="00A22871" w:rsidP="00A22871">
            <w:pPr>
              <w:cnfStyle w:val="100000000000" w:firstRow="1" w:lastRow="0" w:firstColumn="0" w:lastColumn="0" w:oddVBand="0" w:evenVBand="0" w:oddHBand="0" w:evenHBand="0" w:firstRowFirstColumn="0" w:firstRowLastColumn="0" w:lastRowFirstColumn="0" w:lastRowLastColumn="0"/>
              <w:rPr>
                <w:sz w:val="20"/>
              </w:rPr>
            </w:pPr>
            <w:r>
              <w:rPr>
                <w:sz w:val="20"/>
              </w:rPr>
              <w:t>Description</w:t>
            </w:r>
          </w:p>
        </w:tc>
      </w:tr>
      <w:tr w:rsidR="00A22871" w:rsidRPr="00D267CA" w14:paraId="0D7BF99B"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2" w:type="dxa"/>
          </w:tcPr>
          <w:p w14:paraId="256B8042" w14:textId="77777777" w:rsidR="00A22871" w:rsidRPr="00D267CA" w:rsidRDefault="00A22871" w:rsidP="00A22871">
            <w:pPr>
              <w:rPr>
                <w:b w:val="0"/>
                <w:sz w:val="20"/>
              </w:rPr>
            </w:pPr>
            <w:r>
              <w:rPr>
                <w:b w:val="0"/>
                <w:sz w:val="20"/>
              </w:rPr>
              <w:t>directtoaccount</w:t>
            </w:r>
          </w:p>
        </w:tc>
        <w:tc>
          <w:tcPr>
            <w:tcW w:w="4825" w:type="dxa"/>
          </w:tcPr>
          <w:p w14:paraId="282423BE"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 xml:space="preserve">The transfer is to be delivered into the account (wallet) of the recipient. </w:t>
            </w:r>
          </w:p>
        </w:tc>
      </w:tr>
      <w:tr w:rsidR="00A22871" w:rsidRPr="00B63B51" w14:paraId="32C518EB" w14:textId="77777777" w:rsidTr="002F254C">
        <w:tc>
          <w:tcPr>
            <w:cnfStyle w:val="001000000000" w:firstRow="0" w:lastRow="0" w:firstColumn="1" w:lastColumn="0" w:oddVBand="0" w:evenVBand="0" w:oddHBand="0" w:evenHBand="0" w:firstRowFirstColumn="0" w:firstRowLastColumn="0" w:lastRowFirstColumn="0" w:lastRowLastColumn="0"/>
            <w:tcW w:w="2152" w:type="dxa"/>
          </w:tcPr>
          <w:p w14:paraId="68237105" w14:textId="77777777" w:rsidR="00A22871" w:rsidRDefault="00A22871" w:rsidP="00A22871">
            <w:pPr>
              <w:rPr>
                <w:b w:val="0"/>
                <w:sz w:val="20"/>
              </w:rPr>
            </w:pPr>
            <w:r>
              <w:rPr>
                <w:b w:val="0"/>
                <w:sz w:val="20"/>
              </w:rPr>
              <w:t>agent</w:t>
            </w:r>
          </w:p>
        </w:tc>
        <w:tc>
          <w:tcPr>
            <w:tcW w:w="4825" w:type="dxa"/>
          </w:tcPr>
          <w:p w14:paraId="32B3B21F" w14:textId="77777777" w:rsidR="00A22871" w:rsidRPr="002109D3" w:rsidRDefault="00A22871" w:rsidP="00A22871">
            <w:pPr>
              <w:cnfStyle w:val="000000000000" w:firstRow="0" w:lastRow="0" w:firstColumn="0" w:lastColumn="0" w:oddVBand="0" w:evenVBand="0" w:oddHBand="0" w:evenHBand="0" w:firstRowFirstColumn="0" w:firstRowLastColumn="0" w:lastRowFirstColumn="0" w:lastRowLastColumn="0"/>
              <w:rPr>
                <w:sz w:val="20"/>
              </w:rPr>
            </w:pPr>
            <w:r w:rsidRPr="002109D3">
              <w:rPr>
                <w:sz w:val="20"/>
              </w:rPr>
              <w:t>The recipient can visit an agent and get the transferred funds.</w:t>
            </w:r>
          </w:p>
        </w:tc>
      </w:tr>
      <w:tr w:rsidR="00A22871" w:rsidRPr="00B63B51" w14:paraId="2C2DAD50"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2" w:type="dxa"/>
          </w:tcPr>
          <w:p w14:paraId="4E59B80D" w14:textId="77777777" w:rsidR="00A22871" w:rsidRDefault="00A22871" w:rsidP="00A22871">
            <w:pPr>
              <w:rPr>
                <w:b w:val="0"/>
                <w:sz w:val="20"/>
              </w:rPr>
            </w:pPr>
            <w:r>
              <w:rPr>
                <w:b w:val="0"/>
                <w:sz w:val="20"/>
              </w:rPr>
              <w:t>personaldelivery</w:t>
            </w:r>
          </w:p>
        </w:tc>
        <w:tc>
          <w:tcPr>
            <w:tcW w:w="4825" w:type="dxa"/>
          </w:tcPr>
          <w:p w14:paraId="62F6ABE7" w14:textId="77777777" w:rsidR="00A22871" w:rsidRPr="002109D3" w:rsidRDefault="00A22871" w:rsidP="00A22871">
            <w:pPr>
              <w:cnfStyle w:val="000000100000" w:firstRow="0" w:lastRow="0" w:firstColumn="0" w:lastColumn="0" w:oddVBand="0" w:evenVBand="0" w:oddHBand="1" w:evenHBand="0" w:firstRowFirstColumn="0" w:firstRowLastColumn="0" w:lastRowFirstColumn="0" w:lastRowLastColumn="0"/>
              <w:rPr>
                <w:sz w:val="20"/>
              </w:rPr>
            </w:pPr>
            <w:r w:rsidRPr="002109D3">
              <w:rPr>
                <w:rFonts w:cs="Arial"/>
                <w:sz w:val="20"/>
              </w:rPr>
              <w:t>a supplementary service where an authorised person can deliver the funds, in hand, to the receiving end user</w:t>
            </w:r>
          </w:p>
        </w:tc>
      </w:tr>
    </w:tbl>
    <w:p w14:paraId="6F5E9B38" w14:textId="77777777" w:rsidR="00A22871" w:rsidRDefault="00A22871" w:rsidP="00A22871"/>
    <w:p w14:paraId="1B75A649" w14:textId="77777777" w:rsidR="00A22871" w:rsidRDefault="00A22871" w:rsidP="002F254C">
      <w:pPr>
        <w:pStyle w:val="Heading2"/>
      </w:pPr>
      <w:bookmarkStart w:id="3132" w:name="_Frequency"/>
      <w:bookmarkStart w:id="3133" w:name="_Toc513209481"/>
      <w:bookmarkEnd w:id="3132"/>
      <w:r>
        <w:t>Frequency Type</w:t>
      </w:r>
      <w:bookmarkEnd w:id="3133"/>
    </w:p>
    <w:p w14:paraId="0B790A93" w14:textId="77777777" w:rsidR="00A22871" w:rsidRDefault="00A22871" w:rsidP="002F254C">
      <w:pPr>
        <w:pStyle w:val="NormalParagraph"/>
      </w:pPr>
      <w:r>
        <w:t>When requesting a debit mandate, the API client is able to specific the frequency in which the payment should be taken. Valid values are defined in the table below.</w:t>
      </w:r>
      <w:r>
        <w:tab/>
      </w:r>
    </w:p>
    <w:p w14:paraId="5168B9A0" w14:textId="77777777" w:rsidR="008E592D" w:rsidRDefault="008E592D" w:rsidP="002F254C">
      <w:pPr>
        <w:pStyle w:val="NormalParagraph"/>
      </w:pPr>
    </w:p>
    <w:tbl>
      <w:tblPr>
        <w:tblStyle w:val="PlainTable21"/>
        <w:tblW w:w="8217"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ook w:val="04A0" w:firstRow="1" w:lastRow="0" w:firstColumn="1" w:lastColumn="0" w:noHBand="0" w:noVBand="1"/>
      </w:tblPr>
      <w:tblGrid>
        <w:gridCol w:w="2152"/>
        <w:gridCol w:w="6065"/>
      </w:tblGrid>
      <w:tr w:rsidR="00A22871" w:rsidRPr="00431BF0" w14:paraId="2F8CF017" w14:textId="77777777" w:rsidTr="002F25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2" w:type="dxa"/>
          </w:tcPr>
          <w:p w14:paraId="3D976AE4" w14:textId="77777777" w:rsidR="00A22871" w:rsidRPr="00195442" w:rsidRDefault="00A22871" w:rsidP="00A22871">
            <w:pPr>
              <w:rPr>
                <w:sz w:val="20"/>
              </w:rPr>
            </w:pPr>
            <w:r>
              <w:rPr>
                <w:sz w:val="20"/>
              </w:rPr>
              <w:t>Frequency Type</w:t>
            </w:r>
          </w:p>
        </w:tc>
        <w:tc>
          <w:tcPr>
            <w:tcW w:w="6065" w:type="dxa"/>
          </w:tcPr>
          <w:p w14:paraId="74EC7D39" w14:textId="77777777" w:rsidR="00A22871" w:rsidRPr="00431BF0" w:rsidRDefault="00A22871" w:rsidP="00A22871">
            <w:pPr>
              <w:cnfStyle w:val="100000000000" w:firstRow="1" w:lastRow="0" w:firstColumn="0" w:lastColumn="0" w:oddVBand="0" w:evenVBand="0" w:oddHBand="0" w:evenHBand="0" w:firstRowFirstColumn="0" w:firstRowLastColumn="0" w:lastRowFirstColumn="0" w:lastRowLastColumn="0"/>
              <w:rPr>
                <w:sz w:val="20"/>
              </w:rPr>
            </w:pPr>
            <w:r>
              <w:rPr>
                <w:sz w:val="20"/>
              </w:rPr>
              <w:t>Description</w:t>
            </w:r>
          </w:p>
        </w:tc>
      </w:tr>
      <w:tr w:rsidR="00A22871" w:rsidRPr="00D267CA" w14:paraId="2F530CD0"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2" w:type="dxa"/>
          </w:tcPr>
          <w:p w14:paraId="4CE369E9" w14:textId="77777777" w:rsidR="00A22871" w:rsidRPr="00D267CA" w:rsidRDefault="00A22871" w:rsidP="00A22871">
            <w:pPr>
              <w:rPr>
                <w:b w:val="0"/>
                <w:sz w:val="20"/>
              </w:rPr>
            </w:pPr>
            <w:r>
              <w:rPr>
                <w:b w:val="0"/>
                <w:sz w:val="20"/>
              </w:rPr>
              <w:t>weekly</w:t>
            </w:r>
          </w:p>
        </w:tc>
        <w:tc>
          <w:tcPr>
            <w:tcW w:w="6065" w:type="dxa"/>
          </w:tcPr>
          <w:p w14:paraId="4B62FB64"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Payment will be taken weekly</w:t>
            </w:r>
          </w:p>
        </w:tc>
      </w:tr>
      <w:tr w:rsidR="00A22871" w:rsidRPr="00B63B51" w14:paraId="35AEE220" w14:textId="77777777" w:rsidTr="002F254C">
        <w:tc>
          <w:tcPr>
            <w:cnfStyle w:val="001000000000" w:firstRow="0" w:lastRow="0" w:firstColumn="1" w:lastColumn="0" w:oddVBand="0" w:evenVBand="0" w:oddHBand="0" w:evenHBand="0" w:firstRowFirstColumn="0" w:firstRowLastColumn="0" w:lastRowFirstColumn="0" w:lastRowLastColumn="0"/>
            <w:tcW w:w="2152" w:type="dxa"/>
          </w:tcPr>
          <w:p w14:paraId="201F471B" w14:textId="77777777" w:rsidR="00A22871" w:rsidRDefault="00A22871" w:rsidP="00A22871">
            <w:pPr>
              <w:rPr>
                <w:b w:val="0"/>
                <w:sz w:val="20"/>
              </w:rPr>
            </w:pPr>
            <w:r>
              <w:rPr>
                <w:b w:val="0"/>
                <w:sz w:val="20"/>
              </w:rPr>
              <w:t>fortnight</w:t>
            </w:r>
          </w:p>
        </w:tc>
        <w:tc>
          <w:tcPr>
            <w:tcW w:w="6065" w:type="dxa"/>
          </w:tcPr>
          <w:p w14:paraId="6AF78B7B" w14:textId="77777777" w:rsidR="00A22871" w:rsidRPr="002109D3"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Payment will be take every two weeks</w:t>
            </w:r>
          </w:p>
        </w:tc>
      </w:tr>
      <w:tr w:rsidR="00A22871" w:rsidRPr="00B63B51" w14:paraId="1949DCFC"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2" w:type="dxa"/>
          </w:tcPr>
          <w:p w14:paraId="1125A398" w14:textId="77777777" w:rsidR="00A22871" w:rsidRDefault="00A22871" w:rsidP="00A22871">
            <w:pPr>
              <w:rPr>
                <w:b w:val="0"/>
                <w:sz w:val="20"/>
              </w:rPr>
            </w:pPr>
            <w:r>
              <w:rPr>
                <w:b w:val="0"/>
                <w:sz w:val="20"/>
              </w:rPr>
              <w:t>monthspecificdate</w:t>
            </w:r>
          </w:p>
        </w:tc>
        <w:tc>
          <w:tcPr>
            <w:tcW w:w="6065" w:type="dxa"/>
          </w:tcPr>
          <w:p w14:paraId="6C01BA02" w14:textId="77777777" w:rsidR="00A22871" w:rsidRPr="002109D3"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Payment to be taken on a specific date every month</w:t>
            </w:r>
          </w:p>
        </w:tc>
      </w:tr>
      <w:tr w:rsidR="00A22871" w:rsidRPr="00B63B51" w14:paraId="0978CADF" w14:textId="77777777" w:rsidTr="002F254C">
        <w:tc>
          <w:tcPr>
            <w:cnfStyle w:val="001000000000" w:firstRow="0" w:lastRow="0" w:firstColumn="1" w:lastColumn="0" w:oddVBand="0" w:evenVBand="0" w:oddHBand="0" w:evenHBand="0" w:firstRowFirstColumn="0" w:firstRowLastColumn="0" w:lastRowFirstColumn="0" w:lastRowLastColumn="0"/>
            <w:tcW w:w="2152" w:type="dxa"/>
          </w:tcPr>
          <w:p w14:paraId="41AF6592" w14:textId="77777777" w:rsidR="00A22871" w:rsidRDefault="00A22871" w:rsidP="00A22871">
            <w:pPr>
              <w:rPr>
                <w:b w:val="0"/>
                <w:sz w:val="20"/>
              </w:rPr>
            </w:pPr>
            <w:r>
              <w:rPr>
                <w:b w:val="0"/>
                <w:sz w:val="20"/>
              </w:rPr>
              <w:t>2months</w:t>
            </w:r>
          </w:p>
        </w:tc>
        <w:tc>
          <w:tcPr>
            <w:tcW w:w="6065" w:type="dxa"/>
          </w:tcPr>
          <w:p w14:paraId="00D86A75" w14:textId="77777777" w:rsidR="00A22871" w:rsidRPr="002109D3"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Payment to be taken every two months</w:t>
            </w:r>
          </w:p>
        </w:tc>
      </w:tr>
      <w:tr w:rsidR="00A22871" w:rsidRPr="00B63B51" w14:paraId="6CD528A3"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2" w:type="dxa"/>
          </w:tcPr>
          <w:p w14:paraId="7A0B819C" w14:textId="77777777" w:rsidR="00A22871" w:rsidRDefault="00A22871" w:rsidP="00A22871">
            <w:pPr>
              <w:rPr>
                <w:b w:val="0"/>
                <w:sz w:val="20"/>
              </w:rPr>
            </w:pPr>
            <w:r>
              <w:rPr>
                <w:b w:val="0"/>
                <w:sz w:val="20"/>
              </w:rPr>
              <w:t>3months</w:t>
            </w:r>
          </w:p>
        </w:tc>
        <w:tc>
          <w:tcPr>
            <w:tcW w:w="6065" w:type="dxa"/>
          </w:tcPr>
          <w:p w14:paraId="267836A5" w14:textId="77777777" w:rsidR="00A22871" w:rsidRPr="002109D3"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Payment to be taken every three months</w:t>
            </w:r>
          </w:p>
        </w:tc>
      </w:tr>
      <w:tr w:rsidR="00A22871" w:rsidRPr="00B63B51" w14:paraId="5AB53BC5" w14:textId="77777777" w:rsidTr="002F254C">
        <w:tc>
          <w:tcPr>
            <w:cnfStyle w:val="001000000000" w:firstRow="0" w:lastRow="0" w:firstColumn="1" w:lastColumn="0" w:oddVBand="0" w:evenVBand="0" w:oddHBand="0" w:evenHBand="0" w:firstRowFirstColumn="0" w:firstRowLastColumn="0" w:lastRowFirstColumn="0" w:lastRowLastColumn="0"/>
            <w:tcW w:w="2152" w:type="dxa"/>
          </w:tcPr>
          <w:p w14:paraId="4884E71B" w14:textId="77777777" w:rsidR="00A22871" w:rsidRDefault="00A22871" w:rsidP="00A22871">
            <w:pPr>
              <w:rPr>
                <w:b w:val="0"/>
                <w:sz w:val="20"/>
              </w:rPr>
            </w:pPr>
            <w:r>
              <w:rPr>
                <w:b w:val="0"/>
                <w:sz w:val="20"/>
              </w:rPr>
              <w:t>4months</w:t>
            </w:r>
          </w:p>
        </w:tc>
        <w:tc>
          <w:tcPr>
            <w:tcW w:w="6065" w:type="dxa"/>
          </w:tcPr>
          <w:p w14:paraId="2DA2D43F" w14:textId="77777777" w:rsidR="00A22871" w:rsidRPr="002109D3"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Payment to be taken every four months</w:t>
            </w:r>
          </w:p>
        </w:tc>
      </w:tr>
      <w:tr w:rsidR="00A22871" w:rsidRPr="00B63B51" w14:paraId="1A1BD1F0"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2" w:type="dxa"/>
          </w:tcPr>
          <w:p w14:paraId="75C2C7F5" w14:textId="77777777" w:rsidR="00A22871" w:rsidRDefault="00A22871" w:rsidP="00A22871">
            <w:pPr>
              <w:rPr>
                <w:b w:val="0"/>
                <w:sz w:val="20"/>
              </w:rPr>
            </w:pPr>
            <w:r>
              <w:rPr>
                <w:b w:val="0"/>
                <w:sz w:val="20"/>
              </w:rPr>
              <w:t>6months</w:t>
            </w:r>
          </w:p>
        </w:tc>
        <w:tc>
          <w:tcPr>
            <w:tcW w:w="6065" w:type="dxa"/>
          </w:tcPr>
          <w:p w14:paraId="4C7E0893" w14:textId="77777777" w:rsidR="00A22871" w:rsidRPr="002109D3"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Payment to be taken every six months</w:t>
            </w:r>
          </w:p>
        </w:tc>
      </w:tr>
      <w:tr w:rsidR="00A22871" w:rsidRPr="00B63B51" w14:paraId="529EF155" w14:textId="77777777" w:rsidTr="002F254C">
        <w:tc>
          <w:tcPr>
            <w:cnfStyle w:val="001000000000" w:firstRow="0" w:lastRow="0" w:firstColumn="1" w:lastColumn="0" w:oddVBand="0" w:evenVBand="0" w:oddHBand="0" w:evenHBand="0" w:firstRowFirstColumn="0" w:firstRowLastColumn="0" w:lastRowFirstColumn="0" w:lastRowLastColumn="0"/>
            <w:tcW w:w="2152" w:type="dxa"/>
          </w:tcPr>
          <w:p w14:paraId="38519232" w14:textId="77777777" w:rsidR="00A22871" w:rsidRDefault="00A22871" w:rsidP="00A22871">
            <w:pPr>
              <w:rPr>
                <w:b w:val="0"/>
                <w:sz w:val="20"/>
              </w:rPr>
            </w:pPr>
            <w:r>
              <w:rPr>
                <w:b w:val="0"/>
                <w:sz w:val="20"/>
              </w:rPr>
              <w:t>yearly</w:t>
            </w:r>
          </w:p>
        </w:tc>
        <w:tc>
          <w:tcPr>
            <w:tcW w:w="6065" w:type="dxa"/>
          </w:tcPr>
          <w:p w14:paraId="2C624FDF" w14:textId="77777777" w:rsidR="00A22871" w:rsidRPr="002109D3"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Payment to be taken yearly</w:t>
            </w:r>
          </w:p>
        </w:tc>
      </w:tr>
      <w:tr w:rsidR="00A22871" w:rsidRPr="00B63B51" w14:paraId="06A92139"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2" w:type="dxa"/>
          </w:tcPr>
          <w:p w14:paraId="369D231F" w14:textId="77777777" w:rsidR="00A22871" w:rsidRDefault="00A22871" w:rsidP="00A22871">
            <w:pPr>
              <w:rPr>
                <w:b w:val="0"/>
                <w:sz w:val="20"/>
              </w:rPr>
            </w:pPr>
            <w:r>
              <w:rPr>
                <w:b w:val="0"/>
                <w:sz w:val="20"/>
              </w:rPr>
              <w:t>lastdaymonth</w:t>
            </w:r>
          </w:p>
        </w:tc>
        <w:tc>
          <w:tcPr>
            <w:tcW w:w="6065" w:type="dxa"/>
          </w:tcPr>
          <w:p w14:paraId="45591C8D" w14:textId="77777777" w:rsidR="00A22871" w:rsidRPr="002109D3"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Payment to be taken on the last calendar day of the month</w:t>
            </w:r>
          </w:p>
        </w:tc>
      </w:tr>
      <w:tr w:rsidR="00A22871" w:rsidRPr="00B63B51" w14:paraId="0EEF0F1A" w14:textId="77777777" w:rsidTr="002F254C">
        <w:tc>
          <w:tcPr>
            <w:cnfStyle w:val="001000000000" w:firstRow="0" w:lastRow="0" w:firstColumn="1" w:lastColumn="0" w:oddVBand="0" w:evenVBand="0" w:oddHBand="0" w:evenHBand="0" w:firstRowFirstColumn="0" w:firstRowLastColumn="0" w:lastRowFirstColumn="0" w:lastRowLastColumn="0"/>
            <w:tcW w:w="2152" w:type="dxa"/>
          </w:tcPr>
          <w:p w14:paraId="216C2C93" w14:textId="77777777" w:rsidR="00A22871" w:rsidRDefault="00A22871" w:rsidP="00A22871">
            <w:pPr>
              <w:rPr>
                <w:b w:val="0"/>
                <w:sz w:val="20"/>
              </w:rPr>
            </w:pPr>
            <w:r>
              <w:rPr>
                <w:b w:val="0"/>
                <w:sz w:val="20"/>
              </w:rPr>
              <w:t>lastdaymonthworking</w:t>
            </w:r>
          </w:p>
        </w:tc>
        <w:tc>
          <w:tcPr>
            <w:tcW w:w="6065" w:type="dxa"/>
          </w:tcPr>
          <w:p w14:paraId="4DF6C4F7" w14:textId="77777777" w:rsidR="00A22871" w:rsidRPr="002109D3"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Payment to be taken on the last working day of the month according to working days as per the resident country of the account.</w:t>
            </w:r>
          </w:p>
        </w:tc>
      </w:tr>
      <w:tr w:rsidR="00A22871" w:rsidRPr="00B63B51" w14:paraId="4D124CC3"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2" w:type="dxa"/>
          </w:tcPr>
          <w:p w14:paraId="042303FC" w14:textId="77777777" w:rsidR="00A22871" w:rsidRDefault="00A22871" w:rsidP="00A22871">
            <w:pPr>
              <w:rPr>
                <w:b w:val="0"/>
                <w:sz w:val="20"/>
              </w:rPr>
            </w:pPr>
            <w:r>
              <w:rPr>
                <w:b w:val="0"/>
                <w:sz w:val="20"/>
              </w:rPr>
              <w:t>lastmonday</w:t>
            </w:r>
          </w:p>
        </w:tc>
        <w:tc>
          <w:tcPr>
            <w:tcW w:w="6065" w:type="dxa"/>
          </w:tcPr>
          <w:p w14:paraId="4E5C7C1D" w14:textId="77777777" w:rsidR="00A22871" w:rsidRPr="002109D3"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Payment to be taken on the last Monday of the month</w:t>
            </w:r>
          </w:p>
        </w:tc>
      </w:tr>
      <w:tr w:rsidR="00A22871" w:rsidRPr="00B63B51" w14:paraId="7A9F9A67" w14:textId="77777777" w:rsidTr="002F254C">
        <w:tc>
          <w:tcPr>
            <w:cnfStyle w:val="001000000000" w:firstRow="0" w:lastRow="0" w:firstColumn="1" w:lastColumn="0" w:oddVBand="0" w:evenVBand="0" w:oddHBand="0" w:evenHBand="0" w:firstRowFirstColumn="0" w:firstRowLastColumn="0" w:lastRowFirstColumn="0" w:lastRowLastColumn="0"/>
            <w:tcW w:w="2152" w:type="dxa"/>
          </w:tcPr>
          <w:p w14:paraId="5217A1B7" w14:textId="77777777" w:rsidR="00A22871" w:rsidRDefault="00A22871" w:rsidP="00A22871">
            <w:pPr>
              <w:rPr>
                <w:b w:val="0"/>
                <w:sz w:val="20"/>
              </w:rPr>
            </w:pPr>
            <w:r>
              <w:rPr>
                <w:b w:val="0"/>
                <w:sz w:val="20"/>
              </w:rPr>
              <w:t>lasttuesday</w:t>
            </w:r>
          </w:p>
        </w:tc>
        <w:tc>
          <w:tcPr>
            <w:tcW w:w="6065" w:type="dxa"/>
          </w:tcPr>
          <w:p w14:paraId="6FA3D141" w14:textId="77777777" w:rsidR="00A22871" w:rsidRPr="002109D3"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Payment to be taken on the last Tuesday of the month</w:t>
            </w:r>
          </w:p>
        </w:tc>
      </w:tr>
      <w:tr w:rsidR="00A22871" w:rsidRPr="00B63B51" w14:paraId="3CBC1D26"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2" w:type="dxa"/>
          </w:tcPr>
          <w:p w14:paraId="57F361EB" w14:textId="77777777" w:rsidR="00A22871" w:rsidRDefault="00A22871" w:rsidP="00A22871">
            <w:pPr>
              <w:rPr>
                <w:b w:val="0"/>
                <w:sz w:val="20"/>
              </w:rPr>
            </w:pPr>
            <w:r>
              <w:rPr>
                <w:b w:val="0"/>
                <w:sz w:val="20"/>
              </w:rPr>
              <w:t>lastwednesday</w:t>
            </w:r>
          </w:p>
        </w:tc>
        <w:tc>
          <w:tcPr>
            <w:tcW w:w="6065" w:type="dxa"/>
          </w:tcPr>
          <w:p w14:paraId="2F0061FE" w14:textId="77777777" w:rsidR="00A22871" w:rsidRPr="002109D3"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Payment to be taken on the last Wednesday of the month</w:t>
            </w:r>
          </w:p>
        </w:tc>
      </w:tr>
      <w:tr w:rsidR="00A22871" w:rsidRPr="00B63B51" w14:paraId="66A9FC32" w14:textId="77777777" w:rsidTr="002F254C">
        <w:tc>
          <w:tcPr>
            <w:cnfStyle w:val="001000000000" w:firstRow="0" w:lastRow="0" w:firstColumn="1" w:lastColumn="0" w:oddVBand="0" w:evenVBand="0" w:oddHBand="0" w:evenHBand="0" w:firstRowFirstColumn="0" w:firstRowLastColumn="0" w:lastRowFirstColumn="0" w:lastRowLastColumn="0"/>
            <w:tcW w:w="2152" w:type="dxa"/>
          </w:tcPr>
          <w:p w14:paraId="17B70669" w14:textId="77777777" w:rsidR="00A22871" w:rsidRDefault="00A22871" w:rsidP="00A22871">
            <w:pPr>
              <w:rPr>
                <w:b w:val="0"/>
                <w:sz w:val="20"/>
              </w:rPr>
            </w:pPr>
            <w:r>
              <w:rPr>
                <w:b w:val="0"/>
                <w:sz w:val="20"/>
              </w:rPr>
              <w:t>lastthursday</w:t>
            </w:r>
          </w:p>
        </w:tc>
        <w:tc>
          <w:tcPr>
            <w:tcW w:w="6065" w:type="dxa"/>
          </w:tcPr>
          <w:p w14:paraId="637DA82F" w14:textId="77777777" w:rsidR="00A22871" w:rsidRPr="002109D3"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Payment to be taken on the last Thursday of the month</w:t>
            </w:r>
          </w:p>
        </w:tc>
      </w:tr>
      <w:tr w:rsidR="00A22871" w:rsidRPr="00B63B51" w14:paraId="76439588"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2" w:type="dxa"/>
          </w:tcPr>
          <w:p w14:paraId="223D044D" w14:textId="77777777" w:rsidR="00A22871" w:rsidRDefault="00A22871" w:rsidP="00A22871">
            <w:pPr>
              <w:rPr>
                <w:b w:val="0"/>
                <w:sz w:val="20"/>
              </w:rPr>
            </w:pPr>
            <w:r>
              <w:rPr>
                <w:b w:val="0"/>
                <w:sz w:val="20"/>
              </w:rPr>
              <w:t>lastfriday</w:t>
            </w:r>
          </w:p>
        </w:tc>
        <w:tc>
          <w:tcPr>
            <w:tcW w:w="6065" w:type="dxa"/>
          </w:tcPr>
          <w:p w14:paraId="19DAB44C" w14:textId="77777777" w:rsidR="00A22871" w:rsidRPr="002109D3"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Payment to be taken on the last Friday of the month</w:t>
            </w:r>
          </w:p>
        </w:tc>
      </w:tr>
      <w:tr w:rsidR="00A22871" w:rsidRPr="00B63B51" w14:paraId="65074A7A" w14:textId="77777777" w:rsidTr="002F254C">
        <w:tc>
          <w:tcPr>
            <w:cnfStyle w:val="001000000000" w:firstRow="0" w:lastRow="0" w:firstColumn="1" w:lastColumn="0" w:oddVBand="0" w:evenVBand="0" w:oddHBand="0" w:evenHBand="0" w:firstRowFirstColumn="0" w:firstRowLastColumn="0" w:lastRowFirstColumn="0" w:lastRowLastColumn="0"/>
            <w:tcW w:w="2152" w:type="dxa"/>
          </w:tcPr>
          <w:p w14:paraId="19CC7F04" w14:textId="77777777" w:rsidR="00A22871" w:rsidRDefault="00A22871" w:rsidP="00A22871">
            <w:pPr>
              <w:rPr>
                <w:b w:val="0"/>
                <w:sz w:val="20"/>
              </w:rPr>
            </w:pPr>
            <w:r>
              <w:rPr>
                <w:b w:val="0"/>
                <w:sz w:val="20"/>
              </w:rPr>
              <w:t>lastsaturday</w:t>
            </w:r>
          </w:p>
        </w:tc>
        <w:tc>
          <w:tcPr>
            <w:tcW w:w="6065" w:type="dxa"/>
          </w:tcPr>
          <w:p w14:paraId="553172A0" w14:textId="77777777" w:rsidR="00A22871" w:rsidRPr="002109D3"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Payment to be taken on the last Saturday of the month</w:t>
            </w:r>
          </w:p>
        </w:tc>
      </w:tr>
      <w:tr w:rsidR="00A22871" w:rsidRPr="00B63B51" w14:paraId="4517BB49"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2" w:type="dxa"/>
          </w:tcPr>
          <w:p w14:paraId="63C108CE" w14:textId="77777777" w:rsidR="00A22871" w:rsidRDefault="00A22871" w:rsidP="00A22871">
            <w:pPr>
              <w:rPr>
                <w:b w:val="0"/>
                <w:sz w:val="20"/>
              </w:rPr>
            </w:pPr>
            <w:r>
              <w:rPr>
                <w:b w:val="0"/>
                <w:sz w:val="20"/>
              </w:rPr>
              <w:lastRenderedPageBreak/>
              <w:t>lastsunday</w:t>
            </w:r>
          </w:p>
        </w:tc>
        <w:tc>
          <w:tcPr>
            <w:tcW w:w="6065" w:type="dxa"/>
          </w:tcPr>
          <w:p w14:paraId="7F7BA28B" w14:textId="77777777" w:rsidR="00A22871" w:rsidRPr="002109D3"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Payment to be taken on the last Sunday of the month</w:t>
            </w:r>
          </w:p>
        </w:tc>
      </w:tr>
      <w:tr w:rsidR="00A22871" w:rsidRPr="00B63B51" w14:paraId="2A03890E" w14:textId="77777777" w:rsidTr="002F254C">
        <w:tc>
          <w:tcPr>
            <w:cnfStyle w:val="001000000000" w:firstRow="0" w:lastRow="0" w:firstColumn="1" w:lastColumn="0" w:oddVBand="0" w:evenVBand="0" w:oddHBand="0" w:evenHBand="0" w:firstRowFirstColumn="0" w:firstRowLastColumn="0" w:lastRowFirstColumn="0" w:lastRowLastColumn="0"/>
            <w:tcW w:w="2152" w:type="dxa"/>
          </w:tcPr>
          <w:p w14:paraId="3A78C50C" w14:textId="77777777" w:rsidR="00A22871" w:rsidRDefault="00A22871" w:rsidP="00A22871">
            <w:pPr>
              <w:rPr>
                <w:b w:val="0"/>
                <w:sz w:val="20"/>
              </w:rPr>
            </w:pPr>
            <w:r>
              <w:rPr>
                <w:b w:val="0"/>
                <w:sz w:val="20"/>
              </w:rPr>
              <w:t>specificdaymonthly</w:t>
            </w:r>
          </w:p>
        </w:tc>
        <w:tc>
          <w:tcPr>
            <w:tcW w:w="6065" w:type="dxa"/>
          </w:tcPr>
          <w:p w14:paraId="462C3BEB" w14:textId="77777777" w:rsidR="00A22871" w:rsidRPr="002109D3"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Payment to be taken on a specific day of the month</w:t>
            </w:r>
          </w:p>
        </w:tc>
      </w:tr>
    </w:tbl>
    <w:p w14:paraId="1E17E495" w14:textId="6C49E751" w:rsidR="007E4B18" w:rsidRDefault="007E4B18" w:rsidP="00A22871">
      <w:pPr>
        <w:rPr>
          <w:ins w:id="3134" w:author="Gareth Pateman" w:date="2018-04-18T16:23:00Z"/>
        </w:rPr>
      </w:pPr>
    </w:p>
    <w:p w14:paraId="6A3BF3E0" w14:textId="77777777" w:rsidR="007E4B18" w:rsidRDefault="007E4B18">
      <w:pPr>
        <w:spacing w:before="0"/>
        <w:jc w:val="left"/>
        <w:rPr>
          <w:ins w:id="3135" w:author="Gareth Pateman" w:date="2018-04-18T16:23:00Z"/>
        </w:rPr>
      </w:pPr>
      <w:ins w:id="3136" w:author="Gareth Pateman" w:date="2018-04-18T16:23:00Z">
        <w:r>
          <w:br w:type="page"/>
        </w:r>
      </w:ins>
    </w:p>
    <w:p w14:paraId="1D8AAE35" w14:textId="77777777" w:rsidR="00A22871" w:rsidRDefault="00A22871" w:rsidP="00A22871"/>
    <w:p w14:paraId="15A8FA7A" w14:textId="77777777" w:rsidR="00A22871" w:rsidRDefault="00A22871" w:rsidP="002F254C">
      <w:pPr>
        <w:pStyle w:val="Heading1"/>
      </w:pPr>
      <w:bookmarkStart w:id="3137" w:name="_API_Behaviour_&amp;"/>
      <w:bookmarkStart w:id="3138" w:name="_Toc513209482"/>
      <w:bookmarkEnd w:id="3137"/>
      <w:r>
        <w:t>API Behaviour &amp; Error Handling</w:t>
      </w:r>
      <w:bookmarkEnd w:id="3138"/>
    </w:p>
    <w:p w14:paraId="0E9DE5B4" w14:textId="77777777" w:rsidR="00A22871" w:rsidRDefault="00A22871" w:rsidP="002F254C">
      <w:pPr>
        <w:pStyle w:val="NormalParagraph"/>
      </w:pPr>
      <w:r>
        <w:t>The ability to manage API state and handle exceptions in a consistent manner is central to the harmonised Mobile Money API. Consistency is achieved via the following:</w:t>
      </w:r>
    </w:p>
    <w:p w14:paraId="5A81D386" w14:textId="77777777" w:rsidR="00A22871" w:rsidRPr="002C36BC" w:rsidRDefault="00A22871" w:rsidP="002F254C">
      <w:pPr>
        <w:pStyle w:val="ListBullet1"/>
      </w:pPr>
      <w:r w:rsidRPr="002C36BC">
        <w:rPr>
          <w:b/>
        </w:rPr>
        <w:t>Harmonised API State Model</w:t>
      </w:r>
      <w:r>
        <w:t>. For synchronous requests, HTTP response codes are used exclusively to manage request state communication – both during the creation of a resource and updating of a resource. For asynchronous requests, a simple RequestState object is additionally used to manage request state communication.</w:t>
      </w:r>
    </w:p>
    <w:p w14:paraId="419CB12B" w14:textId="77777777" w:rsidR="00A22871" w:rsidRDefault="00A22871" w:rsidP="002F254C">
      <w:pPr>
        <w:pStyle w:val="ListBullet1"/>
      </w:pPr>
      <w:r w:rsidRPr="00932365">
        <w:rPr>
          <w:b/>
        </w:rPr>
        <w:t>Harmonised HTTP Status Codes</w:t>
      </w:r>
      <w:r>
        <w:t>. Standardised HTTP status codes are associated with a harmonised state model for resource creation and update.</w:t>
      </w:r>
    </w:p>
    <w:p w14:paraId="33459145" w14:textId="77777777" w:rsidR="00A22871" w:rsidRDefault="00A22871" w:rsidP="002F254C">
      <w:pPr>
        <w:pStyle w:val="ListBullet1"/>
      </w:pPr>
      <w:r w:rsidRPr="00932365">
        <w:rPr>
          <w:b/>
        </w:rPr>
        <w:t xml:space="preserve">Harmonised Application-level Error </w:t>
      </w:r>
      <w:r>
        <w:rPr>
          <w:b/>
        </w:rPr>
        <w:t xml:space="preserve">Reason </w:t>
      </w:r>
      <w:r w:rsidRPr="00932365">
        <w:rPr>
          <w:b/>
        </w:rPr>
        <w:t>Codes</w:t>
      </w:r>
      <w:r>
        <w:t xml:space="preserve">. Standardised error codes are returned in a standardised error object for </w:t>
      </w:r>
      <w:r w:rsidRPr="002C36BC">
        <w:rPr>
          <w:u w:val="single"/>
        </w:rPr>
        <w:t>ALL</w:t>
      </w:r>
      <w:r>
        <w:t xml:space="preserve"> client-responsible and server-responsible errors. Error parameters allow more detailed provider-specific diagnostic information to be returned with the error.</w:t>
      </w:r>
    </w:p>
    <w:p w14:paraId="0EE2C4F5" w14:textId="77777777" w:rsidR="00A22871" w:rsidRDefault="00A22871" w:rsidP="002F254C">
      <w:pPr>
        <w:pStyle w:val="ListBullet1"/>
      </w:pPr>
      <w:r>
        <w:rPr>
          <w:b/>
        </w:rPr>
        <w:t xml:space="preserve">API Heartbeat </w:t>
      </w:r>
      <w:r>
        <w:t>enables API provider service availability to be established by clients on a regular basis.</w:t>
      </w:r>
    </w:p>
    <w:p w14:paraId="2CAAAA05" w14:textId="77777777" w:rsidR="00A22871" w:rsidRPr="00725575" w:rsidRDefault="00A22871" w:rsidP="002F254C">
      <w:pPr>
        <w:pStyle w:val="ListBullet1"/>
      </w:pPr>
      <w:r w:rsidRPr="00725575">
        <w:rPr>
          <w:b/>
        </w:rPr>
        <w:t>Response</w:t>
      </w:r>
      <w:r>
        <w:rPr>
          <w:b/>
        </w:rPr>
        <w:t>s</w:t>
      </w:r>
      <w:r w:rsidRPr="00725575">
        <w:rPr>
          <w:b/>
        </w:rPr>
        <w:t xml:space="preserve"> </w:t>
      </w:r>
      <w:r w:rsidRPr="002C36BC">
        <w:t>object enables clients to re-request a missing API response.</w:t>
      </w:r>
    </w:p>
    <w:p w14:paraId="2A495271" w14:textId="77777777" w:rsidR="00A22871" w:rsidRDefault="00A22871" w:rsidP="002F254C">
      <w:pPr>
        <w:pStyle w:val="ListBullet1"/>
      </w:pPr>
      <w:r>
        <w:rPr>
          <w:b/>
        </w:rPr>
        <w:t xml:space="preserve">Error Handling Guidelines </w:t>
      </w:r>
      <w:r>
        <w:t>provide a standardised way of handling exceptions, including managing timeouts and retries.</w:t>
      </w:r>
    </w:p>
    <w:p w14:paraId="59EC7D9C" w14:textId="77777777" w:rsidR="00A22871" w:rsidRDefault="00A22871" w:rsidP="002F254C">
      <w:pPr>
        <w:pStyle w:val="Heading2"/>
      </w:pPr>
      <w:bookmarkStart w:id="3139" w:name="_Request_States"/>
      <w:bookmarkStart w:id="3140" w:name="_Toc513209483"/>
      <w:bookmarkEnd w:id="3139"/>
      <w:r>
        <w:t>Request States</w:t>
      </w:r>
      <w:bookmarkEnd w:id="3140"/>
    </w:p>
    <w:p w14:paraId="1C65456F" w14:textId="77777777" w:rsidR="00CC5CFD" w:rsidRDefault="00A22871" w:rsidP="00CC5CFD">
      <w:r>
        <w:t xml:space="preserve">States are represented by the use of HTTP response codes and also the RequestState object for asynchronous requests. Figure 8.1 illustrates the state model for synchronous requests. The state models for asynchronous requests is represented by the sequence flows in the </w:t>
      </w:r>
      <w:hyperlink w:anchor="_API_Behavioural_Model" w:history="1">
        <w:r w:rsidR="00CC5CFD" w:rsidRPr="00223332">
          <w:rPr>
            <w:rStyle w:val="Hyperlink"/>
          </w:rPr>
          <w:t>API Behavioural Model</w:t>
        </w:r>
      </w:hyperlink>
      <w:r w:rsidR="00CC5CFD">
        <w:t xml:space="preserve">. </w:t>
      </w:r>
    </w:p>
    <w:p w14:paraId="609BAB3A" w14:textId="0DC1FD23" w:rsidR="00A22871" w:rsidRDefault="00A22871" w:rsidP="002F254C">
      <w:pPr>
        <w:pStyle w:val="NormalParagraph"/>
      </w:pPr>
    </w:p>
    <w:p w14:paraId="4F04BCF1" w14:textId="77777777" w:rsidR="00A22871" w:rsidRDefault="00A22871" w:rsidP="00A22871">
      <w:r>
        <w:rPr>
          <w:noProof/>
          <w:lang w:eastAsia="en-GB" w:bidi="ar-SA"/>
        </w:rPr>
        <w:drawing>
          <wp:inline distT="0" distB="0" distL="0" distR="0" wp14:anchorId="123914A1" wp14:editId="32D92873">
            <wp:extent cx="5644800" cy="31752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44800" cy="3175200"/>
                    </a:xfrm>
                    <a:prstGeom prst="rect">
                      <a:avLst/>
                    </a:prstGeom>
                    <a:noFill/>
                  </pic:spPr>
                </pic:pic>
              </a:graphicData>
            </a:graphic>
          </wp:inline>
        </w:drawing>
      </w:r>
    </w:p>
    <w:p w14:paraId="03D14079" w14:textId="6618EB39" w:rsidR="00A22871" w:rsidRDefault="00B217A7" w:rsidP="002F254C">
      <w:pPr>
        <w:pStyle w:val="Figurecaption"/>
      </w:pPr>
      <w:r>
        <w:lastRenderedPageBreak/>
        <w:t xml:space="preserve">: </w:t>
      </w:r>
      <w:r w:rsidR="00A22871">
        <w:t>S</w:t>
      </w:r>
      <w:r w:rsidR="00A22871" w:rsidRPr="002C36BC">
        <w:t xml:space="preserve">ynchronous </w:t>
      </w:r>
      <w:r w:rsidR="00A22871">
        <w:t xml:space="preserve">Request </w:t>
      </w:r>
      <w:r w:rsidR="00A22871" w:rsidRPr="002C36BC">
        <w:t>State</w:t>
      </w:r>
      <w:r w:rsidR="00A22871">
        <w:t>s</w:t>
      </w:r>
    </w:p>
    <w:p w14:paraId="0DA30A0C" w14:textId="6504DCCC" w:rsidR="00A22871" w:rsidRPr="002C36BC" w:rsidRDefault="00A22871" w:rsidP="00A22871">
      <w:pPr>
        <w:rPr>
          <w:b/>
        </w:rPr>
      </w:pPr>
    </w:p>
    <w:p w14:paraId="42C528A7" w14:textId="77777777" w:rsidR="00A22871" w:rsidRDefault="00A22871" w:rsidP="002F254C">
      <w:pPr>
        <w:pStyle w:val="Heading2"/>
      </w:pPr>
      <w:bookmarkStart w:id="3141" w:name="_API_Behavioural_Model"/>
      <w:bookmarkStart w:id="3142" w:name="_Toc513209484"/>
      <w:bookmarkEnd w:id="3141"/>
      <w:r>
        <w:t>API Behavioural Model</w:t>
      </w:r>
      <w:bookmarkEnd w:id="3142"/>
    </w:p>
    <w:p w14:paraId="20B574A6" w14:textId="77777777" w:rsidR="00A22871" w:rsidRDefault="00A22871" w:rsidP="002F254C">
      <w:pPr>
        <w:pStyle w:val="Heading3"/>
      </w:pPr>
      <w:bookmarkStart w:id="3143" w:name="_Toc513209485"/>
      <w:r>
        <w:t>Overview</w:t>
      </w:r>
      <w:bookmarkEnd w:id="3143"/>
    </w:p>
    <w:p w14:paraId="6C48BFF2" w14:textId="77777777" w:rsidR="00A22871" w:rsidRDefault="00A22871" w:rsidP="002F254C">
      <w:pPr>
        <w:pStyle w:val="NormalParagraph"/>
      </w:pPr>
      <w:r>
        <w:t>API behaviour is governed by the following factors:</w:t>
      </w:r>
    </w:p>
    <w:p w14:paraId="3DF8973B" w14:textId="77777777" w:rsidR="00A22871" w:rsidRDefault="00A22871" w:rsidP="002F254C">
      <w:pPr>
        <w:pStyle w:val="ListBullet1"/>
      </w:pPr>
      <w:r>
        <w:t>The resource.</w:t>
      </w:r>
    </w:p>
    <w:p w14:paraId="04CE9711" w14:textId="77777777" w:rsidR="00A22871" w:rsidRDefault="00A22871" w:rsidP="002F254C">
      <w:pPr>
        <w:pStyle w:val="ListBullet1"/>
      </w:pPr>
      <w:r>
        <w:t>The type of operation, i.e. create, update or read.</w:t>
      </w:r>
    </w:p>
    <w:p w14:paraId="0486187C" w14:textId="77777777" w:rsidR="00A22871" w:rsidRDefault="00A22871" w:rsidP="002F254C">
      <w:pPr>
        <w:pStyle w:val="ListBullet1"/>
      </w:pPr>
      <w:r>
        <w:t>Whether the provider will process the request synchronously.</w:t>
      </w:r>
    </w:p>
    <w:p w14:paraId="2765EE18" w14:textId="77777777" w:rsidR="00A22871" w:rsidRDefault="00A22871" w:rsidP="002F254C">
      <w:pPr>
        <w:pStyle w:val="ListBullet1"/>
      </w:pPr>
      <w:r>
        <w:t>Whether the provider implements callback or polling methods for asynchronous processing.</w:t>
      </w:r>
    </w:p>
    <w:p w14:paraId="0C6BC62B" w14:textId="77777777" w:rsidR="00A22871" w:rsidRDefault="00A22871" w:rsidP="002F254C">
      <w:pPr>
        <w:pStyle w:val="NormalParagraph"/>
      </w:pPr>
      <w:r>
        <w:t>When combined, these factors drive API behaviour from the simplest request (e.g. view an account balance) to a more complex request (e.g. update a debit mandate asynchronously).</w:t>
      </w:r>
    </w:p>
    <w:p w14:paraId="1D9E22FC" w14:textId="77777777" w:rsidR="00A22871" w:rsidRDefault="00A22871" w:rsidP="002F254C">
      <w:pPr>
        <w:pStyle w:val="Heading3"/>
      </w:pPr>
      <w:bookmarkStart w:id="3144" w:name="_Request_State_Object"/>
      <w:bookmarkStart w:id="3145" w:name="_Toc513209486"/>
      <w:bookmarkEnd w:id="3144"/>
      <w:r>
        <w:t>Request State Object</w:t>
      </w:r>
      <w:bookmarkEnd w:id="3145"/>
    </w:p>
    <w:p w14:paraId="56B0DC56" w14:textId="77777777" w:rsidR="00A22871" w:rsidRPr="001B1B7B" w:rsidRDefault="00A22871" w:rsidP="002F254C">
      <w:pPr>
        <w:pStyle w:val="NormalParagraph"/>
      </w:pPr>
      <w:r>
        <w:t xml:space="preserve">Asynchronous flows involve either a callback or a polling mechanism to enable to client to determine the final state of the request. Both mechanisms involve the use of the RequestState object as per below:      </w:t>
      </w:r>
    </w:p>
    <w:p w14:paraId="5A01B152" w14:textId="77777777" w:rsidR="00A22871" w:rsidRDefault="00A22871" w:rsidP="002F254C">
      <w:pPr>
        <w:pStyle w:val="ListBullet1"/>
      </w:pPr>
      <w:r w:rsidRPr="00A85A97">
        <w:rPr>
          <w:b/>
        </w:rPr>
        <w:t>Callback</w:t>
      </w:r>
      <w:r>
        <w:t xml:space="preserve">. A request is initiated via a HTTP POST or PATCH request with an intermediate response represented by a RequestState object. One the request has been completed, the provider will initiate a PATCH request to provide the client with the final RequestState.  </w:t>
      </w:r>
    </w:p>
    <w:p w14:paraId="0DFC8E14" w14:textId="77777777" w:rsidR="00A22871" w:rsidRDefault="00A22871" w:rsidP="002F254C">
      <w:pPr>
        <w:pStyle w:val="ListBullet1"/>
      </w:pPr>
      <w:r w:rsidRPr="00A85A97">
        <w:rPr>
          <w:b/>
        </w:rPr>
        <w:t>Polling</w:t>
      </w:r>
      <w:r>
        <w:t>. Is initiated by a HTTP POST or PATCH request with an intermediate response provided in the form of the RequestState object.</w:t>
      </w:r>
      <w:r w:rsidDel="009A4CA0">
        <w:t xml:space="preserve"> </w:t>
      </w:r>
      <w:r>
        <w:t>A HTTP GET is then issued on the RequestState by the client at regular defined intervals until the final resource state is returned.</w:t>
      </w:r>
    </w:p>
    <w:p w14:paraId="2CE34F56" w14:textId="77777777" w:rsidR="00A22871" w:rsidRDefault="00A22871" w:rsidP="002F254C">
      <w:pPr>
        <w:pStyle w:val="NormalParagraph"/>
      </w:pPr>
      <w:r>
        <w:t>The object definition for RequestState is described below.</w:t>
      </w:r>
    </w:p>
    <w:tbl>
      <w:tblPr>
        <w:tblStyle w:val="PlainTable21"/>
        <w:tblW w:w="9029"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ook w:val="04A0" w:firstRow="1" w:lastRow="0" w:firstColumn="1" w:lastColumn="0" w:noHBand="0" w:noVBand="1"/>
      </w:tblPr>
      <w:tblGrid>
        <w:gridCol w:w="2035"/>
        <w:gridCol w:w="1161"/>
        <w:gridCol w:w="2364"/>
        <w:gridCol w:w="710"/>
        <w:gridCol w:w="1184"/>
        <w:gridCol w:w="1575"/>
      </w:tblGrid>
      <w:tr w:rsidR="00A22871" w:rsidRPr="00D267CA" w14:paraId="44F3566F" w14:textId="77777777" w:rsidTr="002F25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9" w:type="dxa"/>
            <w:gridSpan w:val="6"/>
            <w:shd w:val="clear" w:color="auto" w:fill="F2F2F2" w:themeFill="background1" w:themeFillShade="F2"/>
          </w:tcPr>
          <w:p w14:paraId="27676751" w14:textId="77777777" w:rsidR="00A22871" w:rsidRPr="00D267CA" w:rsidRDefault="00A22871" w:rsidP="00A22871">
            <w:pPr>
              <w:jc w:val="center"/>
              <w:rPr>
                <w:sz w:val="20"/>
              </w:rPr>
            </w:pPr>
            <w:r>
              <w:rPr>
                <w:sz w:val="28"/>
              </w:rPr>
              <w:t xml:space="preserve">RequestState </w:t>
            </w:r>
            <w:r w:rsidRPr="005115BD">
              <w:rPr>
                <w:sz w:val="28"/>
              </w:rPr>
              <w:t>Object Properties</w:t>
            </w:r>
          </w:p>
        </w:tc>
      </w:tr>
      <w:tr w:rsidR="00A22871" w:rsidRPr="00195442" w14:paraId="5C81F349"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9" w:type="dxa"/>
          </w:tcPr>
          <w:p w14:paraId="4647A928" w14:textId="77777777" w:rsidR="00A22871" w:rsidRPr="00195442" w:rsidRDefault="00A22871" w:rsidP="00A22871">
            <w:pPr>
              <w:rPr>
                <w:sz w:val="20"/>
              </w:rPr>
            </w:pPr>
            <w:r w:rsidRPr="00195442">
              <w:rPr>
                <w:sz w:val="20"/>
              </w:rPr>
              <w:t>Name</w:t>
            </w:r>
          </w:p>
        </w:tc>
        <w:tc>
          <w:tcPr>
            <w:tcW w:w="1164" w:type="dxa"/>
          </w:tcPr>
          <w:p w14:paraId="46312C49"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Type</w:t>
            </w:r>
          </w:p>
        </w:tc>
        <w:tc>
          <w:tcPr>
            <w:tcW w:w="2474" w:type="dxa"/>
          </w:tcPr>
          <w:p w14:paraId="677CD4AB"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Pr>
                <w:b/>
                <w:sz w:val="20"/>
              </w:rPr>
              <w:t>Description</w:t>
            </w:r>
          </w:p>
        </w:tc>
        <w:tc>
          <w:tcPr>
            <w:tcW w:w="677" w:type="dxa"/>
          </w:tcPr>
          <w:p w14:paraId="3AF79065"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p>
        </w:tc>
        <w:tc>
          <w:tcPr>
            <w:tcW w:w="1062" w:type="dxa"/>
          </w:tcPr>
          <w:p w14:paraId="466B383A"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Reference</w:t>
            </w:r>
          </w:p>
        </w:tc>
        <w:tc>
          <w:tcPr>
            <w:tcW w:w="1603" w:type="dxa"/>
          </w:tcPr>
          <w:p w14:paraId="1A58D221"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Validation</w:t>
            </w:r>
          </w:p>
        </w:tc>
      </w:tr>
      <w:tr w:rsidR="00A22871" w:rsidRPr="00D267CA" w14:paraId="3A5114CD" w14:textId="77777777" w:rsidTr="002F254C">
        <w:tc>
          <w:tcPr>
            <w:cnfStyle w:val="001000000000" w:firstRow="0" w:lastRow="0" w:firstColumn="1" w:lastColumn="0" w:oddVBand="0" w:evenVBand="0" w:oddHBand="0" w:evenHBand="0" w:firstRowFirstColumn="0" w:firstRowLastColumn="0" w:lastRowFirstColumn="0" w:lastRowLastColumn="0"/>
            <w:tcW w:w="2049" w:type="dxa"/>
          </w:tcPr>
          <w:p w14:paraId="005F1350" w14:textId="5A569444" w:rsidR="00A22871" w:rsidRPr="00D267CA" w:rsidRDefault="004A3411" w:rsidP="00A22871">
            <w:pPr>
              <w:rPr>
                <w:b w:val="0"/>
                <w:sz w:val="20"/>
              </w:rPr>
            </w:pPr>
            <w:r>
              <w:rPr>
                <w:b w:val="0"/>
                <w:sz w:val="20"/>
              </w:rPr>
              <w:t>s</w:t>
            </w:r>
            <w:r w:rsidR="00A22871">
              <w:rPr>
                <w:b w:val="0"/>
                <w:sz w:val="20"/>
              </w:rPr>
              <w:t>erverCorrelationI</w:t>
            </w:r>
            <w:r>
              <w:rPr>
                <w:b w:val="0"/>
                <w:sz w:val="20"/>
              </w:rPr>
              <w:t>d</w:t>
            </w:r>
          </w:p>
        </w:tc>
        <w:tc>
          <w:tcPr>
            <w:tcW w:w="1164" w:type="dxa"/>
          </w:tcPr>
          <w:p w14:paraId="5A7484BB"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2474" w:type="dxa"/>
          </w:tcPr>
          <w:p w14:paraId="4314DB44" w14:textId="77777777" w:rsidR="00A22871" w:rsidRPr="00EA225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rFonts w:cs="Arial"/>
                <w:sz w:val="20"/>
              </w:rPr>
              <w:t xml:space="preserve">A unique identifier issued by the provider to enable the client to identify the RequestState resource on subsequent polling requests. </w:t>
            </w:r>
          </w:p>
        </w:tc>
        <w:tc>
          <w:tcPr>
            <w:tcW w:w="677" w:type="dxa"/>
          </w:tcPr>
          <w:p w14:paraId="122CA60F" w14:textId="77777777" w:rsidR="00A22871"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Cs w:val="28"/>
              </w:rPr>
              <w:t></w:t>
            </w:r>
            <w:r>
              <w:rPr>
                <w:sz w:val="20"/>
              </w:rPr>
              <w:t>NA</w:t>
            </w:r>
          </w:p>
          <w:p w14:paraId="55EB4592" w14:textId="77777777" w:rsidR="00A22871" w:rsidRPr="00D267CA"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 w:val="20"/>
                <w:szCs w:val="28"/>
              </w:rPr>
              <w:t></w:t>
            </w:r>
            <w:r>
              <w:rPr>
                <w:rFonts w:cs="Wingdings"/>
                <w:sz w:val="20"/>
                <w:szCs w:val="28"/>
              </w:rPr>
              <w:t>M</w:t>
            </w:r>
            <w:r w:rsidRPr="00D267CA" w:rsidDel="00536948">
              <w:rPr>
                <w:sz w:val="20"/>
              </w:rPr>
              <w:t xml:space="preserve"> </w:t>
            </w:r>
          </w:p>
        </w:tc>
        <w:tc>
          <w:tcPr>
            <w:tcW w:w="1062" w:type="dxa"/>
          </w:tcPr>
          <w:p w14:paraId="3DD8CDC0"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c>
          <w:tcPr>
            <w:tcW w:w="1603" w:type="dxa"/>
          </w:tcPr>
          <w:p w14:paraId="415A252D"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GUID</w:t>
            </w:r>
          </w:p>
        </w:tc>
      </w:tr>
      <w:tr w:rsidR="00A22871" w:rsidRPr="00D267CA" w14:paraId="31355C87"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9" w:type="dxa"/>
          </w:tcPr>
          <w:p w14:paraId="5397D410" w14:textId="2390C5ED" w:rsidR="00A22871" w:rsidRDefault="004A3411" w:rsidP="00A22871">
            <w:pPr>
              <w:rPr>
                <w:sz w:val="20"/>
              </w:rPr>
            </w:pPr>
            <w:r>
              <w:rPr>
                <w:b w:val="0"/>
                <w:sz w:val="20"/>
              </w:rPr>
              <w:t>s</w:t>
            </w:r>
            <w:r w:rsidR="00A22871">
              <w:rPr>
                <w:b w:val="0"/>
                <w:sz w:val="20"/>
              </w:rPr>
              <w:t>tatus</w:t>
            </w:r>
          </w:p>
        </w:tc>
        <w:tc>
          <w:tcPr>
            <w:tcW w:w="1164" w:type="dxa"/>
          </w:tcPr>
          <w:p w14:paraId="02AF509E"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String</w:t>
            </w:r>
          </w:p>
        </w:tc>
        <w:tc>
          <w:tcPr>
            <w:tcW w:w="2474" w:type="dxa"/>
          </w:tcPr>
          <w:p w14:paraId="1AB478F8"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Indicates the status of the request.</w:t>
            </w:r>
          </w:p>
        </w:tc>
        <w:tc>
          <w:tcPr>
            <w:tcW w:w="677" w:type="dxa"/>
          </w:tcPr>
          <w:p w14:paraId="18918516" w14:textId="77777777" w:rsidR="00A22871"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E12E10">
              <w:rPr>
                <w:rFonts w:ascii="Wingdings" w:hAnsi="Wingdings" w:cs="Wingdings"/>
                <w:szCs w:val="28"/>
              </w:rPr>
              <w:t></w:t>
            </w:r>
            <w:r>
              <w:rPr>
                <w:sz w:val="20"/>
              </w:rPr>
              <w:t>NA</w:t>
            </w:r>
          </w:p>
          <w:p w14:paraId="21AB4FF2" w14:textId="77777777" w:rsidR="00A22871" w:rsidRPr="00E12E10" w:rsidRDefault="00A22871" w:rsidP="00A22871">
            <w:pPr>
              <w:jc w:val="center"/>
              <w:cnfStyle w:val="000000100000" w:firstRow="0" w:lastRow="0" w:firstColumn="0" w:lastColumn="0" w:oddVBand="0" w:evenVBand="0" w:oddHBand="1" w:evenHBand="0" w:firstRowFirstColumn="0" w:firstRowLastColumn="0" w:lastRowFirstColumn="0" w:lastRowLastColumn="0"/>
              <w:rPr>
                <w:rFonts w:ascii="Wingdings" w:hAnsi="Wingdings" w:cs="Wingdings"/>
                <w:szCs w:val="28"/>
              </w:rPr>
            </w:pPr>
            <w:r w:rsidRPr="00E12E10">
              <w:rPr>
                <w:rFonts w:ascii="Wingdings" w:hAnsi="Wingdings" w:cs="Wingdings"/>
                <w:sz w:val="20"/>
                <w:szCs w:val="28"/>
              </w:rPr>
              <w:t></w:t>
            </w:r>
            <w:r>
              <w:rPr>
                <w:rFonts w:cs="Wingdings"/>
                <w:sz w:val="20"/>
                <w:szCs w:val="28"/>
              </w:rPr>
              <w:t>M</w:t>
            </w:r>
            <w:r w:rsidRPr="00D267CA" w:rsidDel="00536948">
              <w:rPr>
                <w:sz w:val="20"/>
              </w:rPr>
              <w:t xml:space="preserve"> </w:t>
            </w:r>
          </w:p>
        </w:tc>
        <w:tc>
          <w:tcPr>
            <w:tcW w:w="1062" w:type="dxa"/>
          </w:tcPr>
          <w:p w14:paraId="4426BE2C"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pPr>
          </w:p>
        </w:tc>
        <w:tc>
          <w:tcPr>
            <w:tcW w:w="1603" w:type="dxa"/>
          </w:tcPr>
          <w:p w14:paraId="1D5A6DDC"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Enumeration = pending, completed, failed</w:t>
            </w:r>
          </w:p>
        </w:tc>
      </w:tr>
      <w:tr w:rsidR="00A22871" w:rsidRPr="00D267CA" w14:paraId="1892C359" w14:textId="77777777" w:rsidTr="002F254C">
        <w:tc>
          <w:tcPr>
            <w:cnfStyle w:val="001000000000" w:firstRow="0" w:lastRow="0" w:firstColumn="1" w:lastColumn="0" w:oddVBand="0" w:evenVBand="0" w:oddHBand="0" w:evenHBand="0" w:firstRowFirstColumn="0" w:firstRowLastColumn="0" w:lastRowFirstColumn="0" w:lastRowLastColumn="0"/>
            <w:tcW w:w="2049" w:type="dxa"/>
          </w:tcPr>
          <w:p w14:paraId="672B6515" w14:textId="10331D28" w:rsidR="00A22871" w:rsidRDefault="004A3411" w:rsidP="00A22871">
            <w:pPr>
              <w:rPr>
                <w:b w:val="0"/>
                <w:sz w:val="20"/>
              </w:rPr>
            </w:pPr>
            <w:r>
              <w:rPr>
                <w:b w:val="0"/>
                <w:sz w:val="20"/>
              </w:rPr>
              <w:t>p</w:t>
            </w:r>
            <w:r w:rsidR="00A22871">
              <w:rPr>
                <w:b w:val="0"/>
                <w:sz w:val="20"/>
              </w:rPr>
              <w:t>endingReason</w:t>
            </w:r>
          </w:p>
        </w:tc>
        <w:tc>
          <w:tcPr>
            <w:tcW w:w="1164" w:type="dxa"/>
          </w:tcPr>
          <w:p w14:paraId="06D1BFC2"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2474" w:type="dxa"/>
          </w:tcPr>
          <w:p w14:paraId="37B622E2"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rFonts w:cs="Arial"/>
                <w:sz w:val="20"/>
              </w:rPr>
            </w:pPr>
            <w:r>
              <w:rPr>
                <w:rFonts w:cs="Arial"/>
                <w:sz w:val="20"/>
              </w:rPr>
              <w:t xml:space="preserve">A textual description that can be provided to </w:t>
            </w:r>
            <w:r>
              <w:rPr>
                <w:rFonts w:cs="Arial"/>
                <w:sz w:val="20"/>
              </w:rPr>
              <w:lastRenderedPageBreak/>
              <w:t>describe the reason for a pending status.</w:t>
            </w:r>
          </w:p>
        </w:tc>
        <w:tc>
          <w:tcPr>
            <w:tcW w:w="677" w:type="dxa"/>
          </w:tcPr>
          <w:p w14:paraId="616514C9" w14:textId="77777777" w:rsidR="00A22871"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Cs w:val="28"/>
              </w:rPr>
              <w:lastRenderedPageBreak/>
              <w:t></w:t>
            </w:r>
            <w:r>
              <w:rPr>
                <w:sz w:val="20"/>
              </w:rPr>
              <w:t>NA</w:t>
            </w:r>
          </w:p>
          <w:p w14:paraId="7DDB574E" w14:textId="77777777" w:rsidR="00A22871" w:rsidRPr="00E12E10" w:rsidRDefault="00A22871" w:rsidP="00A22871">
            <w:pPr>
              <w:jc w:val="center"/>
              <w:cnfStyle w:val="000000000000" w:firstRow="0" w:lastRow="0" w:firstColumn="0" w:lastColumn="0" w:oddVBand="0" w:evenVBand="0" w:oddHBand="0" w:evenHBand="0" w:firstRowFirstColumn="0" w:firstRowLastColumn="0" w:lastRowFirstColumn="0" w:lastRowLastColumn="0"/>
              <w:rPr>
                <w:rFonts w:ascii="Wingdings" w:hAnsi="Wingdings" w:cs="Wingdings"/>
                <w:szCs w:val="28"/>
              </w:rPr>
            </w:pPr>
            <w:r w:rsidRPr="00E12E10">
              <w:rPr>
                <w:rFonts w:ascii="Wingdings" w:hAnsi="Wingdings" w:cs="Wingdings"/>
                <w:sz w:val="20"/>
                <w:szCs w:val="28"/>
              </w:rPr>
              <w:t></w:t>
            </w:r>
            <w:r>
              <w:rPr>
                <w:rFonts w:cs="Wingdings"/>
                <w:sz w:val="20"/>
                <w:szCs w:val="28"/>
              </w:rPr>
              <w:t>O</w:t>
            </w:r>
          </w:p>
        </w:tc>
        <w:tc>
          <w:tcPr>
            <w:tcW w:w="1062" w:type="dxa"/>
          </w:tcPr>
          <w:p w14:paraId="62B147F1"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c>
          <w:tcPr>
            <w:tcW w:w="1603" w:type="dxa"/>
          </w:tcPr>
          <w:p w14:paraId="4621C516"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r>
      <w:tr w:rsidR="00A22871" w:rsidRPr="00D267CA" w14:paraId="72DE17DB"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9" w:type="dxa"/>
          </w:tcPr>
          <w:p w14:paraId="515CE574" w14:textId="43C54D81" w:rsidR="00A22871" w:rsidRPr="00D267CA" w:rsidRDefault="004A3411" w:rsidP="00A22871">
            <w:pPr>
              <w:rPr>
                <w:b w:val="0"/>
                <w:sz w:val="20"/>
              </w:rPr>
            </w:pPr>
            <w:r>
              <w:rPr>
                <w:b w:val="0"/>
                <w:sz w:val="20"/>
              </w:rPr>
              <w:t>n</w:t>
            </w:r>
            <w:r w:rsidR="00A22871">
              <w:rPr>
                <w:b w:val="0"/>
                <w:sz w:val="20"/>
              </w:rPr>
              <w:t>otificationMethod</w:t>
            </w:r>
          </w:p>
        </w:tc>
        <w:tc>
          <w:tcPr>
            <w:tcW w:w="1164" w:type="dxa"/>
          </w:tcPr>
          <w:p w14:paraId="73DB6EDA"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DateTime</w:t>
            </w:r>
          </w:p>
        </w:tc>
        <w:tc>
          <w:tcPr>
            <w:tcW w:w="2474" w:type="dxa"/>
          </w:tcPr>
          <w:p w14:paraId="4438879F"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rFonts w:cs="Arial"/>
                <w:sz w:val="20"/>
              </w:rPr>
              <w:t>Indicates whether a callback will be issued or whether the client will need to poll.</w:t>
            </w:r>
          </w:p>
        </w:tc>
        <w:tc>
          <w:tcPr>
            <w:tcW w:w="677" w:type="dxa"/>
          </w:tcPr>
          <w:p w14:paraId="47B7C44A" w14:textId="77777777" w:rsidR="00A22871"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E12E10">
              <w:rPr>
                <w:rFonts w:ascii="Wingdings" w:hAnsi="Wingdings" w:cs="Wingdings"/>
                <w:szCs w:val="28"/>
              </w:rPr>
              <w:t></w:t>
            </w:r>
            <w:r>
              <w:rPr>
                <w:sz w:val="20"/>
              </w:rPr>
              <w:t>NA</w:t>
            </w:r>
          </w:p>
          <w:p w14:paraId="6FF22971" w14:textId="77777777" w:rsidR="00A22871" w:rsidRPr="00D267CA"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E12E10">
              <w:rPr>
                <w:rFonts w:ascii="Wingdings" w:hAnsi="Wingdings" w:cs="Wingdings"/>
                <w:sz w:val="20"/>
                <w:szCs w:val="28"/>
              </w:rPr>
              <w:t></w:t>
            </w:r>
            <w:r>
              <w:rPr>
                <w:rFonts w:cs="Wingdings"/>
                <w:sz w:val="20"/>
                <w:szCs w:val="28"/>
              </w:rPr>
              <w:t>M</w:t>
            </w:r>
            <w:r w:rsidRPr="00D267CA" w:rsidDel="00536948">
              <w:rPr>
                <w:sz w:val="20"/>
              </w:rPr>
              <w:t xml:space="preserve"> </w:t>
            </w:r>
          </w:p>
        </w:tc>
        <w:tc>
          <w:tcPr>
            <w:tcW w:w="1062" w:type="dxa"/>
          </w:tcPr>
          <w:p w14:paraId="382CB6BB"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c>
          <w:tcPr>
            <w:tcW w:w="1603" w:type="dxa"/>
          </w:tcPr>
          <w:p w14:paraId="266B0651"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Enumeration = callback, polling</w:t>
            </w:r>
          </w:p>
        </w:tc>
      </w:tr>
      <w:tr w:rsidR="00A22871" w:rsidRPr="00D267CA" w14:paraId="3C019CB5" w14:textId="77777777" w:rsidTr="002F254C">
        <w:tc>
          <w:tcPr>
            <w:cnfStyle w:val="001000000000" w:firstRow="0" w:lastRow="0" w:firstColumn="1" w:lastColumn="0" w:oddVBand="0" w:evenVBand="0" w:oddHBand="0" w:evenHBand="0" w:firstRowFirstColumn="0" w:firstRowLastColumn="0" w:lastRowFirstColumn="0" w:lastRowLastColumn="0"/>
            <w:tcW w:w="2049" w:type="dxa"/>
          </w:tcPr>
          <w:p w14:paraId="4D4622DF" w14:textId="508E0277" w:rsidR="00A22871" w:rsidRDefault="004A3411" w:rsidP="00A22871">
            <w:pPr>
              <w:rPr>
                <w:b w:val="0"/>
                <w:sz w:val="20"/>
              </w:rPr>
            </w:pPr>
            <w:r>
              <w:rPr>
                <w:b w:val="0"/>
                <w:sz w:val="20"/>
              </w:rPr>
              <w:t>o</w:t>
            </w:r>
            <w:r w:rsidR="00A22871">
              <w:rPr>
                <w:b w:val="0"/>
                <w:sz w:val="20"/>
              </w:rPr>
              <w:t>bjectReference</w:t>
            </w:r>
          </w:p>
        </w:tc>
        <w:tc>
          <w:tcPr>
            <w:tcW w:w="1164" w:type="dxa"/>
          </w:tcPr>
          <w:p w14:paraId="16B497A9"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Reference</w:t>
            </w:r>
          </w:p>
        </w:tc>
        <w:tc>
          <w:tcPr>
            <w:tcW w:w="2474" w:type="dxa"/>
          </w:tcPr>
          <w:p w14:paraId="292AEF49" w14:textId="77777777" w:rsidR="00A22871" w:rsidRPr="00EA225A" w:rsidRDefault="00A22871" w:rsidP="00A22871">
            <w:pPr>
              <w:cnfStyle w:val="000000000000" w:firstRow="0" w:lastRow="0" w:firstColumn="0" w:lastColumn="0" w:oddVBand="0" w:evenVBand="0" w:oddHBand="0" w:evenHBand="0" w:firstRowFirstColumn="0" w:firstRowLastColumn="0" w:lastRowFirstColumn="0" w:lastRowLastColumn="0"/>
              <w:rPr>
                <w:rFonts w:cs="Arial"/>
                <w:sz w:val="20"/>
              </w:rPr>
            </w:pPr>
            <w:r>
              <w:rPr>
                <w:rFonts w:cs="Arial"/>
                <w:sz w:val="20"/>
              </w:rPr>
              <w:t>Provides a reference to the subject resource, e.g. transaction reference.</w:t>
            </w:r>
          </w:p>
        </w:tc>
        <w:tc>
          <w:tcPr>
            <w:tcW w:w="677" w:type="dxa"/>
          </w:tcPr>
          <w:p w14:paraId="6F2A8288" w14:textId="77777777" w:rsidR="00A22871"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Cs w:val="28"/>
              </w:rPr>
              <w:t></w:t>
            </w:r>
            <w:r>
              <w:rPr>
                <w:sz w:val="20"/>
              </w:rPr>
              <w:t>NA</w:t>
            </w:r>
          </w:p>
          <w:p w14:paraId="4CDE9264" w14:textId="77777777" w:rsidR="00A22871" w:rsidRPr="00E12E10" w:rsidRDefault="00A22871" w:rsidP="00A22871">
            <w:pPr>
              <w:jc w:val="center"/>
              <w:cnfStyle w:val="000000000000" w:firstRow="0" w:lastRow="0" w:firstColumn="0" w:lastColumn="0" w:oddVBand="0" w:evenVBand="0" w:oddHBand="0" w:evenHBand="0" w:firstRowFirstColumn="0" w:firstRowLastColumn="0" w:lastRowFirstColumn="0" w:lastRowLastColumn="0"/>
              <w:rPr>
                <w:rFonts w:ascii="Wingdings" w:hAnsi="Wingdings" w:cs="Wingdings"/>
                <w:szCs w:val="28"/>
              </w:rPr>
            </w:pPr>
            <w:r w:rsidRPr="00E12E10">
              <w:rPr>
                <w:rFonts w:ascii="Wingdings" w:hAnsi="Wingdings" w:cs="Wingdings"/>
                <w:sz w:val="20"/>
                <w:szCs w:val="28"/>
              </w:rPr>
              <w:t></w:t>
            </w:r>
            <w:r>
              <w:rPr>
                <w:rFonts w:cs="Wingdings"/>
                <w:sz w:val="20"/>
                <w:szCs w:val="28"/>
              </w:rPr>
              <w:t>O</w:t>
            </w:r>
            <w:r w:rsidRPr="00D267CA" w:rsidDel="00536948">
              <w:rPr>
                <w:sz w:val="20"/>
              </w:rPr>
              <w:t xml:space="preserve"> </w:t>
            </w:r>
          </w:p>
        </w:tc>
        <w:tc>
          <w:tcPr>
            <w:tcW w:w="1062" w:type="dxa"/>
          </w:tcPr>
          <w:p w14:paraId="11A2F141"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c>
          <w:tcPr>
            <w:tcW w:w="1603" w:type="dxa"/>
          </w:tcPr>
          <w:p w14:paraId="330E05CF"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r>
      <w:tr w:rsidR="00A22871" w:rsidRPr="00D267CA" w14:paraId="737D52DF"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9" w:type="dxa"/>
          </w:tcPr>
          <w:p w14:paraId="24E5A2AC" w14:textId="19EBF7CB" w:rsidR="00A22871" w:rsidRDefault="004A3411" w:rsidP="00A22871">
            <w:pPr>
              <w:rPr>
                <w:b w:val="0"/>
                <w:sz w:val="20"/>
              </w:rPr>
            </w:pPr>
            <w:r>
              <w:rPr>
                <w:b w:val="0"/>
                <w:sz w:val="20"/>
              </w:rPr>
              <w:t>e</w:t>
            </w:r>
            <w:r w:rsidR="00A22871">
              <w:rPr>
                <w:b w:val="0"/>
                <w:sz w:val="20"/>
              </w:rPr>
              <w:t>xpiryTime</w:t>
            </w:r>
          </w:p>
        </w:tc>
        <w:tc>
          <w:tcPr>
            <w:tcW w:w="1164" w:type="dxa"/>
          </w:tcPr>
          <w:p w14:paraId="189E6EF0"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DateTime</w:t>
            </w:r>
          </w:p>
        </w:tc>
        <w:tc>
          <w:tcPr>
            <w:tcW w:w="2474" w:type="dxa"/>
          </w:tcPr>
          <w:p w14:paraId="1112A77C"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Indicate the time by which the provider will fail the request if completion criteria have not been met. For an example, a debit party failing to authorise within the allowed time period.</w:t>
            </w:r>
          </w:p>
        </w:tc>
        <w:tc>
          <w:tcPr>
            <w:tcW w:w="677" w:type="dxa"/>
          </w:tcPr>
          <w:p w14:paraId="13AFFFAA" w14:textId="77777777" w:rsidR="00A22871"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E12E10">
              <w:rPr>
                <w:rFonts w:ascii="Wingdings" w:hAnsi="Wingdings" w:cs="Wingdings"/>
                <w:szCs w:val="28"/>
              </w:rPr>
              <w:t></w:t>
            </w:r>
            <w:r>
              <w:rPr>
                <w:sz w:val="20"/>
              </w:rPr>
              <w:t>NA</w:t>
            </w:r>
          </w:p>
          <w:p w14:paraId="61EFD866" w14:textId="77777777" w:rsidR="00A22871" w:rsidRPr="00E12E10" w:rsidRDefault="00A22871" w:rsidP="00A22871">
            <w:pPr>
              <w:jc w:val="center"/>
              <w:cnfStyle w:val="000000100000" w:firstRow="0" w:lastRow="0" w:firstColumn="0" w:lastColumn="0" w:oddVBand="0" w:evenVBand="0" w:oddHBand="1" w:evenHBand="0" w:firstRowFirstColumn="0" w:firstRowLastColumn="0" w:lastRowFirstColumn="0" w:lastRowLastColumn="0"/>
              <w:rPr>
                <w:rFonts w:ascii="Wingdings" w:hAnsi="Wingdings" w:cs="Wingdings"/>
                <w:szCs w:val="28"/>
              </w:rPr>
            </w:pPr>
            <w:r w:rsidRPr="00E12E10">
              <w:rPr>
                <w:rFonts w:ascii="Wingdings" w:hAnsi="Wingdings" w:cs="Wingdings"/>
                <w:sz w:val="20"/>
                <w:szCs w:val="28"/>
              </w:rPr>
              <w:t></w:t>
            </w:r>
            <w:r>
              <w:rPr>
                <w:rFonts w:cs="Wingdings"/>
                <w:sz w:val="20"/>
                <w:szCs w:val="28"/>
              </w:rPr>
              <w:t>O</w:t>
            </w:r>
          </w:p>
        </w:tc>
        <w:tc>
          <w:tcPr>
            <w:tcW w:w="1062" w:type="dxa"/>
          </w:tcPr>
          <w:p w14:paraId="494DB15F"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pPr>
          </w:p>
        </w:tc>
        <w:tc>
          <w:tcPr>
            <w:tcW w:w="1603" w:type="dxa"/>
          </w:tcPr>
          <w:p w14:paraId="449A6E11"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p>
        </w:tc>
      </w:tr>
      <w:tr w:rsidR="00A22871" w:rsidRPr="00D267CA" w14:paraId="35EFCFCF" w14:textId="77777777" w:rsidTr="002F254C">
        <w:tc>
          <w:tcPr>
            <w:cnfStyle w:val="001000000000" w:firstRow="0" w:lastRow="0" w:firstColumn="1" w:lastColumn="0" w:oddVBand="0" w:evenVBand="0" w:oddHBand="0" w:evenHBand="0" w:firstRowFirstColumn="0" w:firstRowLastColumn="0" w:lastRowFirstColumn="0" w:lastRowLastColumn="0"/>
            <w:tcW w:w="2049" w:type="dxa"/>
          </w:tcPr>
          <w:p w14:paraId="29E126E8" w14:textId="01E0B3EF" w:rsidR="00A22871" w:rsidRDefault="004A3411" w:rsidP="00A22871">
            <w:pPr>
              <w:rPr>
                <w:b w:val="0"/>
                <w:sz w:val="20"/>
              </w:rPr>
            </w:pPr>
            <w:r>
              <w:rPr>
                <w:b w:val="0"/>
                <w:sz w:val="20"/>
              </w:rPr>
              <w:t>p</w:t>
            </w:r>
            <w:r w:rsidR="00A22871">
              <w:rPr>
                <w:b w:val="0"/>
                <w:sz w:val="20"/>
              </w:rPr>
              <w:t>ollLimit</w:t>
            </w:r>
          </w:p>
        </w:tc>
        <w:tc>
          <w:tcPr>
            <w:tcW w:w="1164" w:type="dxa"/>
          </w:tcPr>
          <w:p w14:paraId="3D9E495B"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Integer</w:t>
            </w:r>
          </w:p>
        </w:tc>
        <w:tc>
          <w:tcPr>
            <w:tcW w:w="2474" w:type="dxa"/>
          </w:tcPr>
          <w:p w14:paraId="7C70EEF0"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rFonts w:cs="Arial"/>
                <w:sz w:val="20"/>
              </w:rPr>
            </w:pPr>
            <w:r>
              <w:rPr>
                <w:rFonts w:cs="Arial"/>
                <w:sz w:val="20"/>
              </w:rPr>
              <w:t>Indicates the number of poll attempts for the given requeststate resource that will be allowed by the provider.</w:t>
            </w:r>
          </w:p>
        </w:tc>
        <w:tc>
          <w:tcPr>
            <w:tcW w:w="677" w:type="dxa"/>
          </w:tcPr>
          <w:p w14:paraId="138B66F3" w14:textId="77777777" w:rsidR="00A22871"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Cs w:val="28"/>
              </w:rPr>
              <w:t></w:t>
            </w:r>
            <w:r>
              <w:rPr>
                <w:sz w:val="20"/>
              </w:rPr>
              <w:t>NA</w:t>
            </w:r>
          </w:p>
          <w:p w14:paraId="65F93232" w14:textId="77777777" w:rsidR="00A22871" w:rsidRPr="00E12E10" w:rsidRDefault="00A22871" w:rsidP="00A22871">
            <w:pPr>
              <w:jc w:val="center"/>
              <w:cnfStyle w:val="000000000000" w:firstRow="0" w:lastRow="0" w:firstColumn="0" w:lastColumn="0" w:oddVBand="0" w:evenVBand="0" w:oddHBand="0" w:evenHBand="0" w:firstRowFirstColumn="0" w:firstRowLastColumn="0" w:lastRowFirstColumn="0" w:lastRowLastColumn="0"/>
              <w:rPr>
                <w:rFonts w:ascii="Wingdings" w:hAnsi="Wingdings" w:cs="Wingdings"/>
                <w:szCs w:val="28"/>
              </w:rPr>
            </w:pPr>
            <w:r w:rsidRPr="00E12E10">
              <w:rPr>
                <w:rFonts w:ascii="Wingdings" w:hAnsi="Wingdings" w:cs="Wingdings"/>
                <w:sz w:val="20"/>
                <w:szCs w:val="28"/>
              </w:rPr>
              <w:t></w:t>
            </w:r>
            <w:r>
              <w:rPr>
                <w:rFonts w:cs="Wingdings"/>
                <w:sz w:val="20"/>
                <w:szCs w:val="28"/>
              </w:rPr>
              <w:t>O</w:t>
            </w:r>
          </w:p>
        </w:tc>
        <w:tc>
          <w:tcPr>
            <w:tcW w:w="1062" w:type="dxa"/>
          </w:tcPr>
          <w:p w14:paraId="240791AA"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pPr>
          </w:p>
        </w:tc>
        <w:tc>
          <w:tcPr>
            <w:tcW w:w="1603" w:type="dxa"/>
          </w:tcPr>
          <w:p w14:paraId="516BF701"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r>
      <w:tr w:rsidR="00CC5CFD" w:rsidRPr="00D267CA" w14:paraId="333ADAF0"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9" w:type="dxa"/>
          </w:tcPr>
          <w:p w14:paraId="4C0407FF" w14:textId="1C004256" w:rsidR="00CC5CFD" w:rsidRDefault="004A3411" w:rsidP="00CC5CFD">
            <w:pPr>
              <w:rPr>
                <w:b w:val="0"/>
                <w:sz w:val="20"/>
              </w:rPr>
            </w:pPr>
            <w:r>
              <w:rPr>
                <w:b w:val="0"/>
                <w:sz w:val="20"/>
              </w:rPr>
              <w:t>e</w:t>
            </w:r>
            <w:r w:rsidR="00CC5CFD">
              <w:rPr>
                <w:b w:val="0"/>
                <w:sz w:val="20"/>
              </w:rPr>
              <w:t>rrorReference</w:t>
            </w:r>
          </w:p>
        </w:tc>
        <w:tc>
          <w:tcPr>
            <w:tcW w:w="1164" w:type="dxa"/>
          </w:tcPr>
          <w:p w14:paraId="51B3ACA2" w14:textId="77777777" w:rsidR="00CC5CFD" w:rsidRDefault="00CC5CFD" w:rsidP="00CC5CFD">
            <w:pPr>
              <w:cnfStyle w:val="000000100000" w:firstRow="0" w:lastRow="0" w:firstColumn="0" w:lastColumn="0" w:oddVBand="0" w:evenVBand="0" w:oddHBand="1" w:evenHBand="0" w:firstRowFirstColumn="0" w:firstRowLastColumn="0" w:lastRowFirstColumn="0" w:lastRowLastColumn="0"/>
              <w:rPr>
                <w:sz w:val="20"/>
              </w:rPr>
            </w:pPr>
            <w:r>
              <w:rPr>
                <w:sz w:val="20"/>
              </w:rPr>
              <w:t>Reference</w:t>
            </w:r>
          </w:p>
        </w:tc>
        <w:tc>
          <w:tcPr>
            <w:tcW w:w="2474" w:type="dxa"/>
          </w:tcPr>
          <w:p w14:paraId="74F2AB60" w14:textId="77777777" w:rsidR="00CC5CFD" w:rsidRDefault="00CC5CFD" w:rsidP="00CC5CFD">
            <w:pPr>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If the asynchronous processing failed, details of the error will be returned here</w:t>
            </w:r>
          </w:p>
        </w:tc>
        <w:tc>
          <w:tcPr>
            <w:tcW w:w="677" w:type="dxa"/>
          </w:tcPr>
          <w:p w14:paraId="1CA56AA1" w14:textId="77777777" w:rsidR="00CC5CFD" w:rsidRDefault="00CC5CFD" w:rsidP="00CC5CFD">
            <w:pPr>
              <w:jc w:val="center"/>
              <w:cnfStyle w:val="000000100000" w:firstRow="0" w:lastRow="0" w:firstColumn="0" w:lastColumn="0" w:oddVBand="0" w:evenVBand="0" w:oddHBand="1" w:evenHBand="0" w:firstRowFirstColumn="0" w:firstRowLastColumn="0" w:lastRowFirstColumn="0" w:lastRowLastColumn="0"/>
              <w:rPr>
                <w:sz w:val="20"/>
              </w:rPr>
            </w:pPr>
            <w:r w:rsidRPr="00E12E10">
              <w:rPr>
                <w:rFonts w:ascii="Wingdings" w:hAnsi="Wingdings" w:cs="Wingdings"/>
                <w:szCs w:val="28"/>
              </w:rPr>
              <w:t></w:t>
            </w:r>
            <w:r>
              <w:rPr>
                <w:sz w:val="20"/>
              </w:rPr>
              <w:t>NA</w:t>
            </w:r>
          </w:p>
          <w:p w14:paraId="10F85392" w14:textId="77777777" w:rsidR="00CC5CFD" w:rsidRPr="00E12E10" w:rsidRDefault="00CC5CFD" w:rsidP="00CC5CFD">
            <w:pPr>
              <w:jc w:val="center"/>
              <w:cnfStyle w:val="000000100000" w:firstRow="0" w:lastRow="0" w:firstColumn="0" w:lastColumn="0" w:oddVBand="0" w:evenVBand="0" w:oddHBand="1" w:evenHBand="0" w:firstRowFirstColumn="0" w:firstRowLastColumn="0" w:lastRowFirstColumn="0" w:lastRowLastColumn="0"/>
              <w:rPr>
                <w:rFonts w:ascii="Wingdings" w:hAnsi="Wingdings" w:cs="Wingdings"/>
                <w:szCs w:val="28"/>
              </w:rPr>
            </w:pPr>
            <w:r w:rsidRPr="00E12E10">
              <w:rPr>
                <w:rFonts w:ascii="Wingdings" w:hAnsi="Wingdings" w:cs="Wingdings"/>
                <w:sz w:val="20"/>
                <w:szCs w:val="28"/>
              </w:rPr>
              <w:t></w:t>
            </w:r>
            <w:r>
              <w:rPr>
                <w:rFonts w:cs="Wingdings"/>
                <w:sz w:val="20"/>
                <w:szCs w:val="28"/>
              </w:rPr>
              <w:t>O</w:t>
            </w:r>
          </w:p>
        </w:tc>
        <w:tc>
          <w:tcPr>
            <w:tcW w:w="1062" w:type="dxa"/>
          </w:tcPr>
          <w:p w14:paraId="21AABA8B" w14:textId="069757F4" w:rsidR="00CC5CFD" w:rsidRPr="002F254C" w:rsidRDefault="00901346" w:rsidP="00CC5CFD">
            <w:pPr>
              <w:cnfStyle w:val="000000100000" w:firstRow="0" w:lastRow="0" w:firstColumn="0" w:lastColumn="0" w:oddVBand="0" w:evenVBand="0" w:oddHBand="1" w:evenHBand="0" w:firstRowFirstColumn="0" w:firstRowLastColumn="0" w:lastRowFirstColumn="0" w:lastRowLastColumn="0"/>
              <w:rPr>
                <w:sz w:val="20"/>
              </w:rPr>
            </w:pPr>
            <w:hyperlink w:anchor="_Errors_Object_Definition" w:history="1">
              <w:r w:rsidR="00CC5CFD" w:rsidRPr="002F254C">
                <w:rPr>
                  <w:rStyle w:val="Hyperlink"/>
                  <w:sz w:val="20"/>
                </w:rPr>
                <w:t>Errors Object</w:t>
              </w:r>
            </w:hyperlink>
          </w:p>
        </w:tc>
        <w:tc>
          <w:tcPr>
            <w:tcW w:w="1603" w:type="dxa"/>
          </w:tcPr>
          <w:p w14:paraId="2DC32A4F" w14:textId="77777777" w:rsidR="00CC5CFD" w:rsidRPr="00D267CA" w:rsidRDefault="00CC5CFD" w:rsidP="00CC5CFD">
            <w:pPr>
              <w:cnfStyle w:val="000000100000" w:firstRow="0" w:lastRow="0" w:firstColumn="0" w:lastColumn="0" w:oddVBand="0" w:evenVBand="0" w:oddHBand="1" w:evenHBand="0" w:firstRowFirstColumn="0" w:firstRowLastColumn="0" w:lastRowFirstColumn="0" w:lastRowLastColumn="0"/>
              <w:rPr>
                <w:sz w:val="20"/>
              </w:rPr>
            </w:pPr>
          </w:p>
        </w:tc>
      </w:tr>
    </w:tbl>
    <w:p w14:paraId="73EDF28A" w14:textId="77777777" w:rsidR="00A22871" w:rsidRDefault="00A22871" w:rsidP="00A22871"/>
    <w:p w14:paraId="0A7E91AC" w14:textId="77777777" w:rsidR="00A22871" w:rsidRDefault="00A22871" w:rsidP="002F254C">
      <w:pPr>
        <w:pStyle w:val="Heading3"/>
      </w:pPr>
      <w:bookmarkStart w:id="3146" w:name="_Toc513209487"/>
      <w:r>
        <w:t>Sequence Flows</w:t>
      </w:r>
      <w:bookmarkEnd w:id="3146"/>
    </w:p>
    <w:p w14:paraId="34A71893" w14:textId="77777777" w:rsidR="00A22871" w:rsidRDefault="00A22871" w:rsidP="002F254C">
      <w:pPr>
        <w:pStyle w:val="NormalParagraph"/>
      </w:pPr>
      <w:r>
        <w:t xml:space="preserve">There are seven sequence flows that can be implemented over the mobile money API. These are reflected in the attached sheet below. The sheet indicates the necessary HTTP operations, request object, response object and expected success and failure response codes for each API service. </w:t>
      </w:r>
    </w:p>
    <w:bookmarkStart w:id="3147" w:name="_MON_1529133533"/>
    <w:bookmarkEnd w:id="3147"/>
    <w:p w14:paraId="096695E0" w14:textId="77777777" w:rsidR="00A22871" w:rsidRDefault="00A22871" w:rsidP="00A22871">
      <w:r>
        <w:object w:dxaOrig="1504" w:dyaOrig="982" w14:anchorId="6B86DAE7">
          <v:shape id="_x0000_i1026" type="#_x0000_t75" style="width:77pt;height:51.5pt" o:ole="">
            <v:imagedata r:id="rId25" o:title=""/>
          </v:shape>
          <o:OLEObject Type="Embed" ProgID="Excel.Sheet.12" ShapeID="_x0000_i1026" DrawAspect="Icon" ObjectID="_1588139850" r:id="rId26"/>
        </w:object>
      </w:r>
    </w:p>
    <w:p w14:paraId="3F905704" w14:textId="77777777" w:rsidR="00A22871" w:rsidRPr="002C36BC" w:rsidRDefault="00A22871" w:rsidP="002F254C">
      <w:pPr>
        <w:pStyle w:val="Heading3"/>
      </w:pPr>
      <w:bookmarkStart w:id="3148" w:name="_Toc513209488"/>
      <w:r w:rsidRPr="002C36BC">
        <w:t>API Flow Patterns</w:t>
      </w:r>
      <w:bookmarkEnd w:id="3148"/>
    </w:p>
    <w:p w14:paraId="1F67077A" w14:textId="77777777" w:rsidR="00A22871" w:rsidRDefault="00A22871" w:rsidP="002F254C">
      <w:pPr>
        <w:pStyle w:val="NormalParagraph"/>
      </w:pPr>
      <w:r>
        <w:t>Sequence diagrams 8.2 through 8.8 illustrate the standard flow patterns for the mobile money API. Note that Green flows represent a success path and red flows represent a failure path. A solid line indicates a HTTP request and a dotted line indicates a HTTP response.</w:t>
      </w:r>
    </w:p>
    <w:p w14:paraId="4E9690B0" w14:textId="77777777" w:rsidR="00A22871" w:rsidRDefault="00A22871" w:rsidP="00A22871"/>
    <w:p w14:paraId="013980B7" w14:textId="77777777" w:rsidR="00A22871" w:rsidRDefault="00A22871" w:rsidP="00A22871">
      <w:r>
        <w:rPr>
          <w:noProof/>
          <w:lang w:eastAsia="en-GB" w:bidi="ar-SA"/>
        </w:rPr>
        <w:lastRenderedPageBreak/>
        <w:drawing>
          <wp:inline distT="0" distB="0" distL="0" distR="0" wp14:anchorId="4FF193F3" wp14:editId="01C5B8C2">
            <wp:extent cx="5727700" cy="38163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3816350"/>
                    </a:xfrm>
                    <a:prstGeom prst="rect">
                      <a:avLst/>
                    </a:prstGeom>
                    <a:noFill/>
                    <a:ln>
                      <a:noFill/>
                    </a:ln>
                  </pic:spPr>
                </pic:pic>
              </a:graphicData>
            </a:graphic>
          </wp:inline>
        </w:drawing>
      </w:r>
    </w:p>
    <w:p w14:paraId="160B989E" w14:textId="1520CB6D" w:rsidR="00A22871" w:rsidRPr="002C36BC" w:rsidRDefault="00B217A7" w:rsidP="002F254C">
      <w:pPr>
        <w:pStyle w:val="Figurecaption"/>
      </w:pPr>
      <w:r>
        <w:t>:</w:t>
      </w:r>
      <w:r w:rsidR="00A22871" w:rsidRPr="002C36BC">
        <w:t xml:space="preserve"> Read (GET) Flow Pattern</w:t>
      </w:r>
    </w:p>
    <w:p w14:paraId="55EA985A" w14:textId="77777777" w:rsidR="00A22871" w:rsidRDefault="00A22871" w:rsidP="00A22871">
      <w:pPr>
        <w:jc w:val="center"/>
        <w:rPr>
          <w:b/>
        </w:rPr>
      </w:pPr>
    </w:p>
    <w:p w14:paraId="23E38775" w14:textId="77777777" w:rsidR="00A22871" w:rsidRPr="002C36BC" w:rsidRDefault="00A22871" w:rsidP="00A22871">
      <w:pPr>
        <w:jc w:val="center"/>
        <w:rPr>
          <w:b/>
        </w:rPr>
      </w:pPr>
      <w:r>
        <w:rPr>
          <w:b/>
          <w:noProof/>
          <w:lang w:eastAsia="en-GB" w:bidi="ar-SA"/>
        </w:rPr>
        <w:drawing>
          <wp:inline distT="0" distB="0" distL="0" distR="0" wp14:anchorId="194D9809" wp14:editId="50CE5588">
            <wp:extent cx="5727700" cy="38163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3816350"/>
                    </a:xfrm>
                    <a:prstGeom prst="rect">
                      <a:avLst/>
                    </a:prstGeom>
                    <a:noFill/>
                    <a:ln>
                      <a:noFill/>
                    </a:ln>
                  </pic:spPr>
                </pic:pic>
              </a:graphicData>
            </a:graphic>
          </wp:inline>
        </w:drawing>
      </w:r>
    </w:p>
    <w:p w14:paraId="6AD04BB3" w14:textId="209B5F2E" w:rsidR="00A22871" w:rsidRPr="002C36BC" w:rsidRDefault="00B217A7" w:rsidP="002F254C">
      <w:pPr>
        <w:pStyle w:val="Figurecaption"/>
      </w:pPr>
      <w:r>
        <w:t>:</w:t>
      </w:r>
      <w:r w:rsidR="00A22871" w:rsidRPr="002C36BC">
        <w:t xml:space="preserve"> Create (POST) Synchronous Flow Pattern</w:t>
      </w:r>
    </w:p>
    <w:p w14:paraId="53F4F4B5" w14:textId="77777777" w:rsidR="00A22871" w:rsidRDefault="00A22871" w:rsidP="00A22871">
      <w:pPr>
        <w:jc w:val="center"/>
        <w:rPr>
          <w:b/>
        </w:rPr>
      </w:pPr>
      <w:r>
        <w:rPr>
          <w:b/>
          <w:noProof/>
          <w:lang w:eastAsia="en-GB" w:bidi="ar-SA"/>
        </w:rPr>
        <w:lastRenderedPageBreak/>
        <w:drawing>
          <wp:inline distT="0" distB="0" distL="0" distR="0" wp14:anchorId="16B41F18" wp14:editId="1719A9A6">
            <wp:extent cx="5727700" cy="78803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7880350"/>
                    </a:xfrm>
                    <a:prstGeom prst="rect">
                      <a:avLst/>
                    </a:prstGeom>
                    <a:noFill/>
                    <a:ln>
                      <a:noFill/>
                    </a:ln>
                  </pic:spPr>
                </pic:pic>
              </a:graphicData>
            </a:graphic>
          </wp:inline>
        </w:drawing>
      </w:r>
    </w:p>
    <w:p w14:paraId="775CA622" w14:textId="16024E7C" w:rsidR="00A22871" w:rsidRPr="002C36BC" w:rsidRDefault="00B217A7" w:rsidP="002F254C">
      <w:pPr>
        <w:pStyle w:val="Figurecaption"/>
      </w:pPr>
      <w:r>
        <w:t>:</w:t>
      </w:r>
      <w:r w:rsidR="00A22871" w:rsidRPr="002C36BC">
        <w:t xml:space="preserve"> Create (POST) Callback Asynchronous Flow Pattern</w:t>
      </w:r>
    </w:p>
    <w:p w14:paraId="385E5326" w14:textId="77777777" w:rsidR="00A22871" w:rsidRDefault="00A22871" w:rsidP="00A22871">
      <w:pPr>
        <w:jc w:val="center"/>
        <w:rPr>
          <w:b/>
        </w:rPr>
      </w:pPr>
    </w:p>
    <w:p w14:paraId="15A8A8C2" w14:textId="77777777" w:rsidR="00A22871" w:rsidRDefault="00A22871" w:rsidP="00A22871">
      <w:pPr>
        <w:jc w:val="center"/>
        <w:rPr>
          <w:b/>
        </w:rPr>
      </w:pPr>
    </w:p>
    <w:p w14:paraId="025EC6B0" w14:textId="77777777" w:rsidR="00A22871" w:rsidRPr="002C36BC" w:rsidRDefault="00A22871" w:rsidP="00A22871">
      <w:pPr>
        <w:jc w:val="center"/>
        <w:rPr>
          <w:b/>
        </w:rPr>
      </w:pPr>
      <w:r>
        <w:rPr>
          <w:b/>
          <w:noProof/>
          <w:lang w:eastAsia="en-GB" w:bidi="ar-SA"/>
        </w:rPr>
        <w:lastRenderedPageBreak/>
        <w:drawing>
          <wp:inline distT="0" distB="0" distL="0" distR="0" wp14:anchorId="4E8DF52F" wp14:editId="3703E889">
            <wp:extent cx="5727700" cy="59690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5969000"/>
                    </a:xfrm>
                    <a:prstGeom prst="rect">
                      <a:avLst/>
                    </a:prstGeom>
                    <a:noFill/>
                    <a:ln>
                      <a:noFill/>
                    </a:ln>
                  </pic:spPr>
                </pic:pic>
              </a:graphicData>
            </a:graphic>
          </wp:inline>
        </w:drawing>
      </w:r>
    </w:p>
    <w:p w14:paraId="08F907DC" w14:textId="27A259A8" w:rsidR="00A22871" w:rsidRPr="002C36BC" w:rsidRDefault="00B217A7" w:rsidP="002F254C">
      <w:pPr>
        <w:pStyle w:val="Figurecaption"/>
      </w:pPr>
      <w:r>
        <w:t>:</w:t>
      </w:r>
      <w:r w:rsidR="00A22871" w:rsidRPr="002C36BC">
        <w:t xml:space="preserve"> Create (POST) Polling Asynchronous Flow Pattern</w:t>
      </w:r>
    </w:p>
    <w:p w14:paraId="54AF460F" w14:textId="77777777" w:rsidR="00A22871" w:rsidRPr="002C36BC" w:rsidRDefault="00A22871" w:rsidP="00A22871">
      <w:pPr>
        <w:jc w:val="center"/>
        <w:rPr>
          <w:b/>
        </w:rPr>
      </w:pPr>
      <w:r>
        <w:rPr>
          <w:b/>
          <w:noProof/>
          <w:lang w:eastAsia="en-GB" w:bidi="ar-SA"/>
        </w:rPr>
        <w:lastRenderedPageBreak/>
        <w:drawing>
          <wp:inline distT="0" distB="0" distL="0" distR="0" wp14:anchorId="2BFCAF28" wp14:editId="17D84DC7">
            <wp:extent cx="5727700" cy="381635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3816350"/>
                    </a:xfrm>
                    <a:prstGeom prst="rect">
                      <a:avLst/>
                    </a:prstGeom>
                    <a:noFill/>
                    <a:ln>
                      <a:noFill/>
                    </a:ln>
                  </pic:spPr>
                </pic:pic>
              </a:graphicData>
            </a:graphic>
          </wp:inline>
        </w:drawing>
      </w:r>
    </w:p>
    <w:p w14:paraId="631F94B0" w14:textId="3A015A29" w:rsidR="00A22871" w:rsidRPr="002C36BC" w:rsidRDefault="00B217A7" w:rsidP="002F254C">
      <w:pPr>
        <w:pStyle w:val="Figurecaption"/>
      </w:pPr>
      <w:r>
        <w:t>:</w:t>
      </w:r>
      <w:r w:rsidR="00A22871" w:rsidRPr="002C36BC">
        <w:t xml:space="preserve"> Update (PATCH) Synchronous Flow Pattern</w:t>
      </w:r>
    </w:p>
    <w:p w14:paraId="601F9137" w14:textId="77777777" w:rsidR="00A22871" w:rsidRPr="002C36BC" w:rsidRDefault="00A22871" w:rsidP="00A22871">
      <w:pPr>
        <w:jc w:val="center"/>
        <w:rPr>
          <w:b/>
        </w:rPr>
      </w:pPr>
      <w:r>
        <w:rPr>
          <w:b/>
          <w:noProof/>
          <w:lang w:eastAsia="en-GB" w:bidi="ar-SA"/>
        </w:rPr>
        <w:lastRenderedPageBreak/>
        <w:drawing>
          <wp:inline distT="0" distB="0" distL="0" distR="0" wp14:anchorId="602C8044" wp14:editId="26419AA7">
            <wp:extent cx="5727700" cy="788035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7880350"/>
                    </a:xfrm>
                    <a:prstGeom prst="rect">
                      <a:avLst/>
                    </a:prstGeom>
                    <a:noFill/>
                    <a:ln>
                      <a:noFill/>
                    </a:ln>
                  </pic:spPr>
                </pic:pic>
              </a:graphicData>
            </a:graphic>
          </wp:inline>
        </w:drawing>
      </w:r>
    </w:p>
    <w:p w14:paraId="3612D29B" w14:textId="57B5F6EB" w:rsidR="00A22871" w:rsidRPr="002C36BC" w:rsidRDefault="00B217A7" w:rsidP="002F254C">
      <w:pPr>
        <w:pStyle w:val="Figurecaption"/>
      </w:pPr>
      <w:r>
        <w:t>:</w:t>
      </w:r>
      <w:r w:rsidR="00A22871" w:rsidRPr="002C36BC">
        <w:t xml:space="preserve"> Update (PATCH) Callback Asynchronous Flow Pattern</w:t>
      </w:r>
    </w:p>
    <w:p w14:paraId="0B26662B" w14:textId="77777777" w:rsidR="00A22871" w:rsidRDefault="00A22871" w:rsidP="00A22871">
      <w:pPr>
        <w:jc w:val="center"/>
        <w:rPr>
          <w:b/>
        </w:rPr>
      </w:pPr>
    </w:p>
    <w:p w14:paraId="5B2A3BA3" w14:textId="77777777" w:rsidR="00A22871" w:rsidRDefault="00A22871" w:rsidP="00A22871">
      <w:pPr>
        <w:jc w:val="center"/>
        <w:rPr>
          <w:b/>
        </w:rPr>
      </w:pPr>
    </w:p>
    <w:p w14:paraId="7E3EC902" w14:textId="77777777" w:rsidR="00A22871" w:rsidRPr="002C36BC" w:rsidRDefault="00A22871" w:rsidP="00A22871">
      <w:pPr>
        <w:jc w:val="center"/>
        <w:rPr>
          <w:b/>
        </w:rPr>
      </w:pPr>
      <w:r>
        <w:rPr>
          <w:b/>
          <w:noProof/>
          <w:lang w:eastAsia="en-GB" w:bidi="ar-SA"/>
        </w:rPr>
        <w:lastRenderedPageBreak/>
        <w:drawing>
          <wp:inline distT="0" distB="0" distL="0" distR="0" wp14:anchorId="3DD6CC5D" wp14:editId="746AE180">
            <wp:extent cx="5727700" cy="596900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5969000"/>
                    </a:xfrm>
                    <a:prstGeom prst="rect">
                      <a:avLst/>
                    </a:prstGeom>
                    <a:noFill/>
                    <a:ln>
                      <a:noFill/>
                    </a:ln>
                  </pic:spPr>
                </pic:pic>
              </a:graphicData>
            </a:graphic>
          </wp:inline>
        </w:drawing>
      </w:r>
    </w:p>
    <w:p w14:paraId="49B2480A" w14:textId="1FB4436C" w:rsidR="00A22871" w:rsidRPr="002C36BC" w:rsidRDefault="00B217A7" w:rsidP="002F254C">
      <w:pPr>
        <w:pStyle w:val="Figurecaption"/>
      </w:pPr>
      <w:r>
        <w:t>:</w:t>
      </w:r>
      <w:r w:rsidR="00A22871" w:rsidRPr="002C36BC">
        <w:t xml:space="preserve"> Update (PATCH) Polling Asynchronous Flow Pattern</w:t>
      </w:r>
    </w:p>
    <w:p w14:paraId="57827A47" w14:textId="77777777" w:rsidR="00A22871" w:rsidRDefault="00A22871" w:rsidP="00A22871"/>
    <w:p w14:paraId="4399DD0B" w14:textId="77777777" w:rsidR="00A22871" w:rsidRDefault="00A22871" w:rsidP="00A22871"/>
    <w:p w14:paraId="00C1D461" w14:textId="77777777" w:rsidR="00A22871" w:rsidRDefault="00A22871" w:rsidP="00A22871"/>
    <w:p w14:paraId="26FD3780" w14:textId="77777777" w:rsidR="00A22871" w:rsidRDefault="00A22871" w:rsidP="00A22871"/>
    <w:p w14:paraId="5B46EE0F" w14:textId="77777777" w:rsidR="00A22871" w:rsidRDefault="00A22871" w:rsidP="00A22871"/>
    <w:p w14:paraId="4B27A282" w14:textId="77777777" w:rsidR="00A22871" w:rsidRDefault="00A22871" w:rsidP="00A22871"/>
    <w:p w14:paraId="4A922A58" w14:textId="77777777" w:rsidR="00A22871" w:rsidRDefault="00A22871" w:rsidP="00A22871">
      <w:r>
        <w:t xml:space="preserve">    </w:t>
      </w:r>
    </w:p>
    <w:p w14:paraId="646F58FE" w14:textId="77777777" w:rsidR="00A22871" w:rsidRDefault="00A22871" w:rsidP="00A22871"/>
    <w:p w14:paraId="1EB5FF1D" w14:textId="77777777" w:rsidR="00A22871" w:rsidRPr="00640FBB" w:rsidRDefault="00A22871" w:rsidP="00A22871">
      <w:r>
        <w:t xml:space="preserve"> </w:t>
      </w:r>
    </w:p>
    <w:p w14:paraId="4708B228" w14:textId="77777777" w:rsidR="00A22871" w:rsidRDefault="00A22871" w:rsidP="002F254C">
      <w:pPr>
        <w:pStyle w:val="Heading2"/>
      </w:pPr>
      <w:bookmarkStart w:id="3149" w:name="_Toc513209489"/>
      <w:r>
        <w:lastRenderedPageBreak/>
        <w:t>HTTP Status Responses and Error Categories</w:t>
      </w:r>
      <w:bookmarkEnd w:id="3149"/>
    </w:p>
    <w:p w14:paraId="33A79255" w14:textId="77777777" w:rsidR="00A22871" w:rsidRDefault="00A22871" w:rsidP="002F254C">
      <w:pPr>
        <w:pStyle w:val="NormalParagraph"/>
      </w:pPr>
      <w:r>
        <w:t>At a high-level, the following HTTP status codes are returned for operations:</w:t>
      </w:r>
    </w:p>
    <w:tbl>
      <w:tblPr>
        <w:tblStyle w:val="TableGrid"/>
        <w:tblW w:w="0" w:type="auto"/>
        <w:tblLook w:val="04A0" w:firstRow="1" w:lastRow="0" w:firstColumn="1" w:lastColumn="0" w:noHBand="0" w:noVBand="1"/>
      </w:tblPr>
      <w:tblGrid>
        <w:gridCol w:w="1886"/>
        <w:gridCol w:w="1803"/>
        <w:gridCol w:w="1625"/>
        <w:gridCol w:w="1861"/>
        <w:gridCol w:w="1841"/>
      </w:tblGrid>
      <w:tr w:rsidR="00A22871" w14:paraId="17013E51" w14:textId="77777777" w:rsidTr="00A22871">
        <w:tc>
          <w:tcPr>
            <w:tcW w:w="1929" w:type="dxa"/>
            <w:shd w:val="clear" w:color="auto" w:fill="EEECE1" w:themeFill="background2"/>
          </w:tcPr>
          <w:p w14:paraId="3EA58CA3" w14:textId="77777777" w:rsidR="00A22871" w:rsidRPr="00B40B18" w:rsidRDefault="00A22871" w:rsidP="00A22871">
            <w:pPr>
              <w:rPr>
                <w:b/>
              </w:rPr>
            </w:pPr>
            <w:r w:rsidRPr="00B40B18">
              <w:rPr>
                <w:b/>
              </w:rPr>
              <w:t>Operation</w:t>
            </w:r>
          </w:p>
        </w:tc>
        <w:tc>
          <w:tcPr>
            <w:tcW w:w="1850" w:type="dxa"/>
            <w:shd w:val="clear" w:color="auto" w:fill="EEECE1" w:themeFill="background2"/>
          </w:tcPr>
          <w:p w14:paraId="7011272C" w14:textId="77777777" w:rsidR="00A22871" w:rsidRPr="00B40B18" w:rsidRDefault="00A22871" w:rsidP="00A22871">
            <w:pPr>
              <w:rPr>
                <w:b/>
              </w:rPr>
            </w:pPr>
            <w:r w:rsidRPr="00B40B18">
              <w:rPr>
                <w:b/>
              </w:rPr>
              <w:t>Success</w:t>
            </w:r>
          </w:p>
        </w:tc>
        <w:tc>
          <w:tcPr>
            <w:tcW w:w="1626" w:type="dxa"/>
            <w:shd w:val="clear" w:color="auto" w:fill="EEECE1" w:themeFill="background2"/>
          </w:tcPr>
          <w:p w14:paraId="5D18BAA5" w14:textId="77777777" w:rsidR="00A22871" w:rsidRPr="00B40B18" w:rsidRDefault="00A22871" w:rsidP="00A22871">
            <w:pPr>
              <w:rPr>
                <w:b/>
              </w:rPr>
            </w:pPr>
            <w:r>
              <w:rPr>
                <w:b/>
              </w:rPr>
              <w:t>Intermediate*</w:t>
            </w:r>
          </w:p>
        </w:tc>
        <w:tc>
          <w:tcPr>
            <w:tcW w:w="1932" w:type="dxa"/>
            <w:shd w:val="clear" w:color="auto" w:fill="EEECE1" w:themeFill="background2"/>
          </w:tcPr>
          <w:p w14:paraId="18BD28EE" w14:textId="77777777" w:rsidR="00A22871" w:rsidRPr="00B40B18" w:rsidRDefault="00A22871" w:rsidP="00A22871">
            <w:pPr>
              <w:rPr>
                <w:b/>
              </w:rPr>
            </w:pPr>
            <w:r>
              <w:rPr>
                <w:b/>
              </w:rPr>
              <w:t>Client Error</w:t>
            </w:r>
          </w:p>
        </w:tc>
        <w:tc>
          <w:tcPr>
            <w:tcW w:w="1905" w:type="dxa"/>
            <w:shd w:val="clear" w:color="auto" w:fill="EEECE1" w:themeFill="background2"/>
          </w:tcPr>
          <w:p w14:paraId="2BD7F5E6" w14:textId="77777777" w:rsidR="00A22871" w:rsidRPr="00B40B18" w:rsidRDefault="00A22871" w:rsidP="00A22871">
            <w:pPr>
              <w:rPr>
                <w:b/>
              </w:rPr>
            </w:pPr>
            <w:r w:rsidRPr="00B40B18">
              <w:rPr>
                <w:b/>
              </w:rPr>
              <w:t>Server</w:t>
            </w:r>
            <w:r>
              <w:rPr>
                <w:b/>
              </w:rPr>
              <w:t xml:space="preserve"> Error</w:t>
            </w:r>
          </w:p>
        </w:tc>
      </w:tr>
      <w:tr w:rsidR="00A22871" w14:paraId="6EA611CA" w14:textId="77777777" w:rsidTr="00A22871">
        <w:tc>
          <w:tcPr>
            <w:tcW w:w="1929" w:type="dxa"/>
          </w:tcPr>
          <w:p w14:paraId="25C06106" w14:textId="77777777" w:rsidR="00A22871" w:rsidRPr="002F254C" w:rsidRDefault="00A22871" w:rsidP="00A22871">
            <w:pPr>
              <w:rPr>
                <w:sz w:val="20"/>
              </w:rPr>
            </w:pPr>
            <w:r w:rsidRPr="002F254C">
              <w:rPr>
                <w:sz w:val="20"/>
              </w:rPr>
              <w:t>GET</w:t>
            </w:r>
          </w:p>
        </w:tc>
        <w:tc>
          <w:tcPr>
            <w:tcW w:w="1850" w:type="dxa"/>
          </w:tcPr>
          <w:p w14:paraId="6056F47A" w14:textId="77777777" w:rsidR="00A22871" w:rsidRPr="002F254C" w:rsidRDefault="00A22871" w:rsidP="00A22871">
            <w:pPr>
              <w:rPr>
                <w:sz w:val="20"/>
              </w:rPr>
            </w:pPr>
            <w:r w:rsidRPr="002F254C">
              <w:rPr>
                <w:sz w:val="20"/>
              </w:rPr>
              <w:t>200</w:t>
            </w:r>
          </w:p>
        </w:tc>
        <w:tc>
          <w:tcPr>
            <w:tcW w:w="1626" w:type="dxa"/>
          </w:tcPr>
          <w:p w14:paraId="02EDC93C" w14:textId="77777777" w:rsidR="00A22871" w:rsidRPr="002F254C" w:rsidRDefault="00A22871" w:rsidP="00A22871">
            <w:pPr>
              <w:rPr>
                <w:sz w:val="20"/>
              </w:rPr>
            </w:pPr>
            <w:r w:rsidRPr="002F254C">
              <w:rPr>
                <w:sz w:val="20"/>
              </w:rPr>
              <w:t>N/A</w:t>
            </w:r>
          </w:p>
        </w:tc>
        <w:tc>
          <w:tcPr>
            <w:tcW w:w="1932" w:type="dxa"/>
          </w:tcPr>
          <w:p w14:paraId="774DBF43" w14:textId="77777777" w:rsidR="00A22871" w:rsidRPr="002F254C" w:rsidRDefault="00A22871" w:rsidP="00A22871">
            <w:pPr>
              <w:rPr>
                <w:sz w:val="20"/>
              </w:rPr>
            </w:pPr>
            <w:r w:rsidRPr="002F254C">
              <w:rPr>
                <w:sz w:val="20"/>
              </w:rPr>
              <w:t>400, 401, 404</w:t>
            </w:r>
          </w:p>
        </w:tc>
        <w:tc>
          <w:tcPr>
            <w:tcW w:w="1905" w:type="dxa"/>
          </w:tcPr>
          <w:p w14:paraId="7CAF5D95" w14:textId="77777777" w:rsidR="00A22871" w:rsidRPr="002F254C" w:rsidRDefault="00A22871" w:rsidP="00A22871">
            <w:pPr>
              <w:rPr>
                <w:sz w:val="20"/>
              </w:rPr>
            </w:pPr>
            <w:r w:rsidRPr="002F254C">
              <w:rPr>
                <w:sz w:val="20"/>
              </w:rPr>
              <w:t>500, 503</w:t>
            </w:r>
          </w:p>
        </w:tc>
      </w:tr>
      <w:tr w:rsidR="00A22871" w14:paraId="32E1C83D" w14:textId="77777777" w:rsidTr="00A22871">
        <w:tc>
          <w:tcPr>
            <w:tcW w:w="1929" w:type="dxa"/>
          </w:tcPr>
          <w:p w14:paraId="74056B8A" w14:textId="77777777" w:rsidR="00A22871" w:rsidRPr="002F254C" w:rsidRDefault="00A22871" w:rsidP="00A22871">
            <w:pPr>
              <w:rPr>
                <w:sz w:val="20"/>
              </w:rPr>
            </w:pPr>
            <w:r w:rsidRPr="002F254C">
              <w:rPr>
                <w:sz w:val="20"/>
              </w:rPr>
              <w:t>PATCH</w:t>
            </w:r>
          </w:p>
        </w:tc>
        <w:tc>
          <w:tcPr>
            <w:tcW w:w="1850" w:type="dxa"/>
          </w:tcPr>
          <w:p w14:paraId="0EFB8266" w14:textId="77777777" w:rsidR="00A22871" w:rsidRPr="002F254C" w:rsidRDefault="00A22871" w:rsidP="00A22871">
            <w:pPr>
              <w:rPr>
                <w:sz w:val="20"/>
              </w:rPr>
            </w:pPr>
            <w:r w:rsidRPr="002F254C">
              <w:rPr>
                <w:sz w:val="20"/>
              </w:rPr>
              <w:t>204</w:t>
            </w:r>
          </w:p>
        </w:tc>
        <w:tc>
          <w:tcPr>
            <w:tcW w:w="1626" w:type="dxa"/>
          </w:tcPr>
          <w:p w14:paraId="61C640DE" w14:textId="77777777" w:rsidR="00A22871" w:rsidRPr="002F254C" w:rsidRDefault="00A22871" w:rsidP="00A22871">
            <w:pPr>
              <w:rPr>
                <w:sz w:val="20"/>
              </w:rPr>
            </w:pPr>
            <w:r w:rsidRPr="002F254C">
              <w:rPr>
                <w:sz w:val="20"/>
              </w:rPr>
              <w:t>202</w:t>
            </w:r>
          </w:p>
        </w:tc>
        <w:tc>
          <w:tcPr>
            <w:tcW w:w="1932" w:type="dxa"/>
          </w:tcPr>
          <w:p w14:paraId="0DB37F3C" w14:textId="77777777" w:rsidR="00A22871" w:rsidRPr="002F254C" w:rsidRDefault="00A22871" w:rsidP="00A22871">
            <w:pPr>
              <w:rPr>
                <w:sz w:val="20"/>
              </w:rPr>
            </w:pPr>
            <w:r w:rsidRPr="002F254C">
              <w:rPr>
                <w:sz w:val="20"/>
              </w:rPr>
              <w:t>400, 401, 404</w:t>
            </w:r>
          </w:p>
        </w:tc>
        <w:tc>
          <w:tcPr>
            <w:tcW w:w="1905" w:type="dxa"/>
          </w:tcPr>
          <w:p w14:paraId="3A24DA91" w14:textId="77777777" w:rsidR="00A22871" w:rsidRPr="002F254C" w:rsidRDefault="00A22871" w:rsidP="00A22871">
            <w:pPr>
              <w:rPr>
                <w:sz w:val="20"/>
              </w:rPr>
            </w:pPr>
            <w:r w:rsidRPr="002F254C">
              <w:rPr>
                <w:sz w:val="20"/>
              </w:rPr>
              <w:t>500, 503</w:t>
            </w:r>
          </w:p>
        </w:tc>
      </w:tr>
      <w:tr w:rsidR="00A22871" w14:paraId="769BEEB0" w14:textId="77777777" w:rsidTr="00A22871">
        <w:tc>
          <w:tcPr>
            <w:tcW w:w="1929" w:type="dxa"/>
          </w:tcPr>
          <w:p w14:paraId="1ACBA4A7" w14:textId="77777777" w:rsidR="00A22871" w:rsidRPr="002F254C" w:rsidRDefault="00A22871" w:rsidP="00A22871">
            <w:pPr>
              <w:rPr>
                <w:sz w:val="20"/>
              </w:rPr>
            </w:pPr>
            <w:r w:rsidRPr="002F254C">
              <w:rPr>
                <w:sz w:val="20"/>
              </w:rPr>
              <w:t>POST</w:t>
            </w:r>
          </w:p>
        </w:tc>
        <w:tc>
          <w:tcPr>
            <w:tcW w:w="1850" w:type="dxa"/>
          </w:tcPr>
          <w:p w14:paraId="11786201" w14:textId="77777777" w:rsidR="00A22871" w:rsidRPr="002F254C" w:rsidRDefault="00A22871" w:rsidP="00A22871">
            <w:pPr>
              <w:rPr>
                <w:sz w:val="20"/>
              </w:rPr>
            </w:pPr>
            <w:r w:rsidRPr="002F254C">
              <w:rPr>
                <w:sz w:val="20"/>
              </w:rPr>
              <w:t>201</w:t>
            </w:r>
          </w:p>
        </w:tc>
        <w:tc>
          <w:tcPr>
            <w:tcW w:w="1626" w:type="dxa"/>
          </w:tcPr>
          <w:p w14:paraId="525470D7" w14:textId="77777777" w:rsidR="00A22871" w:rsidRPr="002F254C" w:rsidRDefault="00A22871" w:rsidP="00A22871">
            <w:pPr>
              <w:rPr>
                <w:sz w:val="20"/>
              </w:rPr>
            </w:pPr>
            <w:r w:rsidRPr="002F254C">
              <w:rPr>
                <w:sz w:val="20"/>
              </w:rPr>
              <w:t>202</w:t>
            </w:r>
          </w:p>
        </w:tc>
        <w:tc>
          <w:tcPr>
            <w:tcW w:w="1932" w:type="dxa"/>
          </w:tcPr>
          <w:p w14:paraId="0C79D5F4" w14:textId="77777777" w:rsidR="00A22871" w:rsidRPr="002F254C" w:rsidRDefault="00A22871" w:rsidP="00A22871">
            <w:pPr>
              <w:rPr>
                <w:sz w:val="20"/>
              </w:rPr>
            </w:pPr>
            <w:r w:rsidRPr="002F254C">
              <w:rPr>
                <w:sz w:val="20"/>
              </w:rPr>
              <w:t>400, 401, 404</w:t>
            </w:r>
          </w:p>
        </w:tc>
        <w:tc>
          <w:tcPr>
            <w:tcW w:w="1905" w:type="dxa"/>
          </w:tcPr>
          <w:p w14:paraId="3911B00F" w14:textId="77777777" w:rsidR="00A22871" w:rsidRPr="002F254C" w:rsidRDefault="00A22871" w:rsidP="00A22871">
            <w:pPr>
              <w:rPr>
                <w:sz w:val="20"/>
              </w:rPr>
            </w:pPr>
            <w:r w:rsidRPr="002F254C">
              <w:rPr>
                <w:sz w:val="20"/>
              </w:rPr>
              <w:t>500, 503</w:t>
            </w:r>
          </w:p>
        </w:tc>
      </w:tr>
    </w:tbl>
    <w:p w14:paraId="5720BB77" w14:textId="77777777" w:rsidR="00A22871" w:rsidRDefault="00A22871" w:rsidP="00A22871">
      <w:r>
        <w:t>*Note that ‘intermediate’ in the table above relates to the HTTP response for the first leg of an asynchronous request.</w:t>
      </w:r>
    </w:p>
    <w:p w14:paraId="1DC4A2DE" w14:textId="77777777" w:rsidR="00A22871" w:rsidRDefault="00A22871" w:rsidP="002F254C">
      <w:pPr>
        <w:pStyle w:val="Heading3"/>
      </w:pPr>
      <w:bookmarkStart w:id="3150" w:name="_Client_Error_Categories"/>
      <w:bookmarkStart w:id="3151" w:name="_Toc513209490"/>
      <w:bookmarkEnd w:id="3150"/>
      <w:r>
        <w:t>Client Error Categories</w:t>
      </w:r>
      <w:bookmarkEnd w:id="3151"/>
    </w:p>
    <w:p w14:paraId="1BA8E1F0" w14:textId="77777777" w:rsidR="00A22871" w:rsidRDefault="00A22871" w:rsidP="002F254C">
      <w:pPr>
        <w:pStyle w:val="NormalParagraph"/>
      </w:pPr>
      <w:r>
        <w:t>Client errors fall into one of four categories as shown below:</w:t>
      </w:r>
    </w:p>
    <w:tbl>
      <w:tblPr>
        <w:tblStyle w:val="TableGrid"/>
        <w:tblW w:w="0" w:type="auto"/>
        <w:tblLook w:val="04A0" w:firstRow="1" w:lastRow="0" w:firstColumn="1" w:lastColumn="0" w:noHBand="0" w:noVBand="1"/>
      </w:tblPr>
      <w:tblGrid>
        <w:gridCol w:w="1929"/>
        <w:gridCol w:w="5125"/>
        <w:gridCol w:w="1418"/>
      </w:tblGrid>
      <w:tr w:rsidR="00A22871" w:rsidRPr="00B40B18" w14:paraId="6C443DC1" w14:textId="77777777" w:rsidTr="00A22871">
        <w:tc>
          <w:tcPr>
            <w:tcW w:w="1929" w:type="dxa"/>
            <w:shd w:val="clear" w:color="auto" w:fill="EEECE1" w:themeFill="background2"/>
          </w:tcPr>
          <w:p w14:paraId="38F06C03" w14:textId="77777777" w:rsidR="00A22871" w:rsidRPr="00B40B18" w:rsidRDefault="00A22871" w:rsidP="00A22871">
            <w:pPr>
              <w:rPr>
                <w:b/>
              </w:rPr>
            </w:pPr>
            <w:r>
              <w:rPr>
                <w:b/>
              </w:rPr>
              <w:t>Error Category</w:t>
            </w:r>
          </w:p>
        </w:tc>
        <w:tc>
          <w:tcPr>
            <w:tcW w:w="5125" w:type="dxa"/>
            <w:shd w:val="clear" w:color="auto" w:fill="EEECE1" w:themeFill="background2"/>
          </w:tcPr>
          <w:p w14:paraId="7A6C6EED" w14:textId="77777777" w:rsidR="00A22871" w:rsidRPr="00B40B18" w:rsidRDefault="00A22871" w:rsidP="00A22871">
            <w:pPr>
              <w:rPr>
                <w:b/>
              </w:rPr>
            </w:pPr>
            <w:r>
              <w:rPr>
                <w:b/>
              </w:rPr>
              <w:t>Description</w:t>
            </w:r>
          </w:p>
        </w:tc>
        <w:tc>
          <w:tcPr>
            <w:tcW w:w="1418" w:type="dxa"/>
            <w:shd w:val="clear" w:color="auto" w:fill="EEECE1" w:themeFill="background2"/>
          </w:tcPr>
          <w:p w14:paraId="2CE87103" w14:textId="77777777" w:rsidR="00A22871" w:rsidRPr="00B40B18" w:rsidRDefault="00A22871" w:rsidP="00A22871">
            <w:pPr>
              <w:rPr>
                <w:b/>
              </w:rPr>
            </w:pPr>
            <w:r>
              <w:rPr>
                <w:b/>
              </w:rPr>
              <w:t>HTTP Response Code</w:t>
            </w:r>
          </w:p>
        </w:tc>
      </w:tr>
      <w:tr w:rsidR="00A22871" w14:paraId="2960FD0B" w14:textId="77777777" w:rsidTr="00A22871">
        <w:tc>
          <w:tcPr>
            <w:tcW w:w="1929" w:type="dxa"/>
          </w:tcPr>
          <w:p w14:paraId="110201C3" w14:textId="77777777" w:rsidR="00A22871" w:rsidRPr="002F254C" w:rsidRDefault="00A22871" w:rsidP="00A22871">
            <w:pPr>
              <w:rPr>
                <w:sz w:val="20"/>
              </w:rPr>
            </w:pPr>
            <w:r w:rsidRPr="002F254C">
              <w:rPr>
                <w:sz w:val="20"/>
              </w:rPr>
              <w:t>BusinessRule</w:t>
            </w:r>
          </w:p>
        </w:tc>
        <w:tc>
          <w:tcPr>
            <w:tcW w:w="5125" w:type="dxa"/>
          </w:tcPr>
          <w:p w14:paraId="150A5801" w14:textId="77777777" w:rsidR="00A22871" w:rsidRPr="002F254C" w:rsidRDefault="00A22871" w:rsidP="00A22871">
            <w:pPr>
              <w:rPr>
                <w:sz w:val="20"/>
              </w:rPr>
            </w:pPr>
            <w:r w:rsidRPr="002F254C">
              <w:rPr>
                <w:sz w:val="20"/>
              </w:rPr>
              <w:t>The resource could not be successfully completed due a violation of a business rule. Business rules include financial limit violations, duplicate requests and invalid states.</w:t>
            </w:r>
          </w:p>
        </w:tc>
        <w:tc>
          <w:tcPr>
            <w:tcW w:w="1418" w:type="dxa"/>
          </w:tcPr>
          <w:p w14:paraId="48DEE0C0" w14:textId="77777777" w:rsidR="00A22871" w:rsidRPr="002F254C" w:rsidRDefault="00A22871" w:rsidP="00A22871">
            <w:pPr>
              <w:rPr>
                <w:sz w:val="20"/>
              </w:rPr>
            </w:pPr>
            <w:r w:rsidRPr="002F254C">
              <w:rPr>
                <w:sz w:val="20"/>
              </w:rPr>
              <w:t>400</w:t>
            </w:r>
          </w:p>
        </w:tc>
      </w:tr>
      <w:tr w:rsidR="00A22871" w14:paraId="2734FCAC" w14:textId="77777777" w:rsidTr="00A22871">
        <w:tc>
          <w:tcPr>
            <w:tcW w:w="1929" w:type="dxa"/>
          </w:tcPr>
          <w:p w14:paraId="08D859EE" w14:textId="77777777" w:rsidR="00A22871" w:rsidRPr="002F254C" w:rsidRDefault="00A22871" w:rsidP="00A22871">
            <w:pPr>
              <w:rPr>
                <w:sz w:val="20"/>
              </w:rPr>
            </w:pPr>
            <w:r w:rsidRPr="002F254C">
              <w:rPr>
                <w:sz w:val="20"/>
              </w:rPr>
              <w:t>Validation</w:t>
            </w:r>
          </w:p>
        </w:tc>
        <w:tc>
          <w:tcPr>
            <w:tcW w:w="5125" w:type="dxa"/>
          </w:tcPr>
          <w:p w14:paraId="6EFEA526" w14:textId="77777777" w:rsidR="00A22871" w:rsidRPr="002F254C" w:rsidRDefault="00A22871" w:rsidP="00A22871">
            <w:pPr>
              <w:rPr>
                <w:sz w:val="20"/>
              </w:rPr>
            </w:pPr>
            <w:r w:rsidRPr="002F254C">
              <w:rPr>
                <w:sz w:val="20"/>
              </w:rPr>
              <w:t>Violation of a constraint that will prevent the resource from being processed. Examples include:</w:t>
            </w:r>
          </w:p>
          <w:p w14:paraId="3A128AA8" w14:textId="77777777" w:rsidR="00A22871" w:rsidRPr="002F254C" w:rsidRDefault="00A22871" w:rsidP="00FE4CA2">
            <w:pPr>
              <w:pStyle w:val="ListParagraph"/>
              <w:numPr>
                <w:ilvl w:val="0"/>
                <w:numId w:val="19"/>
              </w:numPr>
              <w:spacing w:after="0" w:line="240" w:lineRule="auto"/>
              <w:jc w:val="left"/>
              <w:rPr>
                <w:sz w:val="20"/>
              </w:rPr>
            </w:pPr>
            <w:r w:rsidRPr="002F254C">
              <w:rPr>
                <w:sz w:val="20"/>
              </w:rPr>
              <w:t>Invalid property length</w:t>
            </w:r>
          </w:p>
          <w:p w14:paraId="745E1F94" w14:textId="77777777" w:rsidR="00A22871" w:rsidRPr="002F254C" w:rsidRDefault="00A22871" w:rsidP="00FE4CA2">
            <w:pPr>
              <w:pStyle w:val="ListParagraph"/>
              <w:numPr>
                <w:ilvl w:val="0"/>
                <w:numId w:val="19"/>
              </w:numPr>
              <w:spacing w:after="0" w:line="240" w:lineRule="auto"/>
              <w:jc w:val="left"/>
              <w:rPr>
                <w:sz w:val="20"/>
              </w:rPr>
            </w:pPr>
            <w:r w:rsidRPr="002F254C">
              <w:rPr>
                <w:sz w:val="20"/>
              </w:rPr>
              <w:t>Failure to resolve regular expression</w:t>
            </w:r>
          </w:p>
        </w:tc>
        <w:tc>
          <w:tcPr>
            <w:tcW w:w="1418" w:type="dxa"/>
          </w:tcPr>
          <w:p w14:paraId="59EE54B8" w14:textId="77777777" w:rsidR="00A22871" w:rsidRPr="002F254C" w:rsidRDefault="00A22871" w:rsidP="00A22871">
            <w:pPr>
              <w:rPr>
                <w:sz w:val="20"/>
              </w:rPr>
            </w:pPr>
            <w:r w:rsidRPr="002F254C">
              <w:rPr>
                <w:sz w:val="20"/>
              </w:rPr>
              <w:t>400</w:t>
            </w:r>
          </w:p>
        </w:tc>
      </w:tr>
      <w:tr w:rsidR="00A22871" w14:paraId="6949D19B" w14:textId="77777777" w:rsidTr="00A22871">
        <w:tc>
          <w:tcPr>
            <w:tcW w:w="1929" w:type="dxa"/>
          </w:tcPr>
          <w:p w14:paraId="36CE268E" w14:textId="77777777" w:rsidR="00A22871" w:rsidRPr="002F254C" w:rsidRDefault="00A22871" w:rsidP="00A22871">
            <w:pPr>
              <w:rPr>
                <w:sz w:val="20"/>
              </w:rPr>
            </w:pPr>
            <w:r w:rsidRPr="002F254C">
              <w:rPr>
                <w:sz w:val="20"/>
              </w:rPr>
              <w:t>Authorisation</w:t>
            </w:r>
          </w:p>
        </w:tc>
        <w:tc>
          <w:tcPr>
            <w:tcW w:w="5125" w:type="dxa"/>
          </w:tcPr>
          <w:p w14:paraId="1DA9E7C9" w14:textId="77777777" w:rsidR="00A22871" w:rsidRPr="002F254C" w:rsidRDefault="00A22871" w:rsidP="00A22871">
            <w:pPr>
              <w:rPr>
                <w:sz w:val="20"/>
              </w:rPr>
            </w:pPr>
            <w:r w:rsidRPr="002F254C">
              <w:rPr>
                <w:sz w:val="20"/>
              </w:rPr>
              <w:t>It was not possible to authenticate or authorise the client or other party to perform the service</w:t>
            </w:r>
          </w:p>
        </w:tc>
        <w:tc>
          <w:tcPr>
            <w:tcW w:w="1418" w:type="dxa"/>
          </w:tcPr>
          <w:p w14:paraId="1A2DC777" w14:textId="77777777" w:rsidR="00A22871" w:rsidRPr="002F254C" w:rsidRDefault="00A22871" w:rsidP="00A22871">
            <w:pPr>
              <w:rPr>
                <w:sz w:val="20"/>
              </w:rPr>
            </w:pPr>
            <w:r w:rsidRPr="002F254C">
              <w:rPr>
                <w:sz w:val="20"/>
              </w:rPr>
              <w:t>401</w:t>
            </w:r>
          </w:p>
        </w:tc>
      </w:tr>
      <w:tr w:rsidR="00A22871" w14:paraId="59506A22" w14:textId="77777777" w:rsidTr="00A22871">
        <w:tc>
          <w:tcPr>
            <w:tcW w:w="1929" w:type="dxa"/>
          </w:tcPr>
          <w:p w14:paraId="4FFB1C0C" w14:textId="77777777" w:rsidR="00A22871" w:rsidRPr="002F254C" w:rsidRDefault="00A22871" w:rsidP="00A22871">
            <w:pPr>
              <w:rPr>
                <w:sz w:val="20"/>
              </w:rPr>
            </w:pPr>
            <w:r w:rsidRPr="002F254C">
              <w:rPr>
                <w:sz w:val="20"/>
              </w:rPr>
              <w:t>Identification</w:t>
            </w:r>
          </w:p>
        </w:tc>
        <w:tc>
          <w:tcPr>
            <w:tcW w:w="5125" w:type="dxa"/>
          </w:tcPr>
          <w:p w14:paraId="6F6FD20C" w14:textId="77777777" w:rsidR="00A22871" w:rsidRPr="002F254C" w:rsidRDefault="00A22871" w:rsidP="00A22871">
            <w:pPr>
              <w:rPr>
                <w:sz w:val="20"/>
              </w:rPr>
            </w:pPr>
            <w:r w:rsidRPr="002F254C">
              <w:rPr>
                <w:sz w:val="20"/>
              </w:rPr>
              <w:t>The requested resource could not be matched on the system with the supplied identifier(s).</w:t>
            </w:r>
          </w:p>
        </w:tc>
        <w:tc>
          <w:tcPr>
            <w:tcW w:w="1418" w:type="dxa"/>
          </w:tcPr>
          <w:p w14:paraId="2FDA0076" w14:textId="77777777" w:rsidR="00A22871" w:rsidRPr="002F254C" w:rsidRDefault="00A22871" w:rsidP="00A22871">
            <w:pPr>
              <w:rPr>
                <w:sz w:val="20"/>
              </w:rPr>
            </w:pPr>
            <w:r w:rsidRPr="002F254C">
              <w:rPr>
                <w:sz w:val="20"/>
              </w:rPr>
              <w:t>404</w:t>
            </w:r>
          </w:p>
        </w:tc>
      </w:tr>
    </w:tbl>
    <w:p w14:paraId="7D048E30" w14:textId="77777777" w:rsidR="00A22871" w:rsidRDefault="00A22871" w:rsidP="00A22871"/>
    <w:p w14:paraId="32CFC099" w14:textId="77777777" w:rsidR="00A22871" w:rsidRDefault="00A22871" w:rsidP="002F254C">
      <w:pPr>
        <w:pStyle w:val="NormalParagraph"/>
      </w:pPr>
      <w:r>
        <w:t>Additional non-harmonised 4xx HTTP response codes may be returned to the client by web or proxy servers.</w:t>
      </w:r>
    </w:p>
    <w:p w14:paraId="671C7C7B" w14:textId="77777777" w:rsidR="00A22871" w:rsidRDefault="00A22871" w:rsidP="002F254C">
      <w:pPr>
        <w:pStyle w:val="NormalParagraph"/>
      </w:pPr>
      <w:r>
        <w:t>Where the need for prevention of information leakage is paramount and this outweighs the benefits of error granularity, the provider may wish to use a 400 response code with no error body.</w:t>
      </w:r>
    </w:p>
    <w:p w14:paraId="4AE05ECA" w14:textId="77777777" w:rsidR="00A22871" w:rsidRDefault="00A22871" w:rsidP="002F254C">
      <w:pPr>
        <w:pStyle w:val="Heading3"/>
      </w:pPr>
      <w:bookmarkStart w:id="3152" w:name="_Server_Error_Categories"/>
      <w:bookmarkStart w:id="3153" w:name="_Toc513209491"/>
      <w:bookmarkEnd w:id="3152"/>
      <w:r>
        <w:t>Server Error Categories</w:t>
      </w:r>
      <w:bookmarkEnd w:id="3153"/>
    </w:p>
    <w:p w14:paraId="1CA138A3" w14:textId="77777777" w:rsidR="00A22871" w:rsidRDefault="00A22871" w:rsidP="002F254C">
      <w:pPr>
        <w:pStyle w:val="NormalParagraph"/>
      </w:pPr>
      <w:r>
        <w:t>Server Errors are captured in two simple categories as per the following table:</w:t>
      </w:r>
    </w:p>
    <w:tbl>
      <w:tblPr>
        <w:tblStyle w:val="TableGrid"/>
        <w:tblW w:w="0" w:type="auto"/>
        <w:tblLook w:val="04A0" w:firstRow="1" w:lastRow="0" w:firstColumn="1" w:lastColumn="0" w:noHBand="0" w:noVBand="1"/>
      </w:tblPr>
      <w:tblGrid>
        <w:gridCol w:w="1929"/>
        <w:gridCol w:w="5125"/>
        <w:gridCol w:w="1418"/>
      </w:tblGrid>
      <w:tr w:rsidR="00A22871" w:rsidRPr="00B40B18" w14:paraId="24ED4B1D" w14:textId="77777777" w:rsidTr="00A22871">
        <w:tc>
          <w:tcPr>
            <w:tcW w:w="1929" w:type="dxa"/>
            <w:shd w:val="clear" w:color="auto" w:fill="EEECE1" w:themeFill="background2"/>
          </w:tcPr>
          <w:p w14:paraId="7006831A" w14:textId="77777777" w:rsidR="00A22871" w:rsidRPr="00B40B18" w:rsidRDefault="00A22871" w:rsidP="00A22871">
            <w:pPr>
              <w:rPr>
                <w:b/>
              </w:rPr>
            </w:pPr>
            <w:r>
              <w:rPr>
                <w:b/>
              </w:rPr>
              <w:t>Error Category</w:t>
            </w:r>
          </w:p>
        </w:tc>
        <w:tc>
          <w:tcPr>
            <w:tcW w:w="5125" w:type="dxa"/>
            <w:shd w:val="clear" w:color="auto" w:fill="EEECE1" w:themeFill="background2"/>
          </w:tcPr>
          <w:p w14:paraId="44E07DFF" w14:textId="77777777" w:rsidR="00A22871" w:rsidRPr="00B40B18" w:rsidRDefault="00A22871" w:rsidP="00A22871">
            <w:pPr>
              <w:rPr>
                <w:b/>
              </w:rPr>
            </w:pPr>
            <w:r>
              <w:rPr>
                <w:b/>
              </w:rPr>
              <w:t>Description</w:t>
            </w:r>
          </w:p>
        </w:tc>
        <w:tc>
          <w:tcPr>
            <w:tcW w:w="1418" w:type="dxa"/>
            <w:shd w:val="clear" w:color="auto" w:fill="EEECE1" w:themeFill="background2"/>
          </w:tcPr>
          <w:p w14:paraId="734E7BB9" w14:textId="77777777" w:rsidR="00A22871" w:rsidRPr="00B40B18" w:rsidRDefault="00A22871" w:rsidP="00A22871">
            <w:pPr>
              <w:rPr>
                <w:b/>
              </w:rPr>
            </w:pPr>
            <w:r>
              <w:rPr>
                <w:b/>
              </w:rPr>
              <w:t>HTTP Response Code</w:t>
            </w:r>
          </w:p>
        </w:tc>
      </w:tr>
      <w:tr w:rsidR="00A22871" w14:paraId="451FDA25" w14:textId="77777777" w:rsidTr="00A22871">
        <w:tc>
          <w:tcPr>
            <w:tcW w:w="1929" w:type="dxa"/>
          </w:tcPr>
          <w:p w14:paraId="3E676862" w14:textId="77777777" w:rsidR="00A22871" w:rsidRPr="002F254C" w:rsidRDefault="00A22871" w:rsidP="00A22871">
            <w:pPr>
              <w:rPr>
                <w:sz w:val="20"/>
              </w:rPr>
            </w:pPr>
            <w:r w:rsidRPr="002F254C">
              <w:rPr>
                <w:sz w:val="20"/>
              </w:rPr>
              <w:t>Internal</w:t>
            </w:r>
          </w:p>
        </w:tc>
        <w:tc>
          <w:tcPr>
            <w:tcW w:w="5125" w:type="dxa"/>
          </w:tcPr>
          <w:p w14:paraId="201C5111" w14:textId="77777777" w:rsidR="00A22871" w:rsidRPr="002F254C" w:rsidRDefault="00A22871" w:rsidP="00A22871">
            <w:pPr>
              <w:rPr>
                <w:sz w:val="20"/>
              </w:rPr>
            </w:pPr>
            <w:r w:rsidRPr="002F254C">
              <w:rPr>
                <w:sz w:val="20"/>
              </w:rPr>
              <w:t xml:space="preserve">The request could not be completed due to a non-client related issues that do not constitute complete system unavailability. Examples include software licence issues, unavailability of system configuration information. </w:t>
            </w:r>
          </w:p>
        </w:tc>
        <w:tc>
          <w:tcPr>
            <w:tcW w:w="1418" w:type="dxa"/>
          </w:tcPr>
          <w:p w14:paraId="795ECE5E" w14:textId="77777777" w:rsidR="00A22871" w:rsidRPr="002F254C" w:rsidRDefault="00A22871" w:rsidP="00A22871">
            <w:pPr>
              <w:rPr>
                <w:sz w:val="20"/>
              </w:rPr>
            </w:pPr>
            <w:r w:rsidRPr="002F254C">
              <w:rPr>
                <w:sz w:val="20"/>
              </w:rPr>
              <w:t>500</w:t>
            </w:r>
          </w:p>
        </w:tc>
      </w:tr>
      <w:tr w:rsidR="00A22871" w14:paraId="4515CB40" w14:textId="77777777" w:rsidTr="00A22871">
        <w:tc>
          <w:tcPr>
            <w:tcW w:w="1929" w:type="dxa"/>
          </w:tcPr>
          <w:p w14:paraId="720089CA" w14:textId="77777777" w:rsidR="00A22871" w:rsidRPr="002F254C" w:rsidRDefault="00A22871" w:rsidP="00A22871">
            <w:pPr>
              <w:rPr>
                <w:sz w:val="20"/>
              </w:rPr>
            </w:pPr>
            <w:r w:rsidRPr="002F254C">
              <w:rPr>
                <w:sz w:val="20"/>
              </w:rPr>
              <w:lastRenderedPageBreak/>
              <w:t>Service Unavailable</w:t>
            </w:r>
          </w:p>
        </w:tc>
        <w:tc>
          <w:tcPr>
            <w:tcW w:w="5125" w:type="dxa"/>
          </w:tcPr>
          <w:p w14:paraId="19B30E1C" w14:textId="77777777" w:rsidR="00A22871" w:rsidRPr="002F254C" w:rsidRDefault="00A22871" w:rsidP="00A22871">
            <w:pPr>
              <w:rPr>
                <w:sz w:val="20"/>
              </w:rPr>
            </w:pPr>
            <w:r w:rsidRPr="002F254C">
              <w:rPr>
                <w:sz w:val="20"/>
              </w:rPr>
              <w:t>The service is not currently available. This could be due to network issues, issues with individual components or complete systems outages. Regardless of the cause, the result means that the request cannot be performed.</w:t>
            </w:r>
          </w:p>
        </w:tc>
        <w:tc>
          <w:tcPr>
            <w:tcW w:w="1418" w:type="dxa"/>
          </w:tcPr>
          <w:p w14:paraId="0531083D" w14:textId="77777777" w:rsidR="00A22871" w:rsidRPr="002F254C" w:rsidRDefault="00A22871" w:rsidP="00A22871">
            <w:pPr>
              <w:rPr>
                <w:sz w:val="20"/>
              </w:rPr>
            </w:pPr>
            <w:r w:rsidRPr="002F254C">
              <w:rPr>
                <w:sz w:val="20"/>
              </w:rPr>
              <w:t>503</w:t>
            </w:r>
          </w:p>
        </w:tc>
      </w:tr>
    </w:tbl>
    <w:p w14:paraId="70232DD7" w14:textId="77777777" w:rsidR="00A22871" w:rsidRDefault="00A22871" w:rsidP="002F254C">
      <w:pPr>
        <w:pStyle w:val="NormalParagraph"/>
      </w:pPr>
      <w:r>
        <w:t>Additional non-harmonised 5xx HTTP response codes may be returned to the client by web or proxy servers.</w:t>
      </w:r>
    </w:p>
    <w:p w14:paraId="43DEE136" w14:textId="77777777" w:rsidR="00A22871" w:rsidRDefault="00A22871" w:rsidP="002F254C">
      <w:pPr>
        <w:pStyle w:val="Heading2"/>
      </w:pPr>
      <w:bookmarkStart w:id="3154" w:name="_Toc459720593"/>
      <w:bookmarkStart w:id="3155" w:name="_Toc459720711"/>
      <w:bookmarkStart w:id="3156" w:name="_Toc459720828"/>
      <w:bookmarkStart w:id="3157" w:name="_Toc459720945"/>
      <w:bookmarkStart w:id="3158" w:name="_Toc459721066"/>
      <w:bookmarkStart w:id="3159" w:name="_Error_Category_Codes"/>
      <w:bookmarkStart w:id="3160" w:name="_Toc451176781"/>
      <w:bookmarkStart w:id="3161" w:name="_Toc451930689"/>
      <w:bookmarkStart w:id="3162" w:name="_Toc452127252"/>
      <w:bookmarkStart w:id="3163" w:name="_Toc452994704"/>
      <w:bookmarkStart w:id="3164" w:name="_Toc453003944"/>
      <w:bookmarkStart w:id="3165" w:name="_Toc453061234"/>
      <w:bookmarkStart w:id="3166" w:name="_Toc453062270"/>
      <w:bookmarkStart w:id="3167" w:name="_Toc453064142"/>
      <w:bookmarkStart w:id="3168" w:name="_Toc453236074"/>
      <w:bookmarkStart w:id="3169" w:name="_Error_Reason_Codes"/>
      <w:bookmarkStart w:id="3170" w:name="_Toc513209492"/>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r>
        <w:t>Error Codes Definition</w:t>
      </w:r>
      <w:bookmarkEnd w:id="3170"/>
    </w:p>
    <w:p w14:paraId="5872BDF7" w14:textId="77777777" w:rsidR="00A22871" w:rsidRDefault="00A22871" w:rsidP="002F254C">
      <w:pPr>
        <w:pStyle w:val="NormalParagraph"/>
      </w:pPr>
      <w:r>
        <w:t>The mobile money API uses harmonised error codes in order to provide consistent error reporting back to API clients. Error codes are structured as per follows</w:t>
      </w:r>
    </w:p>
    <w:p w14:paraId="44EE9568" w14:textId="706BBC1E" w:rsidR="00A22871" w:rsidRDefault="00A22871" w:rsidP="002F254C">
      <w:pPr>
        <w:pStyle w:val="ListBullet1"/>
      </w:pPr>
      <w:r>
        <w:t xml:space="preserve">Error Category. All error codes must be associated with a </w:t>
      </w:r>
      <w:hyperlink w:anchor="_Client_Error_Categories" w:history="1">
        <w:r w:rsidR="00CC5CFD" w:rsidRPr="00EB6FB9">
          <w:rPr>
            <w:rStyle w:val="Hyperlink"/>
          </w:rPr>
          <w:t>client</w:t>
        </w:r>
      </w:hyperlink>
      <w:r>
        <w:t xml:space="preserve"> or </w:t>
      </w:r>
      <w:hyperlink w:anchor="_Server_Error_Categories" w:history="1">
        <w:r w:rsidR="00CC5CFD" w:rsidRPr="00EB6FB9">
          <w:rPr>
            <w:rStyle w:val="Hyperlink"/>
          </w:rPr>
          <w:t>server</w:t>
        </w:r>
      </w:hyperlink>
      <w:r>
        <w:t xml:space="preserve"> error category. This provides context and uniqueness to the error code.</w:t>
      </w:r>
    </w:p>
    <w:p w14:paraId="0FE6871C" w14:textId="7DDBB809" w:rsidR="00A22871" w:rsidRDefault="00A22871" w:rsidP="002F254C">
      <w:pPr>
        <w:pStyle w:val="ListBullet1"/>
      </w:pPr>
      <w:r>
        <w:t>Error Code. Provides the reason for the request failure. A human-readable description of the error is also available. Error codes are generally granular, i.e. the</w:t>
      </w:r>
      <w:r w:rsidR="00B146D7">
        <w:t>y</w:t>
      </w:r>
      <w:r>
        <w:t xml:space="preserve"> provide a specific reason for failure. In some cases, granularity is neither possible or desirable. Where this is the case, a ‘Generic’ code has been defined. Cases include:</w:t>
      </w:r>
    </w:p>
    <w:p w14:paraId="19D9E5DC" w14:textId="77777777" w:rsidR="00A22871" w:rsidRDefault="00A22871" w:rsidP="002F254C">
      <w:pPr>
        <w:pStyle w:val="ListBulletsub"/>
      </w:pPr>
      <w:r w:rsidRPr="00554C7E">
        <w:t>The API Provider has generated an error that does not map to existing Rule error codes</w:t>
      </w:r>
      <w:r>
        <w:t xml:space="preserve">. </w:t>
      </w:r>
    </w:p>
    <w:p w14:paraId="5753F499" w14:textId="77777777" w:rsidR="00A22871" w:rsidRDefault="00A22871" w:rsidP="002F254C">
      <w:pPr>
        <w:pStyle w:val="ListBulletsub"/>
      </w:pPr>
      <w:r w:rsidRPr="00554C7E">
        <w:t>The API Provider wishes to avoid disclosure of confidential information regarding the resource or parties to the resource</w:t>
      </w:r>
      <w:r>
        <w:t>. For example, the fact that a customer has breached their monthly transaction limit may not be disclosed to specific clients.</w:t>
      </w:r>
    </w:p>
    <w:p w14:paraId="4ADB7CF4" w14:textId="77777777" w:rsidR="00A22871" w:rsidRDefault="00A22871" w:rsidP="002F254C">
      <w:pPr>
        <w:pStyle w:val="ListBullet1"/>
      </w:pPr>
      <w:r>
        <w:t>Error Parameters. Provides a construct to communicate supplementary information regarding the error in key/value pairs. The supplementary information is currently non-harmonised and can include:</w:t>
      </w:r>
    </w:p>
    <w:p w14:paraId="615581A4" w14:textId="77777777" w:rsidR="00A22871" w:rsidRDefault="00A22871" w:rsidP="002F254C">
      <w:pPr>
        <w:pStyle w:val="ListBulletsub"/>
      </w:pPr>
      <w:r>
        <w:t>The API provider-specific Error Code and Description.</w:t>
      </w:r>
    </w:p>
    <w:p w14:paraId="285B6B16" w14:textId="77777777" w:rsidR="00A22871" w:rsidRDefault="00A22871" w:rsidP="002F254C">
      <w:pPr>
        <w:pStyle w:val="ListBulletsub"/>
      </w:pPr>
      <w:r>
        <w:t>Additional identification of the error subject, e.g. account identifiers, invalid properties etc…</w:t>
      </w:r>
    </w:p>
    <w:p w14:paraId="56280428" w14:textId="77777777" w:rsidR="00A22871" w:rsidRDefault="00A22871" w:rsidP="002F254C">
      <w:pPr>
        <w:pStyle w:val="ListBulletsub"/>
      </w:pPr>
      <w:r>
        <w:t>Diagnostic information, e.g. affected subsystem, licence failure type etc…</w:t>
      </w:r>
    </w:p>
    <w:p w14:paraId="58345237" w14:textId="77777777" w:rsidR="00A22871" w:rsidRDefault="00A22871" w:rsidP="002F254C">
      <w:pPr>
        <w:pStyle w:val="NormalParagraph"/>
      </w:pPr>
      <w:r>
        <w:t>Note that although error parameter contents are non-harmonised, care should be taken regarding confidentially of disclosed information. Confidential parameter information should only be disclosed to trusted clients.</w:t>
      </w:r>
    </w:p>
    <w:p w14:paraId="6A42E018" w14:textId="77777777" w:rsidR="00A22871" w:rsidRDefault="00A22871" w:rsidP="002F254C">
      <w:pPr>
        <w:pStyle w:val="NormalParagraph"/>
      </w:pPr>
      <w:r>
        <w:t>A full list of harmonised Error Codes is provided in Appendix A.</w:t>
      </w:r>
    </w:p>
    <w:p w14:paraId="229BE9F0" w14:textId="77777777" w:rsidR="00A22871" w:rsidRDefault="00A22871" w:rsidP="00A22871">
      <w:r>
        <w:br w:type="page"/>
      </w:r>
    </w:p>
    <w:p w14:paraId="526A6145" w14:textId="77777777" w:rsidR="00A22871" w:rsidRPr="002C36BC" w:rsidRDefault="00A22871" w:rsidP="00A22871"/>
    <w:p w14:paraId="56228009" w14:textId="77777777" w:rsidR="00A22871" w:rsidRDefault="00A22871" w:rsidP="002F254C">
      <w:pPr>
        <w:pStyle w:val="Heading2"/>
      </w:pPr>
      <w:bookmarkStart w:id="3171" w:name="_Errors_Object_Definition"/>
      <w:bookmarkStart w:id="3172" w:name="_Toc513209493"/>
      <w:bookmarkEnd w:id="3171"/>
      <w:r>
        <w:t>Errors Object Definition</w:t>
      </w:r>
      <w:bookmarkEnd w:id="3172"/>
    </w:p>
    <w:p w14:paraId="0496CFA9" w14:textId="77777777" w:rsidR="00A22871" w:rsidRDefault="00A22871" w:rsidP="002F254C">
      <w:pPr>
        <w:pStyle w:val="NormalParagraph"/>
      </w:pPr>
      <w:r>
        <w:t xml:space="preserve">All errors generated by the API provider will contain an Errors object in the response body. At a minimum, the Errors object must contain the Error Reason and Error Code. </w:t>
      </w:r>
    </w:p>
    <w:tbl>
      <w:tblPr>
        <w:tblStyle w:val="PlainTable21"/>
        <w:tblW w:w="9029"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ook w:val="04A0" w:firstRow="1" w:lastRow="0" w:firstColumn="1" w:lastColumn="0" w:noHBand="0" w:noVBand="1"/>
      </w:tblPr>
      <w:tblGrid>
        <w:gridCol w:w="2032"/>
        <w:gridCol w:w="1162"/>
        <w:gridCol w:w="2395"/>
        <w:gridCol w:w="670"/>
        <w:gridCol w:w="1184"/>
        <w:gridCol w:w="1586"/>
      </w:tblGrid>
      <w:tr w:rsidR="00A22871" w:rsidRPr="00D267CA" w14:paraId="7F127233" w14:textId="77777777" w:rsidTr="002F25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9" w:type="dxa"/>
            <w:gridSpan w:val="6"/>
            <w:shd w:val="clear" w:color="auto" w:fill="F2F2F2" w:themeFill="background1" w:themeFillShade="F2"/>
          </w:tcPr>
          <w:p w14:paraId="28A93993" w14:textId="77777777" w:rsidR="00A22871" w:rsidRPr="00D267CA" w:rsidRDefault="00A22871" w:rsidP="00A22871">
            <w:pPr>
              <w:jc w:val="center"/>
              <w:rPr>
                <w:sz w:val="20"/>
              </w:rPr>
            </w:pPr>
            <w:r>
              <w:rPr>
                <w:sz w:val="28"/>
              </w:rPr>
              <w:t xml:space="preserve">Errors </w:t>
            </w:r>
            <w:r w:rsidRPr="005115BD">
              <w:rPr>
                <w:sz w:val="28"/>
              </w:rPr>
              <w:t>Object Properties</w:t>
            </w:r>
          </w:p>
        </w:tc>
      </w:tr>
      <w:tr w:rsidR="00A22871" w:rsidRPr="00195442" w14:paraId="47967BD7"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9" w:type="dxa"/>
          </w:tcPr>
          <w:p w14:paraId="01B3F868" w14:textId="77777777" w:rsidR="00A22871" w:rsidRPr="00195442" w:rsidRDefault="00A22871" w:rsidP="00A22871">
            <w:pPr>
              <w:rPr>
                <w:sz w:val="20"/>
              </w:rPr>
            </w:pPr>
            <w:r w:rsidRPr="00195442">
              <w:rPr>
                <w:sz w:val="20"/>
              </w:rPr>
              <w:t>Name</w:t>
            </w:r>
          </w:p>
        </w:tc>
        <w:tc>
          <w:tcPr>
            <w:tcW w:w="1164" w:type="dxa"/>
          </w:tcPr>
          <w:p w14:paraId="704D5438"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Type</w:t>
            </w:r>
          </w:p>
        </w:tc>
        <w:tc>
          <w:tcPr>
            <w:tcW w:w="2474" w:type="dxa"/>
          </w:tcPr>
          <w:p w14:paraId="61A4C927"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Pr>
                <w:b/>
                <w:sz w:val="20"/>
              </w:rPr>
              <w:t>Description</w:t>
            </w:r>
          </w:p>
        </w:tc>
        <w:tc>
          <w:tcPr>
            <w:tcW w:w="677" w:type="dxa"/>
          </w:tcPr>
          <w:p w14:paraId="09C5C1CD"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p>
        </w:tc>
        <w:tc>
          <w:tcPr>
            <w:tcW w:w="1062" w:type="dxa"/>
          </w:tcPr>
          <w:p w14:paraId="02A886C8"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Reference</w:t>
            </w:r>
          </w:p>
        </w:tc>
        <w:tc>
          <w:tcPr>
            <w:tcW w:w="1603" w:type="dxa"/>
          </w:tcPr>
          <w:p w14:paraId="164747B4"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Validation</w:t>
            </w:r>
          </w:p>
        </w:tc>
      </w:tr>
      <w:tr w:rsidR="00A22871" w:rsidRPr="00D267CA" w14:paraId="4E6BACA0" w14:textId="77777777" w:rsidTr="002F254C">
        <w:tc>
          <w:tcPr>
            <w:cnfStyle w:val="001000000000" w:firstRow="0" w:lastRow="0" w:firstColumn="1" w:lastColumn="0" w:oddVBand="0" w:evenVBand="0" w:oddHBand="0" w:evenHBand="0" w:firstRowFirstColumn="0" w:firstRowLastColumn="0" w:lastRowFirstColumn="0" w:lastRowLastColumn="0"/>
            <w:tcW w:w="2049" w:type="dxa"/>
          </w:tcPr>
          <w:p w14:paraId="7319C177" w14:textId="73E25288" w:rsidR="00A22871" w:rsidRPr="00EC25D5" w:rsidRDefault="004A3411" w:rsidP="002F254C">
            <w:pPr>
              <w:jc w:val="left"/>
              <w:rPr>
                <w:b w:val="0"/>
                <w:sz w:val="20"/>
                <w:szCs w:val="20"/>
              </w:rPr>
            </w:pPr>
            <w:r>
              <w:rPr>
                <w:sz w:val="20"/>
              </w:rPr>
              <w:t>e</w:t>
            </w:r>
            <w:r w:rsidR="00A22871" w:rsidRPr="00CC5CFD">
              <w:rPr>
                <w:sz w:val="20"/>
              </w:rPr>
              <w:t>rrorCategory</w:t>
            </w:r>
          </w:p>
        </w:tc>
        <w:tc>
          <w:tcPr>
            <w:tcW w:w="1164" w:type="dxa"/>
          </w:tcPr>
          <w:p w14:paraId="3E1FF4AE" w14:textId="77777777" w:rsidR="00A22871" w:rsidRPr="00EC25D5" w:rsidRDefault="00A22871" w:rsidP="002F254C">
            <w:pPr>
              <w:jc w:val="left"/>
              <w:cnfStyle w:val="000000000000" w:firstRow="0" w:lastRow="0" w:firstColumn="0" w:lastColumn="0" w:oddVBand="0" w:evenVBand="0" w:oddHBand="0" w:evenHBand="0" w:firstRowFirstColumn="0" w:firstRowLastColumn="0" w:lastRowFirstColumn="0" w:lastRowLastColumn="0"/>
              <w:rPr>
                <w:sz w:val="20"/>
                <w:szCs w:val="20"/>
              </w:rPr>
            </w:pPr>
            <w:r w:rsidRPr="00CC5CFD">
              <w:rPr>
                <w:sz w:val="20"/>
              </w:rPr>
              <w:t>String</w:t>
            </w:r>
          </w:p>
        </w:tc>
        <w:tc>
          <w:tcPr>
            <w:tcW w:w="2474" w:type="dxa"/>
          </w:tcPr>
          <w:p w14:paraId="6AFA9A30" w14:textId="77777777" w:rsidR="00A22871" w:rsidRPr="00EC25D5" w:rsidRDefault="00A22871" w:rsidP="002F254C">
            <w:pPr>
              <w:jc w:val="left"/>
              <w:cnfStyle w:val="000000000000" w:firstRow="0" w:lastRow="0" w:firstColumn="0" w:lastColumn="0" w:oddVBand="0" w:evenVBand="0" w:oddHBand="0" w:evenHBand="0" w:firstRowFirstColumn="0" w:firstRowLastColumn="0" w:lastRowFirstColumn="0" w:lastRowLastColumn="0"/>
              <w:rPr>
                <w:sz w:val="20"/>
                <w:szCs w:val="20"/>
              </w:rPr>
            </w:pPr>
            <w:r w:rsidRPr="00CC5CFD">
              <w:rPr>
                <w:rFonts w:cs="Arial"/>
                <w:sz w:val="20"/>
              </w:rPr>
              <w:t>The category grouping for the error.</w:t>
            </w:r>
          </w:p>
        </w:tc>
        <w:tc>
          <w:tcPr>
            <w:tcW w:w="677" w:type="dxa"/>
          </w:tcPr>
          <w:p w14:paraId="2AFA219E" w14:textId="77777777" w:rsidR="00A22871" w:rsidRPr="00EC25D5" w:rsidRDefault="00A22871" w:rsidP="002F254C">
            <w:pPr>
              <w:jc w:val="left"/>
              <w:cnfStyle w:val="000000000000" w:firstRow="0" w:lastRow="0" w:firstColumn="0" w:lastColumn="0" w:oddVBand="0" w:evenVBand="0" w:oddHBand="0" w:evenHBand="0" w:firstRowFirstColumn="0" w:firstRowLastColumn="0" w:lastRowFirstColumn="0" w:lastRowLastColumn="0"/>
              <w:rPr>
                <w:sz w:val="20"/>
                <w:szCs w:val="20"/>
              </w:rPr>
            </w:pPr>
            <w:r w:rsidRPr="002F254C">
              <w:rPr>
                <w:rFonts w:ascii="Wingdings" w:hAnsi="Wingdings" w:cs="Wingdings"/>
                <w:sz w:val="20"/>
                <w:szCs w:val="20"/>
              </w:rPr>
              <w:t></w:t>
            </w:r>
            <w:r w:rsidRPr="00CC5CFD">
              <w:rPr>
                <w:sz w:val="20"/>
              </w:rPr>
              <w:t>M</w:t>
            </w:r>
          </w:p>
          <w:p w14:paraId="58E87FBE" w14:textId="77777777" w:rsidR="00A22871" w:rsidRPr="00EC25D5" w:rsidRDefault="00A22871" w:rsidP="002F254C">
            <w:pPr>
              <w:jc w:val="left"/>
              <w:cnfStyle w:val="000000000000" w:firstRow="0" w:lastRow="0" w:firstColumn="0" w:lastColumn="0" w:oddVBand="0" w:evenVBand="0" w:oddHBand="0" w:evenHBand="0" w:firstRowFirstColumn="0" w:firstRowLastColumn="0" w:lastRowFirstColumn="0" w:lastRowLastColumn="0"/>
              <w:rPr>
                <w:sz w:val="20"/>
                <w:szCs w:val="20"/>
              </w:rPr>
            </w:pPr>
            <w:r w:rsidRPr="002F254C">
              <w:rPr>
                <w:rFonts w:ascii="Wingdings" w:hAnsi="Wingdings" w:cs="Wingdings"/>
                <w:sz w:val="20"/>
                <w:szCs w:val="20"/>
              </w:rPr>
              <w:t></w:t>
            </w:r>
            <w:r w:rsidRPr="002F254C">
              <w:rPr>
                <w:rFonts w:cs="Wingdings"/>
                <w:sz w:val="20"/>
                <w:szCs w:val="20"/>
              </w:rPr>
              <w:t>M</w:t>
            </w:r>
            <w:r w:rsidRPr="00CC5CFD" w:rsidDel="00536948">
              <w:rPr>
                <w:sz w:val="20"/>
              </w:rPr>
              <w:t xml:space="preserve"> </w:t>
            </w:r>
          </w:p>
        </w:tc>
        <w:tc>
          <w:tcPr>
            <w:tcW w:w="1062" w:type="dxa"/>
          </w:tcPr>
          <w:p w14:paraId="6A797197" w14:textId="77777777" w:rsidR="00A22871" w:rsidRPr="002F254C" w:rsidRDefault="00A22871" w:rsidP="002F254C">
            <w:pPr>
              <w:jc w:val="left"/>
              <w:cnfStyle w:val="000000000000" w:firstRow="0" w:lastRow="0" w:firstColumn="0" w:lastColumn="0" w:oddVBand="0" w:evenVBand="0" w:oddHBand="0" w:evenHBand="0" w:firstRowFirstColumn="0" w:firstRowLastColumn="0" w:lastRowFirstColumn="0" w:lastRowLastColumn="0"/>
              <w:rPr>
                <w:sz w:val="20"/>
                <w:szCs w:val="20"/>
              </w:rPr>
            </w:pPr>
          </w:p>
        </w:tc>
        <w:tc>
          <w:tcPr>
            <w:tcW w:w="1603" w:type="dxa"/>
          </w:tcPr>
          <w:p w14:paraId="50079854" w14:textId="701CB0F3" w:rsidR="00A22871" w:rsidRPr="00EC25D5" w:rsidRDefault="00A22871" w:rsidP="002F254C">
            <w:pPr>
              <w:jc w:val="left"/>
              <w:cnfStyle w:val="000000000000" w:firstRow="0" w:lastRow="0" w:firstColumn="0" w:lastColumn="0" w:oddVBand="0" w:evenVBand="0" w:oddHBand="0" w:evenHBand="0" w:firstRowFirstColumn="0" w:firstRowLastColumn="0" w:lastRowFirstColumn="0" w:lastRowLastColumn="0"/>
              <w:rPr>
                <w:sz w:val="20"/>
                <w:szCs w:val="20"/>
              </w:rPr>
            </w:pPr>
            <w:r w:rsidRPr="00CC5CFD">
              <w:rPr>
                <w:sz w:val="20"/>
              </w:rPr>
              <w:t xml:space="preserve">Enumeration = </w:t>
            </w:r>
            <w:hyperlink w:anchor="_Error_Category_Codes" w:history="1">
              <w:r w:rsidR="00CC5CFD" w:rsidRPr="00CC5CFD">
                <w:rPr>
                  <w:rStyle w:val="Hyperlink"/>
                  <w:sz w:val="20"/>
                </w:rPr>
                <w:t>Error Categories</w:t>
              </w:r>
            </w:hyperlink>
          </w:p>
        </w:tc>
      </w:tr>
      <w:tr w:rsidR="00A22871" w:rsidRPr="00D267CA" w14:paraId="0F1E9822"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9" w:type="dxa"/>
          </w:tcPr>
          <w:p w14:paraId="13CA555D" w14:textId="4C851C3F" w:rsidR="00A22871" w:rsidRPr="00EC25D5" w:rsidRDefault="004A3411" w:rsidP="002F254C">
            <w:pPr>
              <w:jc w:val="left"/>
              <w:rPr>
                <w:sz w:val="20"/>
                <w:szCs w:val="20"/>
              </w:rPr>
            </w:pPr>
            <w:r>
              <w:rPr>
                <w:sz w:val="20"/>
              </w:rPr>
              <w:t>e</w:t>
            </w:r>
            <w:r w:rsidR="00A22871" w:rsidRPr="00CC5CFD">
              <w:rPr>
                <w:sz w:val="20"/>
              </w:rPr>
              <w:t>rrorCode</w:t>
            </w:r>
          </w:p>
        </w:tc>
        <w:tc>
          <w:tcPr>
            <w:tcW w:w="1164" w:type="dxa"/>
          </w:tcPr>
          <w:p w14:paraId="54397F17" w14:textId="77777777" w:rsidR="00A22871" w:rsidRPr="00EC25D5" w:rsidRDefault="00A22871" w:rsidP="002F254C">
            <w:pPr>
              <w:jc w:val="left"/>
              <w:cnfStyle w:val="000000100000" w:firstRow="0" w:lastRow="0" w:firstColumn="0" w:lastColumn="0" w:oddVBand="0" w:evenVBand="0" w:oddHBand="1" w:evenHBand="0" w:firstRowFirstColumn="0" w:firstRowLastColumn="0" w:lastRowFirstColumn="0" w:lastRowLastColumn="0"/>
              <w:rPr>
                <w:sz w:val="20"/>
                <w:szCs w:val="20"/>
              </w:rPr>
            </w:pPr>
            <w:r w:rsidRPr="00CC5CFD">
              <w:rPr>
                <w:sz w:val="20"/>
              </w:rPr>
              <w:t>String</w:t>
            </w:r>
          </w:p>
        </w:tc>
        <w:tc>
          <w:tcPr>
            <w:tcW w:w="2474" w:type="dxa"/>
          </w:tcPr>
          <w:p w14:paraId="3CCD78F0" w14:textId="77777777" w:rsidR="00A22871" w:rsidRPr="00EC25D5" w:rsidRDefault="00A22871" w:rsidP="002F254C">
            <w:pPr>
              <w:jc w:val="left"/>
              <w:cnfStyle w:val="000000100000" w:firstRow="0" w:lastRow="0" w:firstColumn="0" w:lastColumn="0" w:oddVBand="0" w:evenVBand="0" w:oddHBand="1" w:evenHBand="0" w:firstRowFirstColumn="0" w:firstRowLastColumn="0" w:lastRowFirstColumn="0" w:lastRowLastColumn="0"/>
              <w:rPr>
                <w:rFonts w:cs="Arial"/>
                <w:sz w:val="20"/>
                <w:szCs w:val="20"/>
              </w:rPr>
            </w:pPr>
            <w:r w:rsidRPr="00CC5CFD">
              <w:rPr>
                <w:rFonts w:cs="Arial"/>
                <w:sz w:val="20"/>
              </w:rPr>
              <w:t>The harmonised error code identifying the reason for error.</w:t>
            </w:r>
          </w:p>
        </w:tc>
        <w:tc>
          <w:tcPr>
            <w:tcW w:w="677" w:type="dxa"/>
          </w:tcPr>
          <w:p w14:paraId="31A55206" w14:textId="77777777" w:rsidR="00A22871" w:rsidRPr="00EC25D5" w:rsidRDefault="00A22871" w:rsidP="002F254C">
            <w:pPr>
              <w:jc w:val="left"/>
              <w:cnfStyle w:val="000000100000" w:firstRow="0" w:lastRow="0" w:firstColumn="0" w:lastColumn="0" w:oddVBand="0" w:evenVBand="0" w:oddHBand="1" w:evenHBand="0" w:firstRowFirstColumn="0" w:firstRowLastColumn="0" w:lastRowFirstColumn="0" w:lastRowLastColumn="0"/>
              <w:rPr>
                <w:sz w:val="20"/>
                <w:szCs w:val="20"/>
              </w:rPr>
            </w:pPr>
            <w:r w:rsidRPr="002F254C">
              <w:rPr>
                <w:rFonts w:ascii="Wingdings" w:hAnsi="Wingdings" w:cs="Wingdings"/>
                <w:sz w:val="20"/>
                <w:szCs w:val="20"/>
              </w:rPr>
              <w:t></w:t>
            </w:r>
            <w:r w:rsidRPr="00CC5CFD">
              <w:rPr>
                <w:sz w:val="20"/>
              </w:rPr>
              <w:t>M</w:t>
            </w:r>
          </w:p>
          <w:p w14:paraId="2E488AEB" w14:textId="77777777" w:rsidR="00A22871" w:rsidRPr="002F254C" w:rsidRDefault="00A22871" w:rsidP="002F254C">
            <w:pPr>
              <w:jc w:val="left"/>
              <w:cnfStyle w:val="000000100000" w:firstRow="0" w:lastRow="0" w:firstColumn="0" w:lastColumn="0" w:oddVBand="0" w:evenVBand="0" w:oddHBand="1" w:evenHBand="0" w:firstRowFirstColumn="0" w:firstRowLastColumn="0" w:lastRowFirstColumn="0" w:lastRowLastColumn="0"/>
              <w:rPr>
                <w:rFonts w:ascii="Wingdings" w:hAnsi="Wingdings" w:cs="Wingdings"/>
                <w:sz w:val="20"/>
                <w:szCs w:val="20"/>
              </w:rPr>
            </w:pPr>
            <w:r w:rsidRPr="002F254C">
              <w:rPr>
                <w:rFonts w:ascii="Wingdings" w:hAnsi="Wingdings" w:cs="Wingdings"/>
                <w:sz w:val="20"/>
                <w:szCs w:val="20"/>
              </w:rPr>
              <w:t></w:t>
            </w:r>
            <w:r w:rsidRPr="002F254C">
              <w:rPr>
                <w:rFonts w:cs="Wingdings"/>
                <w:sz w:val="20"/>
                <w:szCs w:val="20"/>
              </w:rPr>
              <w:t>M</w:t>
            </w:r>
            <w:r w:rsidRPr="00CC5CFD" w:rsidDel="00536948">
              <w:rPr>
                <w:sz w:val="20"/>
              </w:rPr>
              <w:t xml:space="preserve"> </w:t>
            </w:r>
          </w:p>
        </w:tc>
        <w:tc>
          <w:tcPr>
            <w:tcW w:w="1062" w:type="dxa"/>
          </w:tcPr>
          <w:p w14:paraId="300631F0" w14:textId="77777777" w:rsidR="00A22871" w:rsidRPr="002F254C" w:rsidRDefault="00A22871" w:rsidP="002F254C">
            <w:pPr>
              <w:jc w:val="left"/>
              <w:cnfStyle w:val="000000100000" w:firstRow="0" w:lastRow="0" w:firstColumn="0" w:lastColumn="0" w:oddVBand="0" w:evenVBand="0" w:oddHBand="1" w:evenHBand="0" w:firstRowFirstColumn="0" w:firstRowLastColumn="0" w:lastRowFirstColumn="0" w:lastRowLastColumn="0"/>
              <w:rPr>
                <w:sz w:val="20"/>
                <w:szCs w:val="20"/>
              </w:rPr>
            </w:pPr>
          </w:p>
        </w:tc>
        <w:tc>
          <w:tcPr>
            <w:tcW w:w="1603" w:type="dxa"/>
          </w:tcPr>
          <w:p w14:paraId="78B6927C" w14:textId="17BD4368" w:rsidR="00A22871" w:rsidRPr="00EC25D5" w:rsidRDefault="00A22871" w:rsidP="002F254C">
            <w:pPr>
              <w:jc w:val="left"/>
              <w:cnfStyle w:val="000000100000" w:firstRow="0" w:lastRow="0" w:firstColumn="0" w:lastColumn="0" w:oddVBand="0" w:evenVBand="0" w:oddHBand="1" w:evenHBand="0" w:firstRowFirstColumn="0" w:firstRowLastColumn="0" w:lastRowFirstColumn="0" w:lastRowLastColumn="0"/>
              <w:rPr>
                <w:sz w:val="20"/>
                <w:szCs w:val="20"/>
              </w:rPr>
            </w:pPr>
            <w:r w:rsidRPr="00CC5CFD">
              <w:rPr>
                <w:sz w:val="20"/>
              </w:rPr>
              <w:t>Enumeration =</w:t>
            </w:r>
            <w:r w:rsidRPr="002F254C">
              <w:rPr>
                <w:sz w:val="20"/>
              </w:rPr>
              <w:t xml:space="preserve"> </w:t>
            </w:r>
            <w:hyperlink w:anchor="_Error_Reason_Codes" w:history="1">
              <w:r w:rsidR="00CC5CFD" w:rsidRPr="00CC5CFD">
                <w:rPr>
                  <w:rStyle w:val="Hyperlink"/>
                  <w:sz w:val="20"/>
                </w:rPr>
                <w:t>Error Reasons</w:t>
              </w:r>
            </w:hyperlink>
          </w:p>
        </w:tc>
      </w:tr>
      <w:tr w:rsidR="00A22871" w:rsidRPr="00D267CA" w14:paraId="60155C1E" w14:textId="77777777" w:rsidTr="002F254C">
        <w:tc>
          <w:tcPr>
            <w:cnfStyle w:val="001000000000" w:firstRow="0" w:lastRow="0" w:firstColumn="1" w:lastColumn="0" w:oddVBand="0" w:evenVBand="0" w:oddHBand="0" w:evenHBand="0" w:firstRowFirstColumn="0" w:firstRowLastColumn="0" w:lastRowFirstColumn="0" w:lastRowLastColumn="0"/>
            <w:tcW w:w="2049" w:type="dxa"/>
          </w:tcPr>
          <w:p w14:paraId="23BF1836" w14:textId="29998C02" w:rsidR="00A22871" w:rsidRPr="00EC25D5" w:rsidRDefault="004A3411" w:rsidP="002F254C">
            <w:pPr>
              <w:jc w:val="left"/>
              <w:rPr>
                <w:b w:val="0"/>
                <w:sz w:val="20"/>
                <w:szCs w:val="20"/>
              </w:rPr>
            </w:pPr>
            <w:r>
              <w:rPr>
                <w:sz w:val="20"/>
              </w:rPr>
              <w:t>e</w:t>
            </w:r>
            <w:r w:rsidR="00A22871" w:rsidRPr="00CC5CFD">
              <w:rPr>
                <w:sz w:val="20"/>
              </w:rPr>
              <w:t>rrorDescription</w:t>
            </w:r>
          </w:p>
        </w:tc>
        <w:tc>
          <w:tcPr>
            <w:tcW w:w="1164" w:type="dxa"/>
          </w:tcPr>
          <w:p w14:paraId="75108A82" w14:textId="77777777" w:rsidR="00A22871" w:rsidRPr="00EC25D5" w:rsidRDefault="00A22871" w:rsidP="002F254C">
            <w:pPr>
              <w:jc w:val="left"/>
              <w:cnfStyle w:val="000000000000" w:firstRow="0" w:lastRow="0" w:firstColumn="0" w:lastColumn="0" w:oddVBand="0" w:evenVBand="0" w:oddHBand="0" w:evenHBand="0" w:firstRowFirstColumn="0" w:firstRowLastColumn="0" w:lastRowFirstColumn="0" w:lastRowLastColumn="0"/>
              <w:rPr>
                <w:sz w:val="20"/>
                <w:szCs w:val="20"/>
              </w:rPr>
            </w:pPr>
            <w:r w:rsidRPr="00CC5CFD">
              <w:rPr>
                <w:sz w:val="20"/>
              </w:rPr>
              <w:t>String</w:t>
            </w:r>
          </w:p>
        </w:tc>
        <w:tc>
          <w:tcPr>
            <w:tcW w:w="2474" w:type="dxa"/>
          </w:tcPr>
          <w:p w14:paraId="169E9497" w14:textId="77777777" w:rsidR="00A22871" w:rsidRPr="00EC25D5" w:rsidRDefault="00A22871" w:rsidP="002F254C">
            <w:pPr>
              <w:jc w:val="left"/>
              <w:cnfStyle w:val="000000000000" w:firstRow="0" w:lastRow="0" w:firstColumn="0" w:lastColumn="0" w:oddVBand="0" w:evenVBand="0" w:oddHBand="0" w:evenHBand="0" w:firstRowFirstColumn="0" w:firstRowLastColumn="0" w:lastRowFirstColumn="0" w:lastRowLastColumn="0"/>
              <w:rPr>
                <w:rFonts w:cs="Arial"/>
                <w:sz w:val="20"/>
                <w:szCs w:val="20"/>
              </w:rPr>
            </w:pPr>
            <w:r w:rsidRPr="00CC5CFD">
              <w:rPr>
                <w:rFonts w:cs="Arial"/>
                <w:sz w:val="20"/>
              </w:rPr>
              <w:t>A textual Description of the error.</w:t>
            </w:r>
          </w:p>
        </w:tc>
        <w:tc>
          <w:tcPr>
            <w:tcW w:w="677" w:type="dxa"/>
          </w:tcPr>
          <w:p w14:paraId="5CB725F7" w14:textId="77777777" w:rsidR="00A22871" w:rsidRPr="00EC25D5" w:rsidRDefault="00A22871" w:rsidP="002F254C">
            <w:pPr>
              <w:jc w:val="left"/>
              <w:cnfStyle w:val="000000000000" w:firstRow="0" w:lastRow="0" w:firstColumn="0" w:lastColumn="0" w:oddVBand="0" w:evenVBand="0" w:oddHBand="0" w:evenHBand="0" w:firstRowFirstColumn="0" w:firstRowLastColumn="0" w:lastRowFirstColumn="0" w:lastRowLastColumn="0"/>
              <w:rPr>
                <w:sz w:val="20"/>
                <w:szCs w:val="20"/>
              </w:rPr>
            </w:pPr>
            <w:r w:rsidRPr="002F254C">
              <w:rPr>
                <w:rFonts w:ascii="Wingdings" w:hAnsi="Wingdings" w:cs="Wingdings"/>
                <w:sz w:val="20"/>
                <w:szCs w:val="20"/>
              </w:rPr>
              <w:t></w:t>
            </w:r>
            <w:r w:rsidRPr="00CC5CFD">
              <w:rPr>
                <w:sz w:val="20"/>
              </w:rPr>
              <w:t>O</w:t>
            </w:r>
          </w:p>
          <w:p w14:paraId="79386F03" w14:textId="77777777" w:rsidR="00A22871" w:rsidRPr="002F254C" w:rsidRDefault="00A22871" w:rsidP="002F254C">
            <w:pPr>
              <w:jc w:val="left"/>
              <w:cnfStyle w:val="000000000000" w:firstRow="0" w:lastRow="0" w:firstColumn="0" w:lastColumn="0" w:oddVBand="0" w:evenVBand="0" w:oddHBand="0" w:evenHBand="0" w:firstRowFirstColumn="0" w:firstRowLastColumn="0" w:lastRowFirstColumn="0" w:lastRowLastColumn="0"/>
              <w:rPr>
                <w:rFonts w:ascii="Wingdings" w:hAnsi="Wingdings" w:cs="Wingdings"/>
                <w:sz w:val="20"/>
                <w:szCs w:val="20"/>
              </w:rPr>
            </w:pPr>
            <w:r w:rsidRPr="002F254C">
              <w:rPr>
                <w:rFonts w:ascii="Wingdings" w:hAnsi="Wingdings" w:cs="Wingdings"/>
                <w:sz w:val="20"/>
                <w:szCs w:val="20"/>
              </w:rPr>
              <w:t></w:t>
            </w:r>
            <w:r w:rsidRPr="002F254C">
              <w:rPr>
                <w:rFonts w:cs="Wingdings"/>
                <w:sz w:val="20"/>
                <w:szCs w:val="20"/>
              </w:rPr>
              <w:t>O</w:t>
            </w:r>
          </w:p>
        </w:tc>
        <w:tc>
          <w:tcPr>
            <w:tcW w:w="1062" w:type="dxa"/>
          </w:tcPr>
          <w:p w14:paraId="0507B0B7" w14:textId="77777777" w:rsidR="00A22871" w:rsidRPr="00EC25D5" w:rsidRDefault="00A22871" w:rsidP="002F254C">
            <w:pPr>
              <w:jc w:val="left"/>
              <w:cnfStyle w:val="000000000000" w:firstRow="0" w:lastRow="0" w:firstColumn="0" w:lastColumn="0" w:oddVBand="0" w:evenVBand="0" w:oddHBand="0" w:evenHBand="0" w:firstRowFirstColumn="0" w:firstRowLastColumn="0" w:lastRowFirstColumn="0" w:lastRowLastColumn="0"/>
              <w:rPr>
                <w:sz w:val="20"/>
                <w:szCs w:val="20"/>
              </w:rPr>
            </w:pPr>
          </w:p>
        </w:tc>
        <w:tc>
          <w:tcPr>
            <w:tcW w:w="1603" w:type="dxa"/>
          </w:tcPr>
          <w:p w14:paraId="1313223E" w14:textId="77777777" w:rsidR="00A22871" w:rsidRPr="002F254C" w:rsidRDefault="00A22871" w:rsidP="002F254C">
            <w:pPr>
              <w:jc w:val="left"/>
              <w:cnfStyle w:val="000000000000" w:firstRow="0" w:lastRow="0" w:firstColumn="0" w:lastColumn="0" w:oddVBand="0" w:evenVBand="0" w:oddHBand="0" w:evenHBand="0" w:firstRowFirstColumn="0" w:firstRowLastColumn="0" w:lastRowFirstColumn="0" w:lastRowLastColumn="0"/>
              <w:rPr>
                <w:sz w:val="20"/>
                <w:szCs w:val="20"/>
              </w:rPr>
            </w:pPr>
          </w:p>
        </w:tc>
      </w:tr>
      <w:tr w:rsidR="00A22871" w:rsidRPr="00D267CA" w14:paraId="31AC7B4E" w14:textId="77777777" w:rsidTr="002F2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9" w:type="dxa"/>
          </w:tcPr>
          <w:p w14:paraId="2E7BE28F" w14:textId="029CEA85" w:rsidR="00A22871" w:rsidRPr="00EC25D5" w:rsidRDefault="004A3411" w:rsidP="002F254C">
            <w:pPr>
              <w:jc w:val="left"/>
              <w:rPr>
                <w:b w:val="0"/>
                <w:sz w:val="20"/>
                <w:szCs w:val="20"/>
              </w:rPr>
            </w:pPr>
            <w:r>
              <w:rPr>
                <w:sz w:val="20"/>
              </w:rPr>
              <w:t>e</w:t>
            </w:r>
            <w:r w:rsidR="00A22871" w:rsidRPr="00CC5CFD">
              <w:rPr>
                <w:sz w:val="20"/>
              </w:rPr>
              <w:t>rrorDateTime</w:t>
            </w:r>
          </w:p>
        </w:tc>
        <w:tc>
          <w:tcPr>
            <w:tcW w:w="1164" w:type="dxa"/>
          </w:tcPr>
          <w:p w14:paraId="61AF64DC" w14:textId="77777777" w:rsidR="00A22871" w:rsidRPr="00EC25D5" w:rsidRDefault="00A22871" w:rsidP="002F254C">
            <w:pPr>
              <w:jc w:val="left"/>
              <w:cnfStyle w:val="000000100000" w:firstRow="0" w:lastRow="0" w:firstColumn="0" w:lastColumn="0" w:oddVBand="0" w:evenVBand="0" w:oddHBand="1" w:evenHBand="0" w:firstRowFirstColumn="0" w:firstRowLastColumn="0" w:lastRowFirstColumn="0" w:lastRowLastColumn="0"/>
              <w:rPr>
                <w:sz w:val="20"/>
                <w:szCs w:val="20"/>
              </w:rPr>
            </w:pPr>
            <w:r w:rsidRPr="00CC5CFD">
              <w:rPr>
                <w:sz w:val="20"/>
              </w:rPr>
              <w:t>DateTime</w:t>
            </w:r>
          </w:p>
        </w:tc>
        <w:tc>
          <w:tcPr>
            <w:tcW w:w="2474" w:type="dxa"/>
          </w:tcPr>
          <w:p w14:paraId="20BD2EC1" w14:textId="77777777" w:rsidR="00A22871" w:rsidRPr="00EC25D5" w:rsidRDefault="00A22871" w:rsidP="002F254C">
            <w:pPr>
              <w:jc w:val="left"/>
              <w:cnfStyle w:val="000000100000" w:firstRow="0" w:lastRow="0" w:firstColumn="0" w:lastColumn="0" w:oddVBand="0" w:evenVBand="0" w:oddHBand="1" w:evenHBand="0" w:firstRowFirstColumn="0" w:firstRowLastColumn="0" w:lastRowFirstColumn="0" w:lastRowLastColumn="0"/>
              <w:rPr>
                <w:sz w:val="20"/>
                <w:szCs w:val="20"/>
              </w:rPr>
            </w:pPr>
            <w:r w:rsidRPr="00CC5CFD">
              <w:rPr>
                <w:rFonts w:cs="Arial"/>
                <w:sz w:val="20"/>
              </w:rPr>
              <w:t>The timestamp indicating when the error occurred.</w:t>
            </w:r>
          </w:p>
        </w:tc>
        <w:tc>
          <w:tcPr>
            <w:tcW w:w="677" w:type="dxa"/>
          </w:tcPr>
          <w:p w14:paraId="14B76BFF" w14:textId="77777777" w:rsidR="00A22871" w:rsidRPr="00EC25D5" w:rsidRDefault="00A22871" w:rsidP="002F254C">
            <w:pPr>
              <w:jc w:val="left"/>
              <w:cnfStyle w:val="000000100000" w:firstRow="0" w:lastRow="0" w:firstColumn="0" w:lastColumn="0" w:oddVBand="0" w:evenVBand="0" w:oddHBand="1" w:evenHBand="0" w:firstRowFirstColumn="0" w:firstRowLastColumn="0" w:lastRowFirstColumn="0" w:lastRowLastColumn="0"/>
              <w:rPr>
                <w:sz w:val="20"/>
                <w:szCs w:val="20"/>
              </w:rPr>
            </w:pPr>
            <w:r w:rsidRPr="002F254C">
              <w:rPr>
                <w:rFonts w:ascii="Wingdings" w:hAnsi="Wingdings" w:cs="Wingdings"/>
                <w:sz w:val="20"/>
                <w:szCs w:val="20"/>
              </w:rPr>
              <w:t></w:t>
            </w:r>
            <w:r w:rsidRPr="00CC5CFD">
              <w:rPr>
                <w:sz w:val="20"/>
              </w:rPr>
              <w:t>O</w:t>
            </w:r>
          </w:p>
          <w:p w14:paraId="5BB6CCDC" w14:textId="77777777" w:rsidR="00A22871" w:rsidRPr="00EC25D5" w:rsidRDefault="00A22871" w:rsidP="002F254C">
            <w:pPr>
              <w:jc w:val="left"/>
              <w:cnfStyle w:val="000000100000" w:firstRow="0" w:lastRow="0" w:firstColumn="0" w:lastColumn="0" w:oddVBand="0" w:evenVBand="0" w:oddHBand="1" w:evenHBand="0" w:firstRowFirstColumn="0" w:firstRowLastColumn="0" w:lastRowFirstColumn="0" w:lastRowLastColumn="0"/>
              <w:rPr>
                <w:sz w:val="20"/>
                <w:szCs w:val="20"/>
              </w:rPr>
            </w:pPr>
            <w:r w:rsidRPr="002F254C">
              <w:rPr>
                <w:rFonts w:ascii="Wingdings" w:hAnsi="Wingdings" w:cs="Wingdings"/>
                <w:sz w:val="20"/>
                <w:szCs w:val="20"/>
              </w:rPr>
              <w:t></w:t>
            </w:r>
            <w:r w:rsidRPr="002F254C">
              <w:rPr>
                <w:rFonts w:cs="Wingdings"/>
                <w:sz w:val="20"/>
                <w:szCs w:val="20"/>
              </w:rPr>
              <w:t>O</w:t>
            </w:r>
            <w:r w:rsidRPr="00CC5CFD" w:rsidDel="00536948">
              <w:rPr>
                <w:sz w:val="20"/>
              </w:rPr>
              <w:t xml:space="preserve"> </w:t>
            </w:r>
          </w:p>
        </w:tc>
        <w:tc>
          <w:tcPr>
            <w:tcW w:w="1062" w:type="dxa"/>
          </w:tcPr>
          <w:p w14:paraId="0EDDE8BE" w14:textId="77777777" w:rsidR="00A22871" w:rsidRPr="002F254C" w:rsidRDefault="00A22871" w:rsidP="002F254C">
            <w:pPr>
              <w:jc w:val="left"/>
              <w:cnfStyle w:val="000000100000" w:firstRow="0" w:lastRow="0" w:firstColumn="0" w:lastColumn="0" w:oddVBand="0" w:evenVBand="0" w:oddHBand="1" w:evenHBand="0" w:firstRowFirstColumn="0" w:firstRowLastColumn="0" w:lastRowFirstColumn="0" w:lastRowLastColumn="0"/>
              <w:rPr>
                <w:sz w:val="20"/>
                <w:szCs w:val="20"/>
              </w:rPr>
            </w:pPr>
          </w:p>
        </w:tc>
        <w:tc>
          <w:tcPr>
            <w:tcW w:w="1603" w:type="dxa"/>
          </w:tcPr>
          <w:p w14:paraId="72368C2C" w14:textId="77777777" w:rsidR="00A22871" w:rsidRPr="002F254C" w:rsidRDefault="00A22871" w:rsidP="002F254C">
            <w:pPr>
              <w:jc w:val="left"/>
              <w:cnfStyle w:val="000000100000" w:firstRow="0" w:lastRow="0" w:firstColumn="0" w:lastColumn="0" w:oddVBand="0" w:evenVBand="0" w:oddHBand="1" w:evenHBand="0" w:firstRowFirstColumn="0" w:firstRowLastColumn="0" w:lastRowFirstColumn="0" w:lastRowLastColumn="0"/>
              <w:rPr>
                <w:sz w:val="20"/>
                <w:szCs w:val="20"/>
              </w:rPr>
            </w:pPr>
          </w:p>
        </w:tc>
      </w:tr>
      <w:tr w:rsidR="00A22871" w:rsidRPr="00D267CA" w14:paraId="02D0F755" w14:textId="77777777" w:rsidTr="002F254C">
        <w:tc>
          <w:tcPr>
            <w:cnfStyle w:val="001000000000" w:firstRow="0" w:lastRow="0" w:firstColumn="1" w:lastColumn="0" w:oddVBand="0" w:evenVBand="0" w:oddHBand="0" w:evenHBand="0" w:firstRowFirstColumn="0" w:firstRowLastColumn="0" w:lastRowFirstColumn="0" w:lastRowLastColumn="0"/>
            <w:tcW w:w="2049" w:type="dxa"/>
          </w:tcPr>
          <w:p w14:paraId="41033AF9" w14:textId="58DD8FDC" w:rsidR="00A22871" w:rsidRPr="00EC25D5" w:rsidRDefault="004A3411" w:rsidP="002F254C">
            <w:pPr>
              <w:jc w:val="left"/>
              <w:rPr>
                <w:b w:val="0"/>
                <w:sz w:val="20"/>
                <w:szCs w:val="20"/>
              </w:rPr>
            </w:pPr>
            <w:r>
              <w:rPr>
                <w:sz w:val="20"/>
              </w:rPr>
              <w:t>e</w:t>
            </w:r>
            <w:r w:rsidR="00A22871" w:rsidRPr="00CC5CFD">
              <w:rPr>
                <w:sz w:val="20"/>
              </w:rPr>
              <w:t>rrorParameters</w:t>
            </w:r>
          </w:p>
        </w:tc>
        <w:tc>
          <w:tcPr>
            <w:tcW w:w="1164" w:type="dxa"/>
          </w:tcPr>
          <w:p w14:paraId="33FA41EB" w14:textId="77777777" w:rsidR="00A22871" w:rsidRPr="00EC25D5" w:rsidRDefault="00A22871" w:rsidP="002F254C">
            <w:pPr>
              <w:jc w:val="left"/>
              <w:cnfStyle w:val="000000000000" w:firstRow="0" w:lastRow="0" w:firstColumn="0" w:lastColumn="0" w:oddVBand="0" w:evenVBand="0" w:oddHBand="0" w:evenHBand="0" w:firstRowFirstColumn="0" w:firstRowLastColumn="0" w:lastRowFirstColumn="0" w:lastRowLastColumn="0"/>
              <w:rPr>
                <w:sz w:val="20"/>
                <w:szCs w:val="20"/>
              </w:rPr>
            </w:pPr>
            <w:r w:rsidRPr="00CC5CFD">
              <w:rPr>
                <w:sz w:val="20"/>
              </w:rPr>
              <w:t>Reference</w:t>
            </w:r>
          </w:p>
        </w:tc>
        <w:tc>
          <w:tcPr>
            <w:tcW w:w="2474" w:type="dxa"/>
          </w:tcPr>
          <w:p w14:paraId="22BF9795" w14:textId="77777777" w:rsidR="00A22871" w:rsidRPr="00EC25D5" w:rsidRDefault="00A22871" w:rsidP="002F254C">
            <w:pPr>
              <w:jc w:val="left"/>
              <w:cnfStyle w:val="000000000000" w:firstRow="0" w:lastRow="0" w:firstColumn="0" w:lastColumn="0" w:oddVBand="0" w:evenVBand="0" w:oddHBand="0" w:evenHBand="0" w:firstRowFirstColumn="0" w:firstRowLastColumn="0" w:lastRowFirstColumn="0" w:lastRowLastColumn="0"/>
              <w:rPr>
                <w:rFonts w:cs="Arial"/>
                <w:sz w:val="20"/>
                <w:szCs w:val="20"/>
              </w:rPr>
            </w:pPr>
            <w:r w:rsidRPr="00CC5CFD">
              <w:rPr>
                <w:rFonts w:cs="Arial"/>
                <w:sz w:val="20"/>
              </w:rPr>
              <w:t xml:space="preserve">Diagnostic information in the form of key/value pairs relating to the error. </w:t>
            </w:r>
          </w:p>
        </w:tc>
        <w:tc>
          <w:tcPr>
            <w:tcW w:w="677" w:type="dxa"/>
          </w:tcPr>
          <w:p w14:paraId="2B270659" w14:textId="77777777" w:rsidR="00A22871" w:rsidRPr="00EC25D5" w:rsidRDefault="00A22871" w:rsidP="002F254C">
            <w:pPr>
              <w:jc w:val="left"/>
              <w:cnfStyle w:val="000000000000" w:firstRow="0" w:lastRow="0" w:firstColumn="0" w:lastColumn="0" w:oddVBand="0" w:evenVBand="0" w:oddHBand="0" w:evenHBand="0" w:firstRowFirstColumn="0" w:firstRowLastColumn="0" w:lastRowFirstColumn="0" w:lastRowLastColumn="0"/>
              <w:rPr>
                <w:sz w:val="20"/>
                <w:szCs w:val="20"/>
              </w:rPr>
            </w:pPr>
            <w:r w:rsidRPr="002F254C">
              <w:rPr>
                <w:rFonts w:ascii="Wingdings" w:hAnsi="Wingdings" w:cs="Wingdings"/>
                <w:sz w:val="20"/>
                <w:szCs w:val="20"/>
              </w:rPr>
              <w:t></w:t>
            </w:r>
            <w:r w:rsidRPr="00CC5CFD">
              <w:rPr>
                <w:sz w:val="20"/>
              </w:rPr>
              <w:t>O</w:t>
            </w:r>
          </w:p>
          <w:p w14:paraId="132B484C" w14:textId="77777777" w:rsidR="00A22871" w:rsidRPr="002F254C" w:rsidRDefault="00A22871" w:rsidP="002F254C">
            <w:pPr>
              <w:jc w:val="left"/>
              <w:cnfStyle w:val="000000000000" w:firstRow="0" w:lastRow="0" w:firstColumn="0" w:lastColumn="0" w:oddVBand="0" w:evenVBand="0" w:oddHBand="0" w:evenHBand="0" w:firstRowFirstColumn="0" w:firstRowLastColumn="0" w:lastRowFirstColumn="0" w:lastRowLastColumn="0"/>
              <w:rPr>
                <w:rFonts w:ascii="Wingdings" w:hAnsi="Wingdings" w:cs="Wingdings"/>
                <w:sz w:val="20"/>
                <w:szCs w:val="20"/>
              </w:rPr>
            </w:pPr>
            <w:r w:rsidRPr="002F254C">
              <w:rPr>
                <w:rFonts w:ascii="Wingdings" w:hAnsi="Wingdings" w:cs="Wingdings"/>
                <w:sz w:val="20"/>
                <w:szCs w:val="20"/>
              </w:rPr>
              <w:t></w:t>
            </w:r>
            <w:r w:rsidRPr="002F254C">
              <w:rPr>
                <w:rFonts w:cs="Wingdings"/>
                <w:sz w:val="20"/>
                <w:szCs w:val="20"/>
              </w:rPr>
              <w:t>O</w:t>
            </w:r>
            <w:r w:rsidRPr="00CC5CFD" w:rsidDel="00536948">
              <w:rPr>
                <w:sz w:val="20"/>
              </w:rPr>
              <w:t xml:space="preserve"> </w:t>
            </w:r>
          </w:p>
        </w:tc>
        <w:tc>
          <w:tcPr>
            <w:tcW w:w="1062" w:type="dxa"/>
          </w:tcPr>
          <w:p w14:paraId="7E81356A" w14:textId="52CF9A43" w:rsidR="00A22871" w:rsidRPr="00EC25D5" w:rsidRDefault="00901346" w:rsidP="002F254C">
            <w:pPr>
              <w:jc w:val="left"/>
              <w:cnfStyle w:val="000000000000" w:firstRow="0" w:lastRow="0" w:firstColumn="0" w:lastColumn="0" w:oddVBand="0" w:evenVBand="0" w:oddHBand="0" w:evenHBand="0" w:firstRowFirstColumn="0" w:firstRowLastColumn="0" w:lastRowFirstColumn="0" w:lastRowLastColumn="0"/>
              <w:rPr>
                <w:sz w:val="20"/>
                <w:szCs w:val="20"/>
              </w:rPr>
            </w:pPr>
            <w:hyperlink w:anchor="_Metadata_Object" w:history="1">
              <w:r w:rsidR="00CC5CFD" w:rsidRPr="00CC5CFD">
                <w:rPr>
                  <w:rStyle w:val="Hyperlink"/>
                  <w:sz w:val="20"/>
                </w:rPr>
                <w:t>Metadata</w:t>
              </w:r>
            </w:hyperlink>
          </w:p>
        </w:tc>
        <w:tc>
          <w:tcPr>
            <w:tcW w:w="1603" w:type="dxa"/>
          </w:tcPr>
          <w:p w14:paraId="3DEB3159" w14:textId="77777777" w:rsidR="00A22871" w:rsidRPr="002F254C" w:rsidRDefault="00A22871" w:rsidP="002F254C">
            <w:pPr>
              <w:jc w:val="left"/>
              <w:cnfStyle w:val="000000000000" w:firstRow="0" w:lastRow="0" w:firstColumn="0" w:lastColumn="0" w:oddVBand="0" w:evenVBand="0" w:oddHBand="0" w:evenHBand="0" w:firstRowFirstColumn="0" w:firstRowLastColumn="0" w:lastRowFirstColumn="0" w:lastRowLastColumn="0"/>
              <w:rPr>
                <w:sz w:val="20"/>
                <w:szCs w:val="20"/>
              </w:rPr>
            </w:pPr>
          </w:p>
        </w:tc>
      </w:tr>
    </w:tbl>
    <w:p w14:paraId="25AD1CBF" w14:textId="77777777" w:rsidR="00A22871" w:rsidRPr="00CF2DB2" w:rsidRDefault="00A22871" w:rsidP="00A22871"/>
    <w:p w14:paraId="7D348CF3" w14:textId="77777777" w:rsidR="00A22871" w:rsidRDefault="00A22871" w:rsidP="002F254C">
      <w:pPr>
        <w:pStyle w:val="Heading2"/>
      </w:pPr>
      <w:bookmarkStart w:id="3173" w:name="_Toc513209494"/>
      <w:r>
        <w:t>API Heartbeat</w:t>
      </w:r>
      <w:bookmarkEnd w:id="3173"/>
    </w:p>
    <w:p w14:paraId="641034A5" w14:textId="77777777" w:rsidR="00A22871" w:rsidRPr="0089504F" w:rsidRDefault="00A22871" w:rsidP="002F254C">
      <w:pPr>
        <w:pStyle w:val="NormalParagraph"/>
      </w:pPr>
      <w:r>
        <w:t xml:space="preserve">The Heartbeat API is used for monitoring purposes and establishes whether an API provider’s system is in a state that enables a client to submit a request for processing within established SLAs. There </w:t>
      </w:r>
      <w:r w:rsidRPr="00766C25">
        <w:t>are three states that can</w:t>
      </w:r>
      <w:r w:rsidRPr="0089504F">
        <w:t xml:space="preserve"> be returned by the API provider in response to a heartbeat request:</w:t>
      </w:r>
    </w:p>
    <w:p w14:paraId="5CC08D35" w14:textId="77777777" w:rsidR="00A22871" w:rsidRPr="002F254C" w:rsidRDefault="00A22871" w:rsidP="002F254C">
      <w:pPr>
        <w:pStyle w:val="ListBullet1"/>
      </w:pPr>
      <w:r w:rsidRPr="002F254C">
        <w:t>Available</w:t>
      </w:r>
      <w:r w:rsidRPr="001A1CAD">
        <w:t>. The system is available and can receive and complete requests within SLAs.</w:t>
      </w:r>
    </w:p>
    <w:p w14:paraId="61F62057" w14:textId="77777777" w:rsidR="00A22871" w:rsidRPr="002F254C" w:rsidRDefault="00A22871" w:rsidP="002F254C">
      <w:pPr>
        <w:pStyle w:val="ListBullet1"/>
      </w:pPr>
      <w:r w:rsidRPr="002F254C">
        <w:t>Degraded</w:t>
      </w:r>
      <w:r w:rsidRPr="001A1CAD">
        <w:t>. The system can receive and complete requests but not within SLAs, i.e. delay in transaction processing is anticipated. When known, the expected processing delay time can be returned by the provider.</w:t>
      </w:r>
    </w:p>
    <w:p w14:paraId="3A438DA3" w14:textId="77777777" w:rsidR="00A22871" w:rsidRPr="002F254C" w:rsidRDefault="00A22871" w:rsidP="002F254C">
      <w:pPr>
        <w:pStyle w:val="ListBullet1"/>
      </w:pPr>
      <w:r w:rsidRPr="002F254C">
        <w:t>Unavailable</w:t>
      </w:r>
      <w:r w:rsidRPr="001A1CAD">
        <w:t>. The system cannot receive and process requests. Any submitted requests will fail whilst the system is in this state.</w:t>
      </w:r>
    </w:p>
    <w:p w14:paraId="4C9D6C7F" w14:textId="77777777" w:rsidR="00A22871" w:rsidRDefault="00A22871" w:rsidP="002F254C">
      <w:pPr>
        <w:pStyle w:val="NormalParagraph"/>
      </w:pPr>
      <w:r>
        <w:t>The Heartbeat can be requested using the following format:</w:t>
      </w:r>
    </w:p>
    <w:p w14:paraId="4E582C83" w14:textId="77777777" w:rsidR="00A22871" w:rsidRDefault="00A22871" w:rsidP="002F254C">
      <w:pPr>
        <w:pStyle w:val="ListBullet1"/>
      </w:pPr>
      <w:r>
        <w:rPr>
          <w:b/>
          <w:i/>
        </w:rPr>
        <w:t>/heartbeat</w:t>
      </w:r>
      <w:r>
        <w:t xml:space="preserve">. Issues heartbeat to determine availability of the transactions service, for example International Transfers. </w:t>
      </w:r>
    </w:p>
    <w:p w14:paraId="27B07868" w14:textId="77777777" w:rsidR="00A22871" w:rsidRDefault="00A22871" w:rsidP="002F254C">
      <w:pPr>
        <w:pStyle w:val="NormalParagraph"/>
      </w:pPr>
      <w:r>
        <w:t>Only synchronous API Heartbeat requests are supported.  Note that the HTTP Request does not contain a request body. The HTTP response contains the following properties.</w:t>
      </w:r>
    </w:p>
    <w:p w14:paraId="114FB51B" w14:textId="4D3AA326" w:rsidR="0071217E" w:rsidRDefault="0071217E" w:rsidP="002F254C">
      <w:pPr>
        <w:pStyle w:val="NormalParagraph"/>
      </w:pPr>
    </w:p>
    <w:p w14:paraId="32CBBDBC" w14:textId="77777777" w:rsidR="0071217E" w:rsidRPr="002C36BC" w:rsidRDefault="0071217E" w:rsidP="002F254C">
      <w:pPr>
        <w:pStyle w:val="NormalParagraph"/>
      </w:pPr>
    </w:p>
    <w:tbl>
      <w:tblPr>
        <w:tblStyle w:val="PlainTable21"/>
        <w:tblW w:w="9029" w:type="dxa"/>
        <w:tblBorders>
          <w:left w:val="single" w:sz="4" w:space="0" w:color="7F7F7F" w:themeColor="text1" w:themeTint="80"/>
          <w:right w:val="single" w:sz="4" w:space="0" w:color="7F7F7F" w:themeColor="text1" w:themeTint="80"/>
          <w:insideH w:val="single" w:sz="6" w:space="0" w:color="7F7F7F" w:themeColor="text1" w:themeTint="80"/>
          <w:insideV w:val="single" w:sz="6" w:space="0" w:color="7F7F7F" w:themeColor="text1" w:themeTint="80"/>
        </w:tblBorders>
        <w:tblLayout w:type="fixed"/>
        <w:tblLook w:val="04A0" w:firstRow="1" w:lastRow="0" w:firstColumn="1" w:lastColumn="0" w:noHBand="0" w:noVBand="1"/>
      </w:tblPr>
      <w:tblGrid>
        <w:gridCol w:w="1499"/>
        <w:gridCol w:w="1025"/>
        <w:gridCol w:w="2007"/>
        <w:gridCol w:w="711"/>
        <w:gridCol w:w="1038"/>
        <w:gridCol w:w="2749"/>
      </w:tblGrid>
      <w:tr w:rsidR="00A22871" w:rsidRPr="00D267CA" w14:paraId="2233E8D2" w14:textId="77777777" w:rsidTr="004A34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9" w:type="dxa"/>
            <w:gridSpan w:val="6"/>
            <w:shd w:val="clear" w:color="auto" w:fill="F2F2F2" w:themeFill="background1" w:themeFillShade="F2"/>
          </w:tcPr>
          <w:p w14:paraId="3807E6F4" w14:textId="77777777" w:rsidR="00A22871" w:rsidRPr="00D267CA" w:rsidRDefault="00A22871" w:rsidP="00A22871">
            <w:pPr>
              <w:jc w:val="center"/>
              <w:rPr>
                <w:sz w:val="20"/>
              </w:rPr>
            </w:pPr>
            <w:r>
              <w:rPr>
                <w:sz w:val="28"/>
              </w:rPr>
              <w:t>Heartbeat</w:t>
            </w:r>
            <w:r w:rsidRPr="005115BD">
              <w:rPr>
                <w:sz w:val="28"/>
              </w:rPr>
              <w:t xml:space="preserve"> </w:t>
            </w:r>
            <w:r>
              <w:rPr>
                <w:sz w:val="28"/>
              </w:rPr>
              <w:t xml:space="preserve">Response </w:t>
            </w:r>
            <w:r w:rsidRPr="005115BD">
              <w:rPr>
                <w:sz w:val="28"/>
              </w:rPr>
              <w:t>Properties</w:t>
            </w:r>
          </w:p>
        </w:tc>
      </w:tr>
      <w:tr w:rsidR="00A22871" w:rsidRPr="00195442" w14:paraId="37222B59" w14:textId="77777777" w:rsidTr="004A3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9" w:type="dxa"/>
          </w:tcPr>
          <w:p w14:paraId="3C779363" w14:textId="77777777" w:rsidR="00A22871" w:rsidRPr="00195442" w:rsidRDefault="00A22871" w:rsidP="00A22871">
            <w:pPr>
              <w:rPr>
                <w:sz w:val="20"/>
              </w:rPr>
            </w:pPr>
            <w:r w:rsidRPr="00195442">
              <w:rPr>
                <w:sz w:val="20"/>
              </w:rPr>
              <w:t>Name</w:t>
            </w:r>
          </w:p>
        </w:tc>
        <w:tc>
          <w:tcPr>
            <w:tcW w:w="1025" w:type="dxa"/>
          </w:tcPr>
          <w:p w14:paraId="525E014C"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Type</w:t>
            </w:r>
          </w:p>
        </w:tc>
        <w:tc>
          <w:tcPr>
            <w:tcW w:w="2007" w:type="dxa"/>
          </w:tcPr>
          <w:p w14:paraId="7B64B39F"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Pr>
                <w:b/>
                <w:sz w:val="20"/>
              </w:rPr>
              <w:t>Description</w:t>
            </w:r>
          </w:p>
        </w:tc>
        <w:tc>
          <w:tcPr>
            <w:tcW w:w="711" w:type="dxa"/>
          </w:tcPr>
          <w:p w14:paraId="614BD3FE"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p>
        </w:tc>
        <w:tc>
          <w:tcPr>
            <w:tcW w:w="1038" w:type="dxa"/>
          </w:tcPr>
          <w:p w14:paraId="3510B395"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Reference</w:t>
            </w:r>
          </w:p>
        </w:tc>
        <w:tc>
          <w:tcPr>
            <w:tcW w:w="2749" w:type="dxa"/>
          </w:tcPr>
          <w:p w14:paraId="5CC61BB7"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Validation</w:t>
            </w:r>
          </w:p>
        </w:tc>
      </w:tr>
      <w:tr w:rsidR="00A22871" w:rsidRPr="00D267CA" w14:paraId="1877C814" w14:textId="77777777" w:rsidTr="004A3411">
        <w:tc>
          <w:tcPr>
            <w:cnfStyle w:val="001000000000" w:firstRow="0" w:lastRow="0" w:firstColumn="1" w:lastColumn="0" w:oddVBand="0" w:evenVBand="0" w:oddHBand="0" w:evenHBand="0" w:firstRowFirstColumn="0" w:firstRowLastColumn="0" w:lastRowFirstColumn="0" w:lastRowLastColumn="0"/>
            <w:tcW w:w="1499" w:type="dxa"/>
          </w:tcPr>
          <w:p w14:paraId="34E5D671" w14:textId="4F3A2CF3" w:rsidR="00A22871" w:rsidRPr="00D267CA" w:rsidRDefault="004A3411" w:rsidP="00A22871">
            <w:pPr>
              <w:rPr>
                <w:b w:val="0"/>
                <w:sz w:val="20"/>
              </w:rPr>
            </w:pPr>
            <w:r>
              <w:rPr>
                <w:b w:val="0"/>
                <w:sz w:val="20"/>
              </w:rPr>
              <w:t>s</w:t>
            </w:r>
            <w:r w:rsidR="00A22871">
              <w:rPr>
                <w:b w:val="0"/>
                <w:sz w:val="20"/>
              </w:rPr>
              <w:t>erviceStatus</w:t>
            </w:r>
          </w:p>
        </w:tc>
        <w:tc>
          <w:tcPr>
            <w:tcW w:w="1025" w:type="dxa"/>
          </w:tcPr>
          <w:p w14:paraId="7060701C"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2007" w:type="dxa"/>
          </w:tcPr>
          <w:p w14:paraId="3EB9D1D1" w14:textId="77777777" w:rsidR="00A22871" w:rsidRPr="00EA225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rFonts w:cs="Arial"/>
                <w:sz w:val="20"/>
              </w:rPr>
              <w:t>Provides the status of the requested service.</w:t>
            </w:r>
          </w:p>
        </w:tc>
        <w:tc>
          <w:tcPr>
            <w:tcW w:w="711" w:type="dxa"/>
          </w:tcPr>
          <w:p w14:paraId="79B30B46" w14:textId="77777777" w:rsidR="00A22871"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Cs w:val="28"/>
              </w:rPr>
              <w:t></w:t>
            </w:r>
            <w:r>
              <w:rPr>
                <w:sz w:val="20"/>
              </w:rPr>
              <w:t>NA</w:t>
            </w:r>
          </w:p>
          <w:p w14:paraId="64C48027" w14:textId="77777777" w:rsidR="00A22871" w:rsidRPr="00D267CA"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 w:val="20"/>
                <w:szCs w:val="28"/>
              </w:rPr>
              <w:t></w:t>
            </w:r>
            <w:r>
              <w:rPr>
                <w:rFonts w:cs="Wingdings"/>
                <w:sz w:val="20"/>
                <w:szCs w:val="28"/>
              </w:rPr>
              <w:t>M</w:t>
            </w:r>
            <w:r w:rsidRPr="00D267CA" w:rsidDel="00536948">
              <w:rPr>
                <w:sz w:val="20"/>
              </w:rPr>
              <w:t xml:space="preserve"> </w:t>
            </w:r>
          </w:p>
        </w:tc>
        <w:tc>
          <w:tcPr>
            <w:tcW w:w="1038" w:type="dxa"/>
          </w:tcPr>
          <w:p w14:paraId="61753E98"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c>
          <w:tcPr>
            <w:tcW w:w="2749" w:type="dxa"/>
          </w:tcPr>
          <w:p w14:paraId="69EF32AB"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Enumeration = a</w:t>
            </w:r>
            <w:r w:rsidRPr="00766C25">
              <w:rPr>
                <w:sz w:val="20"/>
              </w:rPr>
              <w:t>va</w:t>
            </w:r>
            <w:r>
              <w:rPr>
                <w:sz w:val="20"/>
              </w:rPr>
              <w:t>ilable, unavailable, degraded</w:t>
            </w:r>
          </w:p>
        </w:tc>
      </w:tr>
      <w:tr w:rsidR="00A22871" w:rsidRPr="00D267CA" w14:paraId="6D0F1CB0" w14:textId="77777777" w:rsidTr="004A3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9" w:type="dxa"/>
          </w:tcPr>
          <w:p w14:paraId="464367B4" w14:textId="36F8778B" w:rsidR="00A22871" w:rsidRDefault="004A3411" w:rsidP="00A22871">
            <w:pPr>
              <w:rPr>
                <w:sz w:val="20"/>
              </w:rPr>
            </w:pPr>
            <w:r>
              <w:rPr>
                <w:b w:val="0"/>
                <w:sz w:val="20"/>
              </w:rPr>
              <w:t>d</w:t>
            </w:r>
            <w:r w:rsidR="00A22871">
              <w:rPr>
                <w:b w:val="0"/>
                <w:sz w:val="20"/>
              </w:rPr>
              <w:t>elay</w:t>
            </w:r>
          </w:p>
        </w:tc>
        <w:tc>
          <w:tcPr>
            <w:tcW w:w="1025" w:type="dxa"/>
          </w:tcPr>
          <w:p w14:paraId="22EE4653"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Number</w:t>
            </w:r>
          </w:p>
        </w:tc>
        <w:tc>
          <w:tcPr>
            <w:tcW w:w="2007" w:type="dxa"/>
          </w:tcPr>
          <w:p w14:paraId="2A0CA124"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The anticipated processing delay in milliseconds</w:t>
            </w:r>
          </w:p>
        </w:tc>
        <w:tc>
          <w:tcPr>
            <w:tcW w:w="711" w:type="dxa"/>
          </w:tcPr>
          <w:p w14:paraId="418EA464" w14:textId="77777777" w:rsidR="00A22871" w:rsidRDefault="00A22871" w:rsidP="00A22871">
            <w:pPr>
              <w:jc w:val="center"/>
              <w:cnfStyle w:val="000000100000" w:firstRow="0" w:lastRow="0" w:firstColumn="0" w:lastColumn="0" w:oddVBand="0" w:evenVBand="0" w:oddHBand="1" w:evenHBand="0" w:firstRowFirstColumn="0" w:firstRowLastColumn="0" w:lastRowFirstColumn="0" w:lastRowLastColumn="0"/>
              <w:rPr>
                <w:sz w:val="20"/>
              </w:rPr>
            </w:pPr>
            <w:r w:rsidRPr="00E12E10">
              <w:rPr>
                <w:rFonts w:ascii="Wingdings" w:hAnsi="Wingdings" w:cs="Wingdings"/>
                <w:szCs w:val="28"/>
              </w:rPr>
              <w:t></w:t>
            </w:r>
            <w:r>
              <w:rPr>
                <w:sz w:val="20"/>
              </w:rPr>
              <w:t>NA</w:t>
            </w:r>
          </w:p>
          <w:p w14:paraId="184560A7" w14:textId="77777777" w:rsidR="00A22871" w:rsidRPr="00E12E10" w:rsidRDefault="00A22871" w:rsidP="00A22871">
            <w:pPr>
              <w:jc w:val="center"/>
              <w:cnfStyle w:val="000000100000" w:firstRow="0" w:lastRow="0" w:firstColumn="0" w:lastColumn="0" w:oddVBand="0" w:evenVBand="0" w:oddHBand="1" w:evenHBand="0" w:firstRowFirstColumn="0" w:firstRowLastColumn="0" w:lastRowFirstColumn="0" w:lastRowLastColumn="0"/>
              <w:rPr>
                <w:rFonts w:ascii="Wingdings" w:hAnsi="Wingdings" w:cs="Wingdings"/>
                <w:szCs w:val="28"/>
              </w:rPr>
            </w:pPr>
            <w:r w:rsidRPr="00E12E10">
              <w:rPr>
                <w:rFonts w:ascii="Wingdings" w:hAnsi="Wingdings" w:cs="Wingdings"/>
                <w:sz w:val="20"/>
                <w:szCs w:val="28"/>
              </w:rPr>
              <w:t></w:t>
            </w:r>
            <w:r>
              <w:rPr>
                <w:rFonts w:cs="Wingdings"/>
                <w:sz w:val="20"/>
                <w:szCs w:val="28"/>
              </w:rPr>
              <w:t>O</w:t>
            </w:r>
            <w:r w:rsidRPr="00D267CA" w:rsidDel="00536948">
              <w:rPr>
                <w:sz w:val="20"/>
              </w:rPr>
              <w:t xml:space="preserve"> </w:t>
            </w:r>
          </w:p>
        </w:tc>
        <w:tc>
          <w:tcPr>
            <w:tcW w:w="1038" w:type="dxa"/>
          </w:tcPr>
          <w:p w14:paraId="3899B5B8" w14:textId="77777777" w:rsidR="00A22871" w:rsidRDefault="00A22871" w:rsidP="00A22871">
            <w:pPr>
              <w:cnfStyle w:val="000000100000" w:firstRow="0" w:lastRow="0" w:firstColumn="0" w:lastColumn="0" w:oddVBand="0" w:evenVBand="0" w:oddHBand="1" w:evenHBand="0" w:firstRowFirstColumn="0" w:firstRowLastColumn="0" w:lastRowFirstColumn="0" w:lastRowLastColumn="0"/>
            </w:pPr>
          </w:p>
        </w:tc>
        <w:tc>
          <w:tcPr>
            <w:tcW w:w="2749" w:type="dxa"/>
          </w:tcPr>
          <w:p w14:paraId="7BDD1F85" w14:textId="77777777" w:rsidR="00A22871" w:rsidRPr="00D267CA" w:rsidRDefault="00A22871" w:rsidP="00A22871">
            <w:pPr>
              <w:cnfStyle w:val="000000100000" w:firstRow="0" w:lastRow="0" w:firstColumn="0" w:lastColumn="0" w:oddVBand="0" w:evenVBand="0" w:oddHBand="1" w:evenHBand="0" w:firstRowFirstColumn="0" w:firstRowLastColumn="0" w:lastRowFirstColumn="0" w:lastRowLastColumn="0"/>
              <w:rPr>
                <w:sz w:val="20"/>
              </w:rPr>
            </w:pPr>
            <w:r>
              <w:rPr>
                <w:sz w:val="20"/>
              </w:rPr>
              <w:t>Service Status must be set to degraded.</w:t>
            </w:r>
          </w:p>
        </w:tc>
      </w:tr>
      <w:tr w:rsidR="00A22871" w:rsidRPr="00D267CA" w14:paraId="48E81CC6" w14:textId="77777777" w:rsidTr="004A3411">
        <w:tc>
          <w:tcPr>
            <w:cnfStyle w:val="001000000000" w:firstRow="0" w:lastRow="0" w:firstColumn="1" w:lastColumn="0" w:oddVBand="0" w:evenVBand="0" w:oddHBand="0" w:evenHBand="0" w:firstRowFirstColumn="0" w:firstRowLastColumn="0" w:lastRowFirstColumn="0" w:lastRowLastColumn="0"/>
            <w:tcW w:w="1499" w:type="dxa"/>
          </w:tcPr>
          <w:p w14:paraId="77CC7103" w14:textId="540BC144" w:rsidR="00A22871" w:rsidRDefault="004A3411" w:rsidP="00A22871">
            <w:pPr>
              <w:rPr>
                <w:b w:val="0"/>
                <w:sz w:val="20"/>
              </w:rPr>
            </w:pPr>
            <w:r>
              <w:rPr>
                <w:b w:val="0"/>
                <w:sz w:val="20"/>
              </w:rPr>
              <w:t>p</w:t>
            </w:r>
            <w:r w:rsidR="00A22871">
              <w:rPr>
                <w:b w:val="0"/>
                <w:sz w:val="20"/>
              </w:rPr>
              <w:t>lannedRestoration</w:t>
            </w:r>
            <w:r>
              <w:rPr>
                <w:b w:val="0"/>
                <w:sz w:val="20"/>
              </w:rPr>
              <w:t>T</w:t>
            </w:r>
            <w:r w:rsidR="00A22871">
              <w:rPr>
                <w:b w:val="0"/>
                <w:sz w:val="20"/>
              </w:rPr>
              <w:t>ime</w:t>
            </w:r>
          </w:p>
        </w:tc>
        <w:tc>
          <w:tcPr>
            <w:tcW w:w="1025" w:type="dxa"/>
          </w:tcPr>
          <w:p w14:paraId="791881A3"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Datetime</w:t>
            </w:r>
          </w:p>
        </w:tc>
        <w:tc>
          <w:tcPr>
            <w:tcW w:w="2007" w:type="dxa"/>
          </w:tcPr>
          <w:p w14:paraId="3C324CAA"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rFonts w:cs="Arial"/>
                <w:sz w:val="20"/>
              </w:rPr>
            </w:pPr>
            <w:r>
              <w:rPr>
                <w:rFonts w:cs="Arial"/>
                <w:sz w:val="20"/>
              </w:rPr>
              <w:t>Where the planned restoration time is known (e.g. scheduled maintenance), it can be provided in this property</w:t>
            </w:r>
          </w:p>
        </w:tc>
        <w:tc>
          <w:tcPr>
            <w:tcW w:w="711" w:type="dxa"/>
          </w:tcPr>
          <w:p w14:paraId="70B3F8BC" w14:textId="77777777" w:rsidR="00A22871"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Cs w:val="28"/>
              </w:rPr>
              <w:t></w:t>
            </w:r>
            <w:r>
              <w:rPr>
                <w:sz w:val="20"/>
              </w:rPr>
              <w:t>NA</w:t>
            </w:r>
          </w:p>
          <w:p w14:paraId="435A427A" w14:textId="77777777" w:rsidR="00A22871" w:rsidRPr="00E12E10" w:rsidRDefault="00A22871" w:rsidP="00A22871">
            <w:pPr>
              <w:jc w:val="center"/>
              <w:cnfStyle w:val="000000000000" w:firstRow="0" w:lastRow="0" w:firstColumn="0" w:lastColumn="0" w:oddVBand="0" w:evenVBand="0" w:oddHBand="0" w:evenHBand="0" w:firstRowFirstColumn="0" w:firstRowLastColumn="0" w:lastRowFirstColumn="0" w:lastRowLastColumn="0"/>
              <w:rPr>
                <w:rFonts w:ascii="Wingdings" w:hAnsi="Wingdings" w:cs="Wingdings"/>
                <w:szCs w:val="28"/>
              </w:rPr>
            </w:pPr>
            <w:r w:rsidRPr="00E12E10">
              <w:rPr>
                <w:rFonts w:ascii="Wingdings" w:hAnsi="Wingdings" w:cs="Wingdings"/>
                <w:sz w:val="20"/>
                <w:szCs w:val="28"/>
              </w:rPr>
              <w:t></w:t>
            </w:r>
            <w:r>
              <w:rPr>
                <w:rFonts w:cs="Wingdings"/>
                <w:sz w:val="20"/>
                <w:szCs w:val="28"/>
              </w:rPr>
              <w:t>O</w:t>
            </w:r>
          </w:p>
        </w:tc>
        <w:tc>
          <w:tcPr>
            <w:tcW w:w="1038" w:type="dxa"/>
          </w:tcPr>
          <w:p w14:paraId="78B517A9"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pPr>
          </w:p>
        </w:tc>
        <w:tc>
          <w:tcPr>
            <w:tcW w:w="2749" w:type="dxa"/>
          </w:tcPr>
          <w:p w14:paraId="5659AA53" w14:textId="77777777" w:rsidR="00A22871"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r>
    </w:tbl>
    <w:p w14:paraId="0BA4C3FB" w14:textId="77777777" w:rsidR="00A22871" w:rsidRPr="002C36BC" w:rsidRDefault="00A22871" w:rsidP="00A22871"/>
    <w:p w14:paraId="4AFF24D0" w14:textId="77777777" w:rsidR="00A22871" w:rsidRDefault="00A22871" w:rsidP="002F254C">
      <w:pPr>
        <w:pStyle w:val="Heading2"/>
      </w:pPr>
      <w:bookmarkStart w:id="3174" w:name="_Toc513209495"/>
      <w:r>
        <w:t>Missing Response Retrieval</w:t>
      </w:r>
      <w:bookmarkEnd w:id="3174"/>
    </w:p>
    <w:p w14:paraId="393414FB" w14:textId="77777777" w:rsidR="00A22871" w:rsidRDefault="00A22871" w:rsidP="002F254C">
      <w:pPr>
        <w:pStyle w:val="NormalParagraph"/>
      </w:pPr>
      <w:r w:rsidRPr="002C36BC">
        <w:t>In</w:t>
      </w:r>
      <w:r>
        <w:t xml:space="preserve"> some circumstances, the client may not have received the final representation of the resource for which it attempted to create. For example, a proxy server issue may have resulted in a HTTP 5xx response but the provider may have actually successfully completed the request. The /Responses API allows a client to identify and retrieve the final representation of the resource assuming that the resource was created. In order to get a representation, the client issues a GET /Responses/{Client Correlation ID}. The provider will then match the client correlation ID to the appropriate resource and return a link to that resource. If the resource is not found for the given correlation ID then a HTTP 404 will be returned. </w:t>
      </w:r>
    </w:p>
    <w:p w14:paraId="1E15BDB9" w14:textId="77777777" w:rsidR="00A22871" w:rsidRDefault="00A22871" w:rsidP="002F254C">
      <w:pPr>
        <w:pStyle w:val="NormalParagraph"/>
      </w:pPr>
      <w:r>
        <w:t xml:space="preserve">The response object for </w:t>
      </w:r>
      <w:r w:rsidRPr="002C36BC">
        <w:rPr>
          <w:b/>
          <w:i/>
        </w:rPr>
        <w:t>/</w:t>
      </w:r>
      <w:r>
        <w:rPr>
          <w:b/>
          <w:i/>
        </w:rPr>
        <w:t>r</w:t>
      </w:r>
      <w:r w:rsidRPr="002C36BC">
        <w:rPr>
          <w:b/>
          <w:i/>
        </w:rPr>
        <w:t>esponses</w:t>
      </w:r>
      <w:r>
        <w:t xml:space="preserve"> is detailed below.</w:t>
      </w:r>
    </w:p>
    <w:tbl>
      <w:tblPr>
        <w:tblStyle w:val="PlainTable21"/>
        <w:tblW w:w="9029" w:type="dxa"/>
        <w:tblLook w:val="04A0" w:firstRow="1" w:lastRow="0" w:firstColumn="1" w:lastColumn="0" w:noHBand="0" w:noVBand="1"/>
      </w:tblPr>
      <w:tblGrid>
        <w:gridCol w:w="1586"/>
        <w:gridCol w:w="1052"/>
        <w:gridCol w:w="2759"/>
        <w:gridCol w:w="710"/>
        <w:gridCol w:w="1184"/>
        <w:gridCol w:w="1738"/>
      </w:tblGrid>
      <w:tr w:rsidR="00A22871" w:rsidRPr="00D267CA" w14:paraId="2958B6A6" w14:textId="77777777" w:rsidTr="00A228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9" w:type="dxa"/>
            <w:gridSpan w:val="6"/>
            <w:shd w:val="clear" w:color="auto" w:fill="F2F2F2" w:themeFill="background1" w:themeFillShade="F2"/>
          </w:tcPr>
          <w:p w14:paraId="431C2232" w14:textId="77777777" w:rsidR="00A22871" w:rsidRPr="00D267CA" w:rsidRDefault="00A22871" w:rsidP="00A22871">
            <w:pPr>
              <w:jc w:val="center"/>
              <w:rPr>
                <w:sz w:val="20"/>
              </w:rPr>
            </w:pPr>
            <w:r>
              <w:rPr>
                <w:sz w:val="28"/>
              </w:rPr>
              <w:t xml:space="preserve">Responses </w:t>
            </w:r>
            <w:r w:rsidRPr="005115BD">
              <w:rPr>
                <w:sz w:val="28"/>
              </w:rPr>
              <w:t>Properties</w:t>
            </w:r>
          </w:p>
        </w:tc>
      </w:tr>
      <w:tr w:rsidR="00A22871" w:rsidRPr="00195442" w14:paraId="62B7619C" w14:textId="77777777" w:rsidTr="00A22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6" w:type="dxa"/>
          </w:tcPr>
          <w:p w14:paraId="4B63DA04" w14:textId="77777777" w:rsidR="00A22871" w:rsidRPr="00195442" w:rsidRDefault="00A22871" w:rsidP="00A22871">
            <w:pPr>
              <w:rPr>
                <w:sz w:val="20"/>
              </w:rPr>
            </w:pPr>
            <w:r w:rsidRPr="00195442">
              <w:rPr>
                <w:sz w:val="20"/>
              </w:rPr>
              <w:t>Name</w:t>
            </w:r>
          </w:p>
        </w:tc>
        <w:tc>
          <w:tcPr>
            <w:tcW w:w="1067" w:type="dxa"/>
          </w:tcPr>
          <w:p w14:paraId="50AFB1E1"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Type</w:t>
            </w:r>
          </w:p>
        </w:tc>
        <w:tc>
          <w:tcPr>
            <w:tcW w:w="2829" w:type="dxa"/>
          </w:tcPr>
          <w:p w14:paraId="7F47EA30"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Pr>
                <w:b/>
                <w:sz w:val="20"/>
              </w:rPr>
              <w:t>Description</w:t>
            </w:r>
          </w:p>
        </w:tc>
        <w:tc>
          <w:tcPr>
            <w:tcW w:w="677" w:type="dxa"/>
          </w:tcPr>
          <w:p w14:paraId="04F03165"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p>
        </w:tc>
        <w:tc>
          <w:tcPr>
            <w:tcW w:w="1065" w:type="dxa"/>
          </w:tcPr>
          <w:p w14:paraId="0DA3B035"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Reference</w:t>
            </w:r>
          </w:p>
        </w:tc>
        <w:tc>
          <w:tcPr>
            <w:tcW w:w="1765" w:type="dxa"/>
          </w:tcPr>
          <w:p w14:paraId="5BABA3CA" w14:textId="77777777" w:rsidR="00A22871" w:rsidRPr="00195442" w:rsidRDefault="00A22871" w:rsidP="00A22871">
            <w:pPr>
              <w:cnfStyle w:val="000000100000" w:firstRow="0" w:lastRow="0" w:firstColumn="0" w:lastColumn="0" w:oddVBand="0" w:evenVBand="0" w:oddHBand="1" w:evenHBand="0" w:firstRowFirstColumn="0" w:firstRowLastColumn="0" w:lastRowFirstColumn="0" w:lastRowLastColumn="0"/>
              <w:rPr>
                <w:b/>
                <w:sz w:val="20"/>
              </w:rPr>
            </w:pPr>
            <w:r w:rsidRPr="00195442">
              <w:rPr>
                <w:b/>
                <w:sz w:val="20"/>
              </w:rPr>
              <w:t>Validation</w:t>
            </w:r>
          </w:p>
        </w:tc>
      </w:tr>
      <w:tr w:rsidR="00A22871" w:rsidRPr="00D267CA" w14:paraId="0C14676B" w14:textId="77777777" w:rsidTr="00A22871">
        <w:tc>
          <w:tcPr>
            <w:cnfStyle w:val="001000000000" w:firstRow="0" w:lastRow="0" w:firstColumn="1" w:lastColumn="0" w:oddVBand="0" w:evenVBand="0" w:oddHBand="0" w:evenHBand="0" w:firstRowFirstColumn="0" w:firstRowLastColumn="0" w:lastRowFirstColumn="0" w:lastRowLastColumn="0"/>
            <w:tcW w:w="1626" w:type="dxa"/>
          </w:tcPr>
          <w:p w14:paraId="302886B9" w14:textId="7F8BCF1F" w:rsidR="00A22871" w:rsidRPr="00D267CA" w:rsidRDefault="004A3411" w:rsidP="00A22871">
            <w:pPr>
              <w:rPr>
                <w:b w:val="0"/>
                <w:sz w:val="20"/>
              </w:rPr>
            </w:pPr>
            <w:r>
              <w:rPr>
                <w:b w:val="0"/>
                <w:sz w:val="20"/>
              </w:rPr>
              <w:t>l</w:t>
            </w:r>
            <w:r w:rsidR="00A22871">
              <w:rPr>
                <w:b w:val="0"/>
                <w:sz w:val="20"/>
              </w:rPr>
              <w:t>ink</w:t>
            </w:r>
          </w:p>
        </w:tc>
        <w:tc>
          <w:tcPr>
            <w:tcW w:w="1067" w:type="dxa"/>
          </w:tcPr>
          <w:p w14:paraId="1DC53403"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sz w:val="20"/>
              </w:rPr>
              <w:t>String</w:t>
            </w:r>
          </w:p>
        </w:tc>
        <w:tc>
          <w:tcPr>
            <w:tcW w:w="2829" w:type="dxa"/>
          </w:tcPr>
          <w:p w14:paraId="31691189" w14:textId="77777777" w:rsidR="00A22871" w:rsidRPr="00EA225A" w:rsidRDefault="00A22871" w:rsidP="00A22871">
            <w:pPr>
              <w:cnfStyle w:val="000000000000" w:firstRow="0" w:lastRow="0" w:firstColumn="0" w:lastColumn="0" w:oddVBand="0" w:evenVBand="0" w:oddHBand="0" w:evenHBand="0" w:firstRowFirstColumn="0" w:firstRowLastColumn="0" w:lastRowFirstColumn="0" w:lastRowLastColumn="0"/>
              <w:rPr>
                <w:sz w:val="20"/>
              </w:rPr>
            </w:pPr>
            <w:r>
              <w:rPr>
                <w:rFonts w:cs="Arial"/>
                <w:sz w:val="20"/>
              </w:rPr>
              <w:t>Provides a URL to the resource associated with the given correlation ID</w:t>
            </w:r>
          </w:p>
        </w:tc>
        <w:tc>
          <w:tcPr>
            <w:tcW w:w="677" w:type="dxa"/>
          </w:tcPr>
          <w:p w14:paraId="26D28252" w14:textId="77777777" w:rsidR="00A22871"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Cs w:val="28"/>
              </w:rPr>
              <w:t></w:t>
            </w:r>
            <w:r>
              <w:rPr>
                <w:sz w:val="20"/>
              </w:rPr>
              <w:t>NA</w:t>
            </w:r>
          </w:p>
          <w:p w14:paraId="74DE5D8D" w14:textId="77777777" w:rsidR="00A22871" w:rsidRPr="00D267CA" w:rsidRDefault="00A22871" w:rsidP="00A22871">
            <w:pPr>
              <w:jc w:val="center"/>
              <w:cnfStyle w:val="000000000000" w:firstRow="0" w:lastRow="0" w:firstColumn="0" w:lastColumn="0" w:oddVBand="0" w:evenVBand="0" w:oddHBand="0" w:evenHBand="0" w:firstRowFirstColumn="0" w:firstRowLastColumn="0" w:lastRowFirstColumn="0" w:lastRowLastColumn="0"/>
              <w:rPr>
                <w:sz w:val="20"/>
              </w:rPr>
            </w:pPr>
            <w:r w:rsidRPr="00E12E10">
              <w:rPr>
                <w:rFonts w:ascii="Wingdings" w:hAnsi="Wingdings" w:cs="Wingdings"/>
                <w:sz w:val="20"/>
                <w:szCs w:val="28"/>
              </w:rPr>
              <w:t></w:t>
            </w:r>
            <w:r>
              <w:rPr>
                <w:rFonts w:cs="Wingdings"/>
                <w:sz w:val="20"/>
                <w:szCs w:val="28"/>
              </w:rPr>
              <w:t>M</w:t>
            </w:r>
            <w:r w:rsidRPr="00D267CA" w:rsidDel="00536948">
              <w:rPr>
                <w:sz w:val="20"/>
              </w:rPr>
              <w:t xml:space="preserve"> </w:t>
            </w:r>
          </w:p>
        </w:tc>
        <w:tc>
          <w:tcPr>
            <w:tcW w:w="1065" w:type="dxa"/>
          </w:tcPr>
          <w:p w14:paraId="11B7DB4B"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c>
          <w:tcPr>
            <w:tcW w:w="1765" w:type="dxa"/>
          </w:tcPr>
          <w:p w14:paraId="55648378" w14:textId="77777777" w:rsidR="00A22871" w:rsidRPr="00D267CA" w:rsidRDefault="00A22871" w:rsidP="00A22871">
            <w:pPr>
              <w:cnfStyle w:val="000000000000" w:firstRow="0" w:lastRow="0" w:firstColumn="0" w:lastColumn="0" w:oddVBand="0" w:evenVBand="0" w:oddHBand="0" w:evenHBand="0" w:firstRowFirstColumn="0" w:firstRowLastColumn="0" w:lastRowFirstColumn="0" w:lastRowLastColumn="0"/>
              <w:rPr>
                <w:sz w:val="20"/>
              </w:rPr>
            </w:pPr>
          </w:p>
        </w:tc>
      </w:tr>
    </w:tbl>
    <w:p w14:paraId="05D018AA" w14:textId="77777777" w:rsidR="00A22871" w:rsidRDefault="00A22871" w:rsidP="00A22871"/>
    <w:p w14:paraId="58BFC84E" w14:textId="77777777" w:rsidR="0071217E" w:rsidRDefault="0071217E" w:rsidP="00A22871"/>
    <w:p w14:paraId="729AAD76" w14:textId="77777777" w:rsidR="0071217E" w:rsidRDefault="0071217E" w:rsidP="00A22871"/>
    <w:p w14:paraId="51D5CEC7" w14:textId="77777777" w:rsidR="0071217E" w:rsidRDefault="0071217E" w:rsidP="00A22871"/>
    <w:p w14:paraId="1859E235" w14:textId="77777777" w:rsidR="0071217E" w:rsidRDefault="0071217E" w:rsidP="00A22871"/>
    <w:p w14:paraId="130F4A1A" w14:textId="77777777" w:rsidR="0071217E" w:rsidRDefault="0071217E" w:rsidP="00A22871"/>
    <w:p w14:paraId="44F6D1F8" w14:textId="77777777" w:rsidR="0071217E" w:rsidRDefault="0071217E" w:rsidP="00A22871"/>
    <w:p w14:paraId="33E02656" w14:textId="77777777" w:rsidR="0071217E" w:rsidRDefault="0071217E" w:rsidP="00A22871"/>
    <w:p w14:paraId="2A256A82" w14:textId="77777777" w:rsidR="0071217E" w:rsidRDefault="0071217E" w:rsidP="00A22871"/>
    <w:p w14:paraId="2FF7DA72" w14:textId="77777777" w:rsidR="0071217E" w:rsidRDefault="0071217E" w:rsidP="00A22871"/>
    <w:p w14:paraId="60BC65EE" w14:textId="77777777" w:rsidR="0071217E" w:rsidRDefault="0071217E" w:rsidP="00A22871"/>
    <w:p w14:paraId="3DCE142F" w14:textId="77777777" w:rsidR="00A22871" w:rsidRDefault="00A22871" w:rsidP="00A22871"/>
    <w:p w14:paraId="25E92099" w14:textId="77777777" w:rsidR="00A22871" w:rsidRDefault="00A22871" w:rsidP="002F254C">
      <w:pPr>
        <w:pStyle w:val="Heading2"/>
      </w:pPr>
      <w:bookmarkStart w:id="3175" w:name="_Toc513209496"/>
      <w:r w:rsidRPr="001A1CAD">
        <w:t>Harmonised</w:t>
      </w:r>
      <w:r>
        <w:t xml:space="preserve"> Error Codes</w:t>
      </w:r>
      <w:bookmarkEnd w:id="3175"/>
    </w:p>
    <w:p w14:paraId="7B945908" w14:textId="77777777" w:rsidR="00A22871" w:rsidRPr="00DE026A" w:rsidRDefault="00A22871" w:rsidP="00A22871">
      <w:r>
        <w:t>The error codes defined in this section are considered a basic initial set and will be expanded over time.</w:t>
      </w:r>
    </w:p>
    <w:tbl>
      <w:tblPr>
        <w:tblStyle w:val="TableGrid"/>
        <w:tblW w:w="0" w:type="auto"/>
        <w:tblLayout w:type="fixed"/>
        <w:tblLook w:val="04A0" w:firstRow="1" w:lastRow="0" w:firstColumn="1" w:lastColumn="0" w:noHBand="0" w:noVBand="1"/>
      </w:tblPr>
      <w:tblGrid>
        <w:gridCol w:w="1838"/>
        <w:gridCol w:w="2552"/>
        <w:gridCol w:w="4626"/>
      </w:tblGrid>
      <w:tr w:rsidR="00A22871" w:rsidRPr="00B40B18" w14:paraId="61847EF4" w14:textId="77777777" w:rsidTr="002F254C">
        <w:trPr>
          <w:cantSplit/>
        </w:trPr>
        <w:tc>
          <w:tcPr>
            <w:tcW w:w="1838" w:type="dxa"/>
            <w:shd w:val="clear" w:color="auto" w:fill="EEECE1" w:themeFill="background2"/>
          </w:tcPr>
          <w:p w14:paraId="052884BE" w14:textId="77777777" w:rsidR="00A22871" w:rsidRPr="00A22871" w:rsidRDefault="00A22871" w:rsidP="00A22871">
            <w:pPr>
              <w:rPr>
                <w:rFonts w:cs="Arial"/>
                <w:b/>
              </w:rPr>
            </w:pPr>
            <w:r w:rsidRPr="00A22871">
              <w:rPr>
                <w:rFonts w:cs="Arial"/>
                <w:b/>
              </w:rPr>
              <w:t>Error Category</w:t>
            </w:r>
          </w:p>
        </w:tc>
        <w:tc>
          <w:tcPr>
            <w:tcW w:w="2552" w:type="dxa"/>
            <w:shd w:val="clear" w:color="auto" w:fill="EEECE1" w:themeFill="background2"/>
          </w:tcPr>
          <w:p w14:paraId="7E7911CF" w14:textId="77777777" w:rsidR="00A22871" w:rsidRPr="00A22871" w:rsidRDefault="00A22871" w:rsidP="00A22871">
            <w:pPr>
              <w:rPr>
                <w:rFonts w:cs="Arial"/>
                <w:b/>
              </w:rPr>
            </w:pPr>
            <w:r w:rsidRPr="00A22871">
              <w:rPr>
                <w:rFonts w:cs="Arial"/>
                <w:b/>
              </w:rPr>
              <w:t>Error Code</w:t>
            </w:r>
          </w:p>
        </w:tc>
        <w:tc>
          <w:tcPr>
            <w:tcW w:w="4626" w:type="dxa"/>
            <w:shd w:val="clear" w:color="auto" w:fill="EEECE1" w:themeFill="background2"/>
          </w:tcPr>
          <w:p w14:paraId="05AD3986" w14:textId="77777777" w:rsidR="00A22871" w:rsidRPr="00A22871" w:rsidRDefault="00A22871" w:rsidP="00A22871">
            <w:pPr>
              <w:rPr>
                <w:rFonts w:cs="Arial"/>
                <w:b/>
              </w:rPr>
            </w:pPr>
            <w:r w:rsidRPr="00A22871">
              <w:rPr>
                <w:rFonts w:cs="Arial"/>
                <w:b/>
              </w:rPr>
              <w:t>Error Code Description</w:t>
            </w:r>
          </w:p>
        </w:tc>
      </w:tr>
      <w:tr w:rsidR="00A22871" w14:paraId="23EDC536" w14:textId="77777777" w:rsidTr="002F254C">
        <w:trPr>
          <w:cantSplit/>
        </w:trPr>
        <w:tc>
          <w:tcPr>
            <w:tcW w:w="1838" w:type="dxa"/>
            <w:vAlign w:val="bottom"/>
          </w:tcPr>
          <w:p w14:paraId="3307361A" w14:textId="77777777" w:rsidR="00A22871" w:rsidRPr="002F254C" w:rsidRDefault="00A22871" w:rsidP="00A22871">
            <w:pPr>
              <w:rPr>
                <w:rFonts w:cs="Arial"/>
                <w:sz w:val="20"/>
              </w:rPr>
            </w:pPr>
            <w:r w:rsidRPr="002F254C">
              <w:rPr>
                <w:rFonts w:cs="Arial"/>
                <w:color w:val="000000"/>
                <w:sz w:val="20"/>
              </w:rPr>
              <w:t>BusinessRule</w:t>
            </w:r>
          </w:p>
        </w:tc>
        <w:tc>
          <w:tcPr>
            <w:tcW w:w="2552" w:type="dxa"/>
            <w:vAlign w:val="bottom"/>
          </w:tcPr>
          <w:p w14:paraId="36B346A8" w14:textId="77777777" w:rsidR="00A22871" w:rsidRPr="002F254C" w:rsidRDefault="00A22871" w:rsidP="00A22871">
            <w:pPr>
              <w:rPr>
                <w:rFonts w:cs="Arial"/>
                <w:sz w:val="20"/>
              </w:rPr>
            </w:pPr>
            <w:r w:rsidRPr="002F254C">
              <w:rPr>
                <w:rFonts w:cs="Arial"/>
                <w:color w:val="000000"/>
                <w:sz w:val="20"/>
              </w:rPr>
              <w:t>GenericError</w:t>
            </w:r>
          </w:p>
        </w:tc>
        <w:tc>
          <w:tcPr>
            <w:tcW w:w="4626" w:type="dxa"/>
            <w:vAlign w:val="bottom"/>
          </w:tcPr>
          <w:p w14:paraId="16AA7240" w14:textId="77777777" w:rsidR="00A22871" w:rsidRPr="002F254C" w:rsidRDefault="00A22871" w:rsidP="00A22871">
            <w:pPr>
              <w:rPr>
                <w:rFonts w:cs="Arial"/>
                <w:sz w:val="20"/>
              </w:rPr>
            </w:pPr>
            <w:r w:rsidRPr="002F254C">
              <w:rPr>
                <w:rFonts w:cs="Arial"/>
                <w:color w:val="000000"/>
                <w:sz w:val="20"/>
              </w:rPr>
              <w:t>A generic Error Code for the Rule Error Category. This is used in two scenarios:</w:t>
            </w:r>
            <w:r w:rsidRPr="002F254C">
              <w:rPr>
                <w:rFonts w:cs="Arial"/>
                <w:color w:val="000000"/>
                <w:sz w:val="20"/>
              </w:rPr>
              <w:br/>
              <w:t>1. The API Provider has generated an error that does not map to existing Rule error codes.</w:t>
            </w:r>
            <w:r w:rsidRPr="002F254C">
              <w:rPr>
                <w:rFonts w:cs="Arial"/>
                <w:color w:val="000000"/>
                <w:sz w:val="20"/>
              </w:rPr>
              <w:br/>
              <w:t>2. The API Provider wishes to avoid disclosure of confidential information regarding the resource or parties to the resource.</w:t>
            </w:r>
          </w:p>
        </w:tc>
      </w:tr>
      <w:tr w:rsidR="00A22871" w14:paraId="2F97A59A" w14:textId="77777777" w:rsidTr="002F254C">
        <w:trPr>
          <w:cantSplit/>
        </w:trPr>
        <w:tc>
          <w:tcPr>
            <w:tcW w:w="1838" w:type="dxa"/>
            <w:vAlign w:val="bottom"/>
          </w:tcPr>
          <w:p w14:paraId="73B378CA" w14:textId="77777777" w:rsidR="00A22871" w:rsidRPr="002F254C" w:rsidRDefault="00A22871" w:rsidP="00A22871">
            <w:pPr>
              <w:rPr>
                <w:rFonts w:cs="Arial"/>
                <w:sz w:val="20"/>
              </w:rPr>
            </w:pPr>
            <w:r w:rsidRPr="002F254C">
              <w:rPr>
                <w:rFonts w:cs="Arial"/>
                <w:color w:val="000000"/>
                <w:sz w:val="20"/>
              </w:rPr>
              <w:t>BusinessRule</w:t>
            </w:r>
          </w:p>
        </w:tc>
        <w:tc>
          <w:tcPr>
            <w:tcW w:w="2552" w:type="dxa"/>
            <w:vAlign w:val="bottom"/>
          </w:tcPr>
          <w:p w14:paraId="472DC4DC" w14:textId="77777777" w:rsidR="00A22871" w:rsidRPr="002F254C" w:rsidRDefault="00A22871" w:rsidP="00A22871">
            <w:pPr>
              <w:rPr>
                <w:rFonts w:cs="Arial"/>
                <w:sz w:val="20"/>
              </w:rPr>
            </w:pPr>
            <w:r w:rsidRPr="002F254C">
              <w:rPr>
                <w:rFonts w:cs="Arial"/>
                <w:color w:val="000000"/>
                <w:sz w:val="20"/>
              </w:rPr>
              <w:t>DailyVolumeLimitExceeded</w:t>
            </w:r>
          </w:p>
        </w:tc>
        <w:tc>
          <w:tcPr>
            <w:tcW w:w="4626" w:type="dxa"/>
            <w:vAlign w:val="bottom"/>
          </w:tcPr>
          <w:p w14:paraId="41E5FFEB" w14:textId="77777777" w:rsidR="00A22871" w:rsidRPr="002F254C" w:rsidRDefault="00A22871" w:rsidP="00A22871">
            <w:pPr>
              <w:rPr>
                <w:rFonts w:cs="Arial"/>
                <w:sz w:val="20"/>
              </w:rPr>
            </w:pPr>
            <w:r w:rsidRPr="002F254C">
              <w:rPr>
                <w:rFonts w:cs="Arial"/>
                <w:color w:val="000000"/>
                <w:sz w:val="20"/>
              </w:rPr>
              <w:t>The party has exceeded their daily transacting volume limit - This can be a service limit or a limit that is specific to the party.</w:t>
            </w:r>
          </w:p>
        </w:tc>
      </w:tr>
      <w:tr w:rsidR="00A22871" w14:paraId="29EC1BD5" w14:textId="77777777" w:rsidTr="002F254C">
        <w:trPr>
          <w:cantSplit/>
        </w:trPr>
        <w:tc>
          <w:tcPr>
            <w:tcW w:w="1838" w:type="dxa"/>
            <w:vAlign w:val="bottom"/>
          </w:tcPr>
          <w:p w14:paraId="67B8C681" w14:textId="77777777" w:rsidR="00A22871" w:rsidRPr="002F254C" w:rsidRDefault="00A22871" w:rsidP="00A22871">
            <w:pPr>
              <w:rPr>
                <w:rFonts w:cs="Arial"/>
                <w:sz w:val="20"/>
              </w:rPr>
            </w:pPr>
            <w:r w:rsidRPr="002F254C">
              <w:rPr>
                <w:rFonts w:cs="Arial"/>
                <w:color w:val="000000"/>
                <w:sz w:val="20"/>
              </w:rPr>
              <w:t>BusinessRule</w:t>
            </w:r>
            <w:r w:rsidRPr="002F254C" w:rsidDel="00592D6A">
              <w:rPr>
                <w:rFonts w:cs="Arial"/>
                <w:color w:val="000000"/>
                <w:sz w:val="20"/>
              </w:rPr>
              <w:t xml:space="preserve"> </w:t>
            </w:r>
          </w:p>
        </w:tc>
        <w:tc>
          <w:tcPr>
            <w:tcW w:w="2552" w:type="dxa"/>
            <w:vAlign w:val="bottom"/>
          </w:tcPr>
          <w:p w14:paraId="36A44098" w14:textId="77777777" w:rsidR="00A22871" w:rsidRPr="002F254C" w:rsidRDefault="00A22871" w:rsidP="00A22871">
            <w:pPr>
              <w:rPr>
                <w:rFonts w:cs="Arial"/>
                <w:sz w:val="20"/>
              </w:rPr>
            </w:pPr>
            <w:r w:rsidRPr="002F254C">
              <w:rPr>
                <w:rFonts w:cs="Arial"/>
                <w:color w:val="000000"/>
                <w:sz w:val="20"/>
              </w:rPr>
              <w:t>DailyValueLimitExceeded</w:t>
            </w:r>
          </w:p>
        </w:tc>
        <w:tc>
          <w:tcPr>
            <w:tcW w:w="4626" w:type="dxa"/>
            <w:vAlign w:val="bottom"/>
          </w:tcPr>
          <w:p w14:paraId="564ED91D" w14:textId="77777777" w:rsidR="00A22871" w:rsidRPr="002F254C" w:rsidRDefault="00A22871" w:rsidP="00A22871">
            <w:pPr>
              <w:rPr>
                <w:rFonts w:cs="Arial"/>
                <w:sz w:val="20"/>
              </w:rPr>
            </w:pPr>
            <w:r w:rsidRPr="002F254C">
              <w:rPr>
                <w:rFonts w:cs="Arial"/>
                <w:color w:val="000000"/>
                <w:sz w:val="20"/>
              </w:rPr>
              <w:t>The party has exceeded their daily transacting value limit - This can be a service limit or a limit that is specific to the party.</w:t>
            </w:r>
          </w:p>
        </w:tc>
      </w:tr>
      <w:tr w:rsidR="00A22871" w14:paraId="7E839FE1" w14:textId="77777777" w:rsidTr="002F254C">
        <w:trPr>
          <w:cantSplit/>
        </w:trPr>
        <w:tc>
          <w:tcPr>
            <w:tcW w:w="1838" w:type="dxa"/>
            <w:vAlign w:val="bottom"/>
          </w:tcPr>
          <w:p w14:paraId="61F47C3D" w14:textId="77777777" w:rsidR="00A22871" w:rsidRPr="002F254C" w:rsidRDefault="00A22871" w:rsidP="00A22871">
            <w:pPr>
              <w:rPr>
                <w:rFonts w:cs="Arial"/>
                <w:sz w:val="20"/>
              </w:rPr>
            </w:pPr>
            <w:r w:rsidRPr="002F254C">
              <w:rPr>
                <w:rFonts w:cs="Arial"/>
                <w:color w:val="000000"/>
                <w:sz w:val="20"/>
              </w:rPr>
              <w:t>BusinessRule</w:t>
            </w:r>
            <w:r w:rsidRPr="002F254C" w:rsidDel="00592D6A">
              <w:rPr>
                <w:rFonts w:cs="Arial"/>
                <w:color w:val="000000"/>
                <w:sz w:val="20"/>
              </w:rPr>
              <w:t xml:space="preserve"> </w:t>
            </w:r>
          </w:p>
        </w:tc>
        <w:tc>
          <w:tcPr>
            <w:tcW w:w="2552" w:type="dxa"/>
            <w:vAlign w:val="bottom"/>
          </w:tcPr>
          <w:p w14:paraId="7B4F2366" w14:textId="77777777" w:rsidR="00A22871" w:rsidRPr="002F254C" w:rsidRDefault="00A22871" w:rsidP="00A22871">
            <w:pPr>
              <w:rPr>
                <w:rFonts w:cs="Arial"/>
                <w:sz w:val="20"/>
              </w:rPr>
            </w:pPr>
            <w:r w:rsidRPr="002F254C">
              <w:rPr>
                <w:rFonts w:cs="Arial"/>
                <w:color w:val="000000"/>
                <w:sz w:val="20"/>
              </w:rPr>
              <w:t>WeeklyVolumeLimitExceeded</w:t>
            </w:r>
          </w:p>
        </w:tc>
        <w:tc>
          <w:tcPr>
            <w:tcW w:w="4626" w:type="dxa"/>
            <w:vAlign w:val="bottom"/>
          </w:tcPr>
          <w:p w14:paraId="260DE7D5" w14:textId="77777777" w:rsidR="00A22871" w:rsidRPr="002F254C" w:rsidRDefault="00A22871" w:rsidP="00A22871">
            <w:pPr>
              <w:rPr>
                <w:rFonts w:cs="Arial"/>
                <w:sz w:val="20"/>
              </w:rPr>
            </w:pPr>
            <w:r w:rsidRPr="002F254C">
              <w:rPr>
                <w:rFonts w:cs="Arial"/>
                <w:color w:val="000000"/>
                <w:sz w:val="20"/>
              </w:rPr>
              <w:t>The party has exceeded their weekly transacting volume limit - This can be a service limit or a limit that is specific to the party.</w:t>
            </w:r>
          </w:p>
        </w:tc>
      </w:tr>
      <w:tr w:rsidR="00A22871" w14:paraId="23C64DFA" w14:textId="77777777" w:rsidTr="002F254C">
        <w:trPr>
          <w:cantSplit/>
        </w:trPr>
        <w:tc>
          <w:tcPr>
            <w:tcW w:w="1838" w:type="dxa"/>
            <w:vAlign w:val="bottom"/>
          </w:tcPr>
          <w:p w14:paraId="1A998236" w14:textId="77777777" w:rsidR="00A22871" w:rsidRPr="002F254C" w:rsidRDefault="00A22871" w:rsidP="00A22871">
            <w:pPr>
              <w:rPr>
                <w:rFonts w:cs="Arial"/>
                <w:sz w:val="20"/>
              </w:rPr>
            </w:pPr>
            <w:r w:rsidRPr="002F254C">
              <w:rPr>
                <w:rFonts w:cs="Arial"/>
                <w:color w:val="000000"/>
                <w:sz w:val="20"/>
              </w:rPr>
              <w:t>BusinessRule</w:t>
            </w:r>
            <w:r w:rsidRPr="002F254C" w:rsidDel="00592D6A">
              <w:rPr>
                <w:rFonts w:cs="Arial"/>
                <w:color w:val="000000"/>
                <w:sz w:val="20"/>
              </w:rPr>
              <w:t xml:space="preserve"> </w:t>
            </w:r>
          </w:p>
        </w:tc>
        <w:tc>
          <w:tcPr>
            <w:tcW w:w="2552" w:type="dxa"/>
            <w:vAlign w:val="bottom"/>
          </w:tcPr>
          <w:p w14:paraId="0E2514AE" w14:textId="77777777" w:rsidR="00A22871" w:rsidRPr="002F254C" w:rsidRDefault="00A22871" w:rsidP="00A22871">
            <w:pPr>
              <w:rPr>
                <w:rFonts w:cs="Arial"/>
                <w:sz w:val="20"/>
              </w:rPr>
            </w:pPr>
            <w:r w:rsidRPr="002F254C">
              <w:rPr>
                <w:rFonts w:cs="Arial"/>
                <w:color w:val="000000"/>
                <w:sz w:val="20"/>
              </w:rPr>
              <w:t>WeeklyValueLimitExceeded</w:t>
            </w:r>
          </w:p>
        </w:tc>
        <w:tc>
          <w:tcPr>
            <w:tcW w:w="4626" w:type="dxa"/>
            <w:vAlign w:val="bottom"/>
          </w:tcPr>
          <w:p w14:paraId="3F97207E" w14:textId="77777777" w:rsidR="00A22871" w:rsidRPr="002F254C" w:rsidRDefault="00A22871" w:rsidP="00A22871">
            <w:pPr>
              <w:rPr>
                <w:rFonts w:cs="Arial"/>
                <w:sz w:val="20"/>
              </w:rPr>
            </w:pPr>
            <w:r w:rsidRPr="002F254C">
              <w:rPr>
                <w:rFonts w:cs="Arial"/>
                <w:color w:val="000000"/>
                <w:sz w:val="20"/>
              </w:rPr>
              <w:t>The party has exceeded their weekly transacting value limit - This can be a service limit or a limit that is specific to the party.</w:t>
            </w:r>
          </w:p>
        </w:tc>
      </w:tr>
      <w:tr w:rsidR="00A22871" w14:paraId="67E827B7" w14:textId="77777777" w:rsidTr="002F254C">
        <w:trPr>
          <w:cantSplit/>
        </w:trPr>
        <w:tc>
          <w:tcPr>
            <w:tcW w:w="1838" w:type="dxa"/>
            <w:vAlign w:val="bottom"/>
          </w:tcPr>
          <w:p w14:paraId="09AA3F3F" w14:textId="77777777" w:rsidR="00A22871" w:rsidRPr="002F254C" w:rsidRDefault="00A22871" w:rsidP="00A22871">
            <w:pPr>
              <w:rPr>
                <w:rFonts w:cs="Arial"/>
                <w:sz w:val="20"/>
              </w:rPr>
            </w:pPr>
            <w:r w:rsidRPr="002F254C">
              <w:rPr>
                <w:rFonts w:cs="Arial"/>
                <w:color w:val="000000"/>
                <w:sz w:val="20"/>
              </w:rPr>
              <w:t>BusinessRule</w:t>
            </w:r>
            <w:r w:rsidRPr="002F254C" w:rsidDel="00592D6A">
              <w:rPr>
                <w:rFonts w:cs="Arial"/>
                <w:color w:val="000000"/>
                <w:sz w:val="20"/>
              </w:rPr>
              <w:t xml:space="preserve"> </w:t>
            </w:r>
          </w:p>
        </w:tc>
        <w:tc>
          <w:tcPr>
            <w:tcW w:w="2552" w:type="dxa"/>
            <w:vAlign w:val="bottom"/>
          </w:tcPr>
          <w:p w14:paraId="63491C0A" w14:textId="77777777" w:rsidR="00A22871" w:rsidRPr="002F254C" w:rsidRDefault="00A22871" w:rsidP="00A22871">
            <w:pPr>
              <w:rPr>
                <w:rFonts w:cs="Arial"/>
                <w:sz w:val="20"/>
              </w:rPr>
            </w:pPr>
            <w:r w:rsidRPr="002F254C">
              <w:rPr>
                <w:rFonts w:cs="Arial"/>
                <w:color w:val="000000"/>
                <w:sz w:val="20"/>
              </w:rPr>
              <w:t>MonthlyVolumeLimitExceeded</w:t>
            </w:r>
          </w:p>
        </w:tc>
        <w:tc>
          <w:tcPr>
            <w:tcW w:w="4626" w:type="dxa"/>
            <w:vAlign w:val="bottom"/>
          </w:tcPr>
          <w:p w14:paraId="06C5A8C4" w14:textId="77777777" w:rsidR="00A22871" w:rsidRPr="002F254C" w:rsidRDefault="00A22871" w:rsidP="00A22871">
            <w:pPr>
              <w:rPr>
                <w:rFonts w:cs="Arial"/>
                <w:sz w:val="20"/>
              </w:rPr>
            </w:pPr>
            <w:r w:rsidRPr="002F254C">
              <w:rPr>
                <w:rFonts w:cs="Arial"/>
                <w:color w:val="000000"/>
                <w:sz w:val="20"/>
              </w:rPr>
              <w:t>The party has exceeded their monthly transacting volume limit - This can be a service limit or a limit that is specific to the party.</w:t>
            </w:r>
          </w:p>
        </w:tc>
      </w:tr>
      <w:tr w:rsidR="00A22871" w14:paraId="55A07AF5" w14:textId="77777777" w:rsidTr="002F254C">
        <w:trPr>
          <w:cantSplit/>
        </w:trPr>
        <w:tc>
          <w:tcPr>
            <w:tcW w:w="1838" w:type="dxa"/>
            <w:vAlign w:val="bottom"/>
          </w:tcPr>
          <w:p w14:paraId="50488061" w14:textId="77777777" w:rsidR="00A22871" w:rsidRPr="002F254C" w:rsidRDefault="00A22871" w:rsidP="00A22871">
            <w:pPr>
              <w:rPr>
                <w:rFonts w:cs="Arial"/>
                <w:sz w:val="20"/>
              </w:rPr>
            </w:pPr>
            <w:r w:rsidRPr="002F254C">
              <w:rPr>
                <w:rFonts w:cs="Arial"/>
                <w:color w:val="000000"/>
                <w:sz w:val="20"/>
              </w:rPr>
              <w:t>BusinessRule</w:t>
            </w:r>
            <w:r w:rsidRPr="002F254C" w:rsidDel="00592D6A">
              <w:rPr>
                <w:rFonts w:cs="Arial"/>
                <w:color w:val="000000"/>
                <w:sz w:val="20"/>
              </w:rPr>
              <w:t xml:space="preserve"> </w:t>
            </w:r>
          </w:p>
        </w:tc>
        <w:tc>
          <w:tcPr>
            <w:tcW w:w="2552" w:type="dxa"/>
            <w:vAlign w:val="bottom"/>
          </w:tcPr>
          <w:p w14:paraId="0871EE78" w14:textId="77777777" w:rsidR="00A22871" w:rsidRPr="002F254C" w:rsidRDefault="00A22871" w:rsidP="00A22871">
            <w:pPr>
              <w:rPr>
                <w:rFonts w:cs="Arial"/>
                <w:sz w:val="20"/>
              </w:rPr>
            </w:pPr>
            <w:r w:rsidRPr="002F254C">
              <w:rPr>
                <w:rFonts w:cs="Arial"/>
                <w:color w:val="000000"/>
                <w:sz w:val="20"/>
              </w:rPr>
              <w:t>MonthlyValueLimitExceeded</w:t>
            </w:r>
          </w:p>
        </w:tc>
        <w:tc>
          <w:tcPr>
            <w:tcW w:w="4626" w:type="dxa"/>
            <w:vAlign w:val="bottom"/>
          </w:tcPr>
          <w:p w14:paraId="15D63448" w14:textId="77777777" w:rsidR="00A22871" w:rsidRPr="002F254C" w:rsidRDefault="00A22871" w:rsidP="00A22871">
            <w:pPr>
              <w:rPr>
                <w:rFonts w:cs="Arial"/>
                <w:sz w:val="20"/>
              </w:rPr>
            </w:pPr>
            <w:r w:rsidRPr="002F254C">
              <w:rPr>
                <w:rFonts w:cs="Arial"/>
                <w:color w:val="000000"/>
                <w:sz w:val="20"/>
              </w:rPr>
              <w:t>The party has exceeded their monthly transacting value limit - This can be a service limit or a limit that is specific to the party.</w:t>
            </w:r>
          </w:p>
        </w:tc>
      </w:tr>
      <w:tr w:rsidR="00A22871" w14:paraId="05288CAE" w14:textId="77777777" w:rsidTr="002F254C">
        <w:trPr>
          <w:cantSplit/>
        </w:trPr>
        <w:tc>
          <w:tcPr>
            <w:tcW w:w="1838" w:type="dxa"/>
            <w:vAlign w:val="bottom"/>
          </w:tcPr>
          <w:p w14:paraId="0899E9D1" w14:textId="77777777" w:rsidR="00A22871" w:rsidRPr="002F254C" w:rsidRDefault="00A22871" w:rsidP="00A22871">
            <w:pPr>
              <w:rPr>
                <w:rFonts w:cs="Arial"/>
                <w:sz w:val="20"/>
              </w:rPr>
            </w:pPr>
            <w:r w:rsidRPr="002F254C">
              <w:rPr>
                <w:rFonts w:cs="Arial"/>
                <w:color w:val="000000"/>
                <w:sz w:val="20"/>
              </w:rPr>
              <w:t>BusinessRule</w:t>
            </w:r>
            <w:r w:rsidRPr="002F254C" w:rsidDel="00592D6A">
              <w:rPr>
                <w:rFonts w:cs="Arial"/>
                <w:color w:val="000000"/>
                <w:sz w:val="20"/>
              </w:rPr>
              <w:t xml:space="preserve"> </w:t>
            </w:r>
          </w:p>
        </w:tc>
        <w:tc>
          <w:tcPr>
            <w:tcW w:w="2552" w:type="dxa"/>
            <w:vAlign w:val="bottom"/>
          </w:tcPr>
          <w:p w14:paraId="13AB9E1E" w14:textId="77777777" w:rsidR="00A22871" w:rsidRPr="002F254C" w:rsidRDefault="00A22871" w:rsidP="00A22871">
            <w:pPr>
              <w:rPr>
                <w:rFonts w:cs="Arial"/>
                <w:sz w:val="20"/>
              </w:rPr>
            </w:pPr>
            <w:r w:rsidRPr="002F254C">
              <w:rPr>
                <w:rFonts w:cs="Arial"/>
                <w:color w:val="000000"/>
                <w:sz w:val="20"/>
              </w:rPr>
              <w:t>AccountMaxTotalValueExceeded</w:t>
            </w:r>
          </w:p>
        </w:tc>
        <w:tc>
          <w:tcPr>
            <w:tcW w:w="4626" w:type="dxa"/>
            <w:vAlign w:val="bottom"/>
          </w:tcPr>
          <w:p w14:paraId="39DD984D" w14:textId="77777777" w:rsidR="00A22871" w:rsidRPr="002F254C" w:rsidRDefault="00A22871" w:rsidP="00A22871">
            <w:pPr>
              <w:rPr>
                <w:rFonts w:cs="Arial"/>
                <w:sz w:val="20"/>
              </w:rPr>
            </w:pPr>
            <w:r w:rsidRPr="002F254C">
              <w:rPr>
                <w:rFonts w:cs="Arial"/>
                <w:color w:val="000000"/>
                <w:sz w:val="20"/>
              </w:rPr>
              <w:t>The party has exceeded their cumulative transacting value limit defined for the account.</w:t>
            </w:r>
          </w:p>
        </w:tc>
      </w:tr>
      <w:tr w:rsidR="00A22871" w14:paraId="544522D8" w14:textId="77777777" w:rsidTr="002F254C">
        <w:trPr>
          <w:cantSplit/>
        </w:trPr>
        <w:tc>
          <w:tcPr>
            <w:tcW w:w="1838" w:type="dxa"/>
            <w:vAlign w:val="bottom"/>
          </w:tcPr>
          <w:p w14:paraId="7FA9A65B" w14:textId="77777777" w:rsidR="00A22871" w:rsidRPr="002F254C" w:rsidRDefault="00A22871" w:rsidP="00A22871">
            <w:pPr>
              <w:rPr>
                <w:rFonts w:cs="Arial"/>
                <w:sz w:val="20"/>
              </w:rPr>
            </w:pPr>
            <w:r w:rsidRPr="002F254C">
              <w:rPr>
                <w:rFonts w:cs="Arial"/>
                <w:color w:val="000000"/>
                <w:sz w:val="20"/>
              </w:rPr>
              <w:t>BusinessRule</w:t>
            </w:r>
            <w:r w:rsidRPr="002F254C" w:rsidDel="00592D6A">
              <w:rPr>
                <w:rFonts w:cs="Arial"/>
                <w:color w:val="000000"/>
                <w:sz w:val="20"/>
              </w:rPr>
              <w:t xml:space="preserve"> </w:t>
            </w:r>
          </w:p>
        </w:tc>
        <w:tc>
          <w:tcPr>
            <w:tcW w:w="2552" w:type="dxa"/>
            <w:vAlign w:val="bottom"/>
          </w:tcPr>
          <w:p w14:paraId="2A5FE546" w14:textId="77777777" w:rsidR="00A22871" w:rsidRPr="002F254C" w:rsidRDefault="00A22871" w:rsidP="00A22871">
            <w:pPr>
              <w:rPr>
                <w:rFonts w:cs="Arial"/>
                <w:sz w:val="20"/>
              </w:rPr>
            </w:pPr>
            <w:r w:rsidRPr="002F254C">
              <w:rPr>
                <w:rFonts w:cs="Arial"/>
                <w:color w:val="000000"/>
                <w:sz w:val="20"/>
              </w:rPr>
              <w:t>AccountMaxTotalVolumeExceeded</w:t>
            </w:r>
          </w:p>
        </w:tc>
        <w:tc>
          <w:tcPr>
            <w:tcW w:w="4626" w:type="dxa"/>
            <w:vAlign w:val="bottom"/>
          </w:tcPr>
          <w:p w14:paraId="3BEB7DC8" w14:textId="77777777" w:rsidR="00A22871" w:rsidRPr="002F254C" w:rsidRDefault="00A22871" w:rsidP="00A22871">
            <w:pPr>
              <w:rPr>
                <w:rFonts w:cs="Arial"/>
                <w:sz w:val="20"/>
              </w:rPr>
            </w:pPr>
            <w:r w:rsidRPr="002F254C">
              <w:rPr>
                <w:rFonts w:cs="Arial"/>
                <w:color w:val="000000"/>
                <w:sz w:val="20"/>
              </w:rPr>
              <w:t>The party has exceeded their cumulative transacting volume limit defined for the account.</w:t>
            </w:r>
          </w:p>
        </w:tc>
      </w:tr>
      <w:tr w:rsidR="00A22871" w14:paraId="5A7531FB" w14:textId="77777777" w:rsidTr="002F254C">
        <w:trPr>
          <w:cantSplit/>
        </w:trPr>
        <w:tc>
          <w:tcPr>
            <w:tcW w:w="1838" w:type="dxa"/>
            <w:vAlign w:val="bottom"/>
          </w:tcPr>
          <w:p w14:paraId="7B56935A" w14:textId="77777777" w:rsidR="00A22871" w:rsidRPr="002F254C" w:rsidRDefault="00A22871" w:rsidP="00A22871">
            <w:pPr>
              <w:rPr>
                <w:rFonts w:cs="Arial"/>
                <w:sz w:val="20"/>
              </w:rPr>
            </w:pPr>
            <w:r w:rsidRPr="002F254C">
              <w:rPr>
                <w:rFonts w:cs="Arial"/>
                <w:color w:val="000000"/>
                <w:sz w:val="20"/>
              </w:rPr>
              <w:t>BusinessRule</w:t>
            </w:r>
            <w:r w:rsidRPr="002F254C" w:rsidDel="00592D6A">
              <w:rPr>
                <w:rFonts w:cs="Arial"/>
                <w:color w:val="000000"/>
                <w:sz w:val="20"/>
              </w:rPr>
              <w:t xml:space="preserve"> </w:t>
            </w:r>
          </w:p>
        </w:tc>
        <w:tc>
          <w:tcPr>
            <w:tcW w:w="2552" w:type="dxa"/>
            <w:vAlign w:val="bottom"/>
          </w:tcPr>
          <w:p w14:paraId="435FF090" w14:textId="77777777" w:rsidR="00A22871" w:rsidRPr="002F254C" w:rsidRDefault="00A22871" w:rsidP="00A22871">
            <w:pPr>
              <w:rPr>
                <w:rFonts w:cs="Arial"/>
                <w:sz w:val="20"/>
              </w:rPr>
            </w:pPr>
            <w:r w:rsidRPr="002F254C">
              <w:rPr>
                <w:rFonts w:cs="Arial"/>
                <w:color w:val="000000"/>
                <w:sz w:val="20"/>
              </w:rPr>
              <w:t>LessThanTransactionMinValue</w:t>
            </w:r>
          </w:p>
        </w:tc>
        <w:tc>
          <w:tcPr>
            <w:tcW w:w="4626" w:type="dxa"/>
            <w:vAlign w:val="bottom"/>
          </w:tcPr>
          <w:p w14:paraId="529C8A5F" w14:textId="77777777" w:rsidR="00A22871" w:rsidRPr="002F254C" w:rsidRDefault="00A22871" w:rsidP="00A22871">
            <w:pPr>
              <w:rPr>
                <w:rFonts w:cs="Arial"/>
                <w:sz w:val="20"/>
              </w:rPr>
            </w:pPr>
            <w:r w:rsidRPr="002F254C">
              <w:rPr>
                <w:rFonts w:cs="Arial"/>
                <w:color w:val="000000"/>
                <w:sz w:val="20"/>
              </w:rPr>
              <w:t>The amount specified for the transaction is less than the defined minimum for the service.</w:t>
            </w:r>
          </w:p>
        </w:tc>
      </w:tr>
      <w:tr w:rsidR="00A22871" w14:paraId="188C03D0" w14:textId="77777777" w:rsidTr="002F254C">
        <w:trPr>
          <w:cantSplit/>
        </w:trPr>
        <w:tc>
          <w:tcPr>
            <w:tcW w:w="1838" w:type="dxa"/>
            <w:vAlign w:val="bottom"/>
          </w:tcPr>
          <w:p w14:paraId="5D0B515C" w14:textId="77777777" w:rsidR="00A22871" w:rsidRPr="002F254C" w:rsidRDefault="00A22871" w:rsidP="00A22871">
            <w:pPr>
              <w:rPr>
                <w:rFonts w:cs="Arial"/>
                <w:sz w:val="20"/>
              </w:rPr>
            </w:pPr>
            <w:r w:rsidRPr="002F254C">
              <w:rPr>
                <w:rFonts w:cs="Arial"/>
                <w:color w:val="000000"/>
                <w:sz w:val="20"/>
              </w:rPr>
              <w:t>BusinessRule</w:t>
            </w:r>
            <w:r w:rsidRPr="002F254C" w:rsidDel="00592D6A">
              <w:rPr>
                <w:rFonts w:cs="Arial"/>
                <w:color w:val="000000"/>
                <w:sz w:val="20"/>
              </w:rPr>
              <w:t xml:space="preserve"> </w:t>
            </w:r>
          </w:p>
        </w:tc>
        <w:tc>
          <w:tcPr>
            <w:tcW w:w="2552" w:type="dxa"/>
            <w:vAlign w:val="bottom"/>
          </w:tcPr>
          <w:p w14:paraId="163D14D6" w14:textId="77777777" w:rsidR="00A22871" w:rsidRPr="002F254C" w:rsidRDefault="00A22871" w:rsidP="00A22871">
            <w:pPr>
              <w:rPr>
                <w:rFonts w:cs="Arial"/>
                <w:sz w:val="20"/>
              </w:rPr>
            </w:pPr>
            <w:r w:rsidRPr="002F254C">
              <w:rPr>
                <w:rFonts w:cs="Arial"/>
                <w:color w:val="000000"/>
                <w:sz w:val="20"/>
              </w:rPr>
              <w:t>GreaterThanTransactionMaxValue</w:t>
            </w:r>
          </w:p>
        </w:tc>
        <w:tc>
          <w:tcPr>
            <w:tcW w:w="4626" w:type="dxa"/>
            <w:vAlign w:val="bottom"/>
          </w:tcPr>
          <w:p w14:paraId="40550420" w14:textId="77777777" w:rsidR="00A22871" w:rsidRPr="002F254C" w:rsidRDefault="00A22871" w:rsidP="00A22871">
            <w:pPr>
              <w:rPr>
                <w:rFonts w:cs="Arial"/>
                <w:sz w:val="20"/>
              </w:rPr>
            </w:pPr>
            <w:r w:rsidRPr="002F254C">
              <w:rPr>
                <w:rFonts w:cs="Arial"/>
                <w:color w:val="000000"/>
                <w:sz w:val="20"/>
              </w:rPr>
              <w:t>The amount specified for the transaction is greater than the defined maximum for the service.</w:t>
            </w:r>
          </w:p>
        </w:tc>
      </w:tr>
      <w:tr w:rsidR="00A22871" w14:paraId="1FC0D836" w14:textId="77777777" w:rsidTr="002F254C">
        <w:trPr>
          <w:cantSplit/>
        </w:trPr>
        <w:tc>
          <w:tcPr>
            <w:tcW w:w="1838" w:type="dxa"/>
            <w:vAlign w:val="bottom"/>
          </w:tcPr>
          <w:p w14:paraId="4E7B0147" w14:textId="77777777" w:rsidR="00A22871" w:rsidRPr="002F254C" w:rsidRDefault="00A22871" w:rsidP="00A22871">
            <w:pPr>
              <w:rPr>
                <w:rFonts w:cs="Arial"/>
                <w:sz w:val="20"/>
              </w:rPr>
            </w:pPr>
            <w:r w:rsidRPr="002F254C">
              <w:rPr>
                <w:rFonts w:cs="Arial"/>
                <w:color w:val="000000"/>
                <w:sz w:val="20"/>
              </w:rPr>
              <w:t>BusinessRule</w:t>
            </w:r>
            <w:r w:rsidRPr="002F254C" w:rsidDel="00592D6A">
              <w:rPr>
                <w:rFonts w:cs="Arial"/>
                <w:color w:val="000000"/>
                <w:sz w:val="20"/>
              </w:rPr>
              <w:t xml:space="preserve"> </w:t>
            </w:r>
          </w:p>
        </w:tc>
        <w:tc>
          <w:tcPr>
            <w:tcW w:w="2552" w:type="dxa"/>
            <w:vAlign w:val="bottom"/>
          </w:tcPr>
          <w:p w14:paraId="5FECDBE7" w14:textId="77777777" w:rsidR="00A22871" w:rsidRPr="002F254C" w:rsidRDefault="00A22871" w:rsidP="00A22871">
            <w:pPr>
              <w:rPr>
                <w:rFonts w:cs="Arial"/>
                <w:sz w:val="20"/>
              </w:rPr>
            </w:pPr>
            <w:r w:rsidRPr="002F254C">
              <w:rPr>
                <w:rFonts w:cs="Arial"/>
                <w:color w:val="000000"/>
                <w:sz w:val="20"/>
              </w:rPr>
              <w:t>MaxBalanceExceed</w:t>
            </w:r>
          </w:p>
        </w:tc>
        <w:tc>
          <w:tcPr>
            <w:tcW w:w="4626" w:type="dxa"/>
            <w:vAlign w:val="bottom"/>
          </w:tcPr>
          <w:p w14:paraId="1CBD2854" w14:textId="77777777" w:rsidR="00A22871" w:rsidRPr="002F254C" w:rsidRDefault="00A22871" w:rsidP="00A22871">
            <w:pPr>
              <w:rPr>
                <w:rFonts w:cs="Arial"/>
                <w:sz w:val="20"/>
              </w:rPr>
            </w:pPr>
            <w:r w:rsidRPr="002F254C">
              <w:rPr>
                <w:rFonts w:cs="Arial"/>
                <w:color w:val="000000"/>
                <w:sz w:val="20"/>
              </w:rPr>
              <w:t>The amount specified will cause the balance of the credit parties account to exceed the rule limit.</w:t>
            </w:r>
          </w:p>
        </w:tc>
      </w:tr>
      <w:tr w:rsidR="00A22871" w14:paraId="5622C4B1" w14:textId="77777777" w:rsidTr="002F254C">
        <w:trPr>
          <w:cantSplit/>
        </w:trPr>
        <w:tc>
          <w:tcPr>
            <w:tcW w:w="1838" w:type="dxa"/>
            <w:vAlign w:val="bottom"/>
          </w:tcPr>
          <w:p w14:paraId="44336436" w14:textId="77777777" w:rsidR="00A22871" w:rsidRPr="002F254C" w:rsidRDefault="00A22871" w:rsidP="00A22871">
            <w:pPr>
              <w:rPr>
                <w:rFonts w:cs="Arial"/>
                <w:sz w:val="20"/>
              </w:rPr>
            </w:pPr>
            <w:r w:rsidRPr="002F254C">
              <w:rPr>
                <w:rFonts w:cs="Arial"/>
                <w:color w:val="000000"/>
                <w:sz w:val="20"/>
              </w:rPr>
              <w:t>BusinessRule</w:t>
            </w:r>
            <w:r w:rsidRPr="002F254C" w:rsidDel="00592D6A">
              <w:rPr>
                <w:rFonts w:cs="Arial"/>
                <w:color w:val="000000"/>
                <w:sz w:val="20"/>
              </w:rPr>
              <w:t xml:space="preserve"> </w:t>
            </w:r>
          </w:p>
        </w:tc>
        <w:tc>
          <w:tcPr>
            <w:tcW w:w="2552" w:type="dxa"/>
            <w:vAlign w:val="bottom"/>
          </w:tcPr>
          <w:p w14:paraId="0298483C" w14:textId="77777777" w:rsidR="00A22871" w:rsidRPr="002F254C" w:rsidRDefault="00A22871" w:rsidP="00A22871">
            <w:pPr>
              <w:rPr>
                <w:rFonts w:cs="Arial"/>
                <w:sz w:val="20"/>
              </w:rPr>
            </w:pPr>
            <w:r w:rsidRPr="002F254C">
              <w:rPr>
                <w:rFonts w:cs="Arial"/>
                <w:color w:val="000000"/>
                <w:sz w:val="20"/>
              </w:rPr>
              <w:t>SamePartiesError</w:t>
            </w:r>
          </w:p>
        </w:tc>
        <w:tc>
          <w:tcPr>
            <w:tcW w:w="4626" w:type="dxa"/>
            <w:vAlign w:val="bottom"/>
          </w:tcPr>
          <w:p w14:paraId="2717C664" w14:textId="77777777" w:rsidR="00A22871" w:rsidRPr="002F254C" w:rsidRDefault="00A22871" w:rsidP="00A22871">
            <w:pPr>
              <w:rPr>
                <w:rFonts w:cs="Arial"/>
                <w:sz w:val="20"/>
              </w:rPr>
            </w:pPr>
            <w:r w:rsidRPr="002F254C">
              <w:rPr>
                <w:rFonts w:cs="Arial"/>
                <w:color w:val="000000"/>
                <w:sz w:val="20"/>
              </w:rPr>
              <w:t>The debit and credit parties are the same.</w:t>
            </w:r>
          </w:p>
        </w:tc>
      </w:tr>
      <w:tr w:rsidR="00A22871" w14:paraId="356DD4A3" w14:textId="77777777" w:rsidTr="002F254C">
        <w:trPr>
          <w:cantSplit/>
        </w:trPr>
        <w:tc>
          <w:tcPr>
            <w:tcW w:w="1838" w:type="dxa"/>
            <w:vAlign w:val="bottom"/>
          </w:tcPr>
          <w:p w14:paraId="0EE0AD65" w14:textId="77777777" w:rsidR="00A22871" w:rsidRPr="002F254C" w:rsidRDefault="00A22871" w:rsidP="00A22871">
            <w:pPr>
              <w:rPr>
                <w:rFonts w:cs="Arial"/>
                <w:sz w:val="20"/>
              </w:rPr>
            </w:pPr>
            <w:r w:rsidRPr="002F254C">
              <w:rPr>
                <w:rFonts w:cs="Arial"/>
                <w:color w:val="000000"/>
                <w:sz w:val="20"/>
              </w:rPr>
              <w:t>BusinessRule</w:t>
            </w:r>
            <w:r w:rsidRPr="002F254C" w:rsidDel="00592D6A">
              <w:rPr>
                <w:rFonts w:cs="Arial"/>
                <w:color w:val="000000"/>
                <w:sz w:val="20"/>
              </w:rPr>
              <w:t xml:space="preserve"> </w:t>
            </w:r>
          </w:p>
        </w:tc>
        <w:tc>
          <w:tcPr>
            <w:tcW w:w="2552" w:type="dxa"/>
            <w:vAlign w:val="bottom"/>
          </w:tcPr>
          <w:p w14:paraId="5C68AF2A" w14:textId="77777777" w:rsidR="00A22871" w:rsidRPr="002F254C" w:rsidRDefault="00A22871" w:rsidP="00A22871">
            <w:pPr>
              <w:rPr>
                <w:rFonts w:cs="Arial"/>
                <w:sz w:val="20"/>
              </w:rPr>
            </w:pPr>
            <w:r w:rsidRPr="002F254C">
              <w:rPr>
                <w:rFonts w:cs="Arial"/>
                <w:color w:val="000000"/>
                <w:sz w:val="20"/>
              </w:rPr>
              <w:t>DuplicateRequest</w:t>
            </w:r>
          </w:p>
        </w:tc>
        <w:tc>
          <w:tcPr>
            <w:tcW w:w="4626" w:type="dxa"/>
            <w:vAlign w:val="bottom"/>
          </w:tcPr>
          <w:p w14:paraId="3714D64B" w14:textId="77777777" w:rsidR="00A22871" w:rsidRPr="002F254C" w:rsidRDefault="00A22871" w:rsidP="00A22871">
            <w:pPr>
              <w:rPr>
                <w:rFonts w:cs="Arial"/>
                <w:sz w:val="20"/>
              </w:rPr>
            </w:pPr>
            <w:r w:rsidRPr="002F254C">
              <w:rPr>
                <w:rFonts w:cs="Arial"/>
                <w:color w:val="000000"/>
                <w:sz w:val="20"/>
              </w:rPr>
              <w:t>The request has previously been processed, i.e. this request is a duplicate and hence has been rejected.</w:t>
            </w:r>
          </w:p>
        </w:tc>
      </w:tr>
      <w:tr w:rsidR="00A22871" w14:paraId="05B61373" w14:textId="77777777" w:rsidTr="002F254C">
        <w:trPr>
          <w:cantSplit/>
        </w:trPr>
        <w:tc>
          <w:tcPr>
            <w:tcW w:w="1838" w:type="dxa"/>
            <w:vAlign w:val="bottom"/>
          </w:tcPr>
          <w:p w14:paraId="51833F70" w14:textId="77777777" w:rsidR="00A22871" w:rsidRPr="002F254C" w:rsidRDefault="00A22871" w:rsidP="00A22871">
            <w:pPr>
              <w:rPr>
                <w:rFonts w:cs="Arial"/>
                <w:sz w:val="20"/>
              </w:rPr>
            </w:pPr>
            <w:r w:rsidRPr="002F254C">
              <w:rPr>
                <w:rFonts w:cs="Arial"/>
                <w:color w:val="000000"/>
                <w:sz w:val="20"/>
              </w:rPr>
              <w:lastRenderedPageBreak/>
              <w:t>BusinessRule</w:t>
            </w:r>
            <w:r w:rsidRPr="002F254C" w:rsidDel="00592D6A">
              <w:rPr>
                <w:rFonts w:cs="Arial"/>
                <w:color w:val="000000"/>
                <w:sz w:val="20"/>
              </w:rPr>
              <w:t xml:space="preserve"> </w:t>
            </w:r>
          </w:p>
        </w:tc>
        <w:tc>
          <w:tcPr>
            <w:tcW w:w="2552" w:type="dxa"/>
            <w:vAlign w:val="bottom"/>
          </w:tcPr>
          <w:p w14:paraId="33259DCE" w14:textId="77777777" w:rsidR="00A22871" w:rsidRPr="002F254C" w:rsidRDefault="00A22871" w:rsidP="00A22871">
            <w:pPr>
              <w:rPr>
                <w:rFonts w:cs="Arial"/>
                <w:sz w:val="20"/>
              </w:rPr>
            </w:pPr>
            <w:r w:rsidRPr="002F254C">
              <w:rPr>
                <w:rFonts w:cs="Arial"/>
                <w:color w:val="000000"/>
                <w:sz w:val="20"/>
              </w:rPr>
              <w:t>InsufficientFunds</w:t>
            </w:r>
          </w:p>
        </w:tc>
        <w:tc>
          <w:tcPr>
            <w:tcW w:w="4626" w:type="dxa"/>
            <w:vAlign w:val="bottom"/>
          </w:tcPr>
          <w:p w14:paraId="4523B3D0" w14:textId="77777777" w:rsidR="00A22871" w:rsidRPr="002F254C" w:rsidRDefault="00A22871" w:rsidP="00A22871">
            <w:pPr>
              <w:rPr>
                <w:rFonts w:cs="Arial"/>
                <w:sz w:val="20"/>
              </w:rPr>
            </w:pPr>
            <w:r w:rsidRPr="002F254C">
              <w:rPr>
                <w:rFonts w:cs="Arial"/>
                <w:color w:val="000000"/>
                <w:sz w:val="20"/>
              </w:rPr>
              <w:t>Available funds are not sufficient to enable the party to be debited for the requested transaction.</w:t>
            </w:r>
          </w:p>
        </w:tc>
      </w:tr>
      <w:tr w:rsidR="00A22871" w14:paraId="6060F49F" w14:textId="77777777" w:rsidTr="002F254C">
        <w:trPr>
          <w:cantSplit/>
        </w:trPr>
        <w:tc>
          <w:tcPr>
            <w:tcW w:w="1838" w:type="dxa"/>
            <w:vAlign w:val="bottom"/>
          </w:tcPr>
          <w:p w14:paraId="3514D0EF" w14:textId="77777777" w:rsidR="00A22871" w:rsidRPr="002F254C" w:rsidRDefault="00A22871" w:rsidP="00A22871">
            <w:pPr>
              <w:rPr>
                <w:rFonts w:cs="Arial"/>
                <w:sz w:val="20"/>
              </w:rPr>
            </w:pPr>
            <w:r w:rsidRPr="002F254C">
              <w:rPr>
                <w:rFonts w:cs="Arial"/>
                <w:color w:val="000000"/>
                <w:sz w:val="20"/>
              </w:rPr>
              <w:t>BusinessRule</w:t>
            </w:r>
            <w:r w:rsidRPr="002F254C" w:rsidDel="00592D6A">
              <w:rPr>
                <w:rFonts w:cs="Arial"/>
                <w:color w:val="000000"/>
                <w:sz w:val="20"/>
              </w:rPr>
              <w:t xml:space="preserve"> </w:t>
            </w:r>
          </w:p>
        </w:tc>
        <w:tc>
          <w:tcPr>
            <w:tcW w:w="2552" w:type="dxa"/>
            <w:vAlign w:val="bottom"/>
          </w:tcPr>
          <w:p w14:paraId="7AA03677" w14:textId="77777777" w:rsidR="00A22871" w:rsidRPr="002F254C" w:rsidRDefault="00A22871" w:rsidP="00A22871">
            <w:pPr>
              <w:rPr>
                <w:rFonts w:cs="Arial"/>
                <w:sz w:val="20"/>
              </w:rPr>
            </w:pPr>
            <w:r w:rsidRPr="002F254C">
              <w:rPr>
                <w:rFonts w:cs="Arial"/>
                <w:color w:val="000000"/>
                <w:sz w:val="20"/>
              </w:rPr>
              <w:t>IncorrectState</w:t>
            </w:r>
          </w:p>
        </w:tc>
        <w:tc>
          <w:tcPr>
            <w:tcW w:w="4626" w:type="dxa"/>
            <w:vAlign w:val="bottom"/>
          </w:tcPr>
          <w:p w14:paraId="6F5664AB" w14:textId="77777777" w:rsidR="00A22871" w:rsidRPr="002F254C" w:rsidRDefault="00A22871" w:rsidP="00A22871">
            <w:pPr>
              <w:rPr>
                <w:rFonts w:cs="Arial"/>
                <w:sz w:val="20"/>
              </w:rPr>
            </w:pPr>
            <w:r w:rsidRPr="002F254C">
              <w:rPr>
                <w:rFonts w:cs="Arial"/>
                <w:color w:val="000000"/>
                <w:sz w:val="20"/>
              </w:rPr>
              <w:t>The account is in a state that does not permit the requested service.</w:t>
            </w:r>
          </w:p>
        </w:tc>
      </w:tr>
      <w:tr w:rsidR="00A22871" w14:paraId="6B78F024" w14:textId="77777777" w:rsidTr="002F254C">
        <w:trPr>
          <w:cantSplit/>
        </w:trPr>
        <w:tc>
          <w:tcPr>
            <w:tcW w:w="1838" w:type="dxa"/>
            <w:vAlign w:val="bottom"/>
          </w:tcPr>
          <w:p w14:paraId="02956563" w14:textId="77777777" w:rsidR="00A22871" w:rsidRPr="002F254C" w:rsidRDefault="00A22871" w:rsidP="00A22871">
            <w:pPr>
              <w:rPr>
                <w:rFonts w:cs="Arial"/>
                <w:sz w:val="20"/>
              </w:rPr>
            </w:pPr>
            <w:r w:rsidRPr="002F254C">
              <w:rPr>
                <w:rFonts w:cs="Arial"/>
                <w:color w:val="000000"/>
                <w:sz w:val="20"/>
              </w:rPr>
              <w:t>BusinessRule</w:t>
            </w:r>
            <w:r w:rsidRPr="002F254C" w:rsidDel="00592D6A">
              <w:rPr>
                <w:rFonts w:cs="Arial"/>
                <w:color w:val="000000"/>
                <w:sz w:val="20"/>
              </w:rPr>
              <w:t xml:space="preserve"> </w:t>
            </w:r>
          </w:p>
        </w:tc>
        <w:tc>
          <w:tcPr>
            <w:tcW w:w="2552" w:type="dxa"/>
            <w:vAlign w:val="bottom"/>
          </w:tcPr>
          <w:p w14:paraId="385F307A" w14:textId="77777777" w:rsidR="00A22871" w:rsidRPr="002F254C" w:rsidRDefault="00A22871" w:rsidP="00A22871">
            <w:pPr>
              <w:rPr>
                <w:rFonts w:cs="Arial"/>
                <w:sz w:val="20"/>
              </w:rPr>
            </w:pPr>
            <w:r w:rsidRPr="002F254C">
              <w:rPr>
                <w:rFonts w:cs="Arial"/>
                <w:color w:val="000000"/>
                <w:sz w:val="20"/>
              </w:rPr>
              <w:t>UnderPaymentNotAllowed</w:t>
            </w:r>
          </w:p>
        </w:tc>
        <w:tc>
          <w:tcPr>
            <w:tcW w:w="4626" w:type="dxa"/>
            <w:vAlign w:val="bottom"/>
          </w:tcPr>
          <w:p w14:paraId="36D383ED" w14:textId="77777777" w:rsidR="00A22871" w:rsidRPr="002F254C" w:rsidRDefault="00A22871" w:rsidP="00A22871">
            <w:pPr>
              <w:rPr>
                <w:rFonts w:cs="Arial"/>
                <w:sz w:val="20"/>
              </w:rPr>
            </w:pPr>
            <w:r w:rsidRPr="002F254C">
              <w:rPr>
                <w:rFonts w:cs="Arial"/>
                <w:color w:val="000000"/>
                <w:sz w:val="20"/>
              </w:rPr>
              <w:t>The requested amount is less than the amount that needs to be supplied for this transaction</w:t>
            </w:r>
          </w:p>
        </w:tc>
      </w:tr>
      <w:tr w:rsidR="00A22871" w14:paraId="52F7D2CD" w14:textId="77777777" w:rsidTr="002F254C">
        <w:trPr>
          <w:cantSplit/>
        </w:trPr>
        <w:tc>
          <w:tcPr>
            <w:tcW w:w="1838" w:type="dxa"/>
            <w:vAlign w:val="bottom"/>
          </w:tcPr>
          <w:p w14:paraId="19A17524" w14:textId="77777777" w:rsidR="00A22871" w:rsidRPr="002F254C" w:rsidRDefault="00A22871" w:rsidP="00A22871">
            <w:pPr>
              <w:rPr>
                <w:rFonts w:cs="Arial"/>
                <w:sz w:val="20"/>
              </w:rPr>
            </w:pPr>
            <w:r w:rsidRPr="002F254C">
              <w:rPr>
                <w:rFonts w:cs="Arial"/>
                <w:color w:val="000000"/>
                <w:sz w:val="20"/>
              </w:rPr>
              <w:t>BusinessRule</w:t>
            </w:r>
            <w:r w:rsidRPr="002F254C" w:rsidDel="00592D6A">
              <w:rPr>
                <w:rFonts w:cs="Arial"/>
                <w:color w:val="000000"/>
                <w:sz w:val="20"/>
              </w:rPr>
              <w:t xml:space="preserve"> </w:t>
            </w:r>
          </w:p>
        </w:tc>
        <w:tc>
          <w:tcPr>
            <w:tcW w:w="2552" w:type="dxa"/>
            <w:vAlign w:val="bottom"/>
          </w:tcPr>
          <w:p w14:paraId="62179475" w14:textId="77777777" w:rsidR="00A22871" w:rsidRPr="002F254C" w:rsidRDefault="00A22871" w:rsidP="00A22871">
            <w:pPr>
              <w:rPr>
                <w:rFonts w:cs="Arial"/>
                <w:sz w:val="20"/>
              </w:rPr>
            </w:pPr>
            <w:r w:rsidRPr="002F254C">
              <w:rPr>
                <w:rFonts w:cs="Arial"/>
                <w:color w:val="000000"/>
                <w:sz w:val="20"/>
              </w:rPr>
              <w:t>OverPaymentNotAllowed</w:t>
            </w:r>
          </w:p>
        </w:tc>
        <w:tc>
          <w:tcPr>
            <w:tcW w:w="4626" w:type="dxa"/>
            <w:vAlign w:val="bottom"/>
          </w:tcPr>
          <w:p w14:paraId="3DA7370D" w14:textId="77777777" w:rsidR="00A22871" w:rsidRPr="002F254C" w:rsidRDefault="00A22871" w:rsidP="00A22871">
            <w:pPr>
              <w:rPr>
                <w:rFonts w:cs="Arial"/>
                <w:sz w:val="20"/>
              </w:rPr>
            </w:pPr>
            <w:r w:rsidRPr="002F254C">
              <w:rPr>
                <w:rFonts w:cs="Arial"/>
                <w:color w:val="000000"/>
                <w:sz w:val="20"/>
              </w:rPr>
              <w:t>The requested amount is greater than the amount that needs to be supplied for this transaction</w:t>
            </w:r>
          </w:p>
        </w:tc>
      </w:tr>
      <w:tr w:rsidR="00A22871" w14:paraId="2A275C9C" w14:textId="77777777" w:rsidTr="002F254C">
        <w:trPr>
          <w:cantSplit/>
        </w:trPr>
        <w:tc>
          <w:tcPr>
            <w:tcW w:w="1838" w:type="dxa"/>
            <w:vAlign w:val="bottom"/>
          </w:tcPr>
          <w:p w14:paraId="085EDD97" w14:textId="77777777" w:rsidR="00A22871" w:rsidRPr="002F254C" w:rsidRDefault="00A22871" w:rsidP="00A22871">
            <w:pPr>
              <w:rPr>
                <w:rFonts w:cs="Arial"/>
                <w:color w:val="000000"/>
                <w:sz w:val="20"/>
              </w:rPr>
            </w:pPr>
            <w:r w:rsidRPr="002F254C">
              <w:rPr>
                <w:rFonts w:cs="Arial"/>
                <w:color w:val="000000"/>
                <w:sz w:val="20"/>
              </w:rPr>
              <w:t>BusinessRule</w:t>
            </w:r>
          </w:p>
        </w:tc>
        <w:tc>
          <w:tcPr>
            <w:tcW w:w="2552" w:type="dxa"/>
            <w:vAlign w:val="bottom"/>
          </w:tcPr>
          <w:p w14:paraId="3A679889" w14:textId="77777777" w:rsidR="00A22871" w:rsidRPr="002F254C" w:rsidRDefault="00A22871" w:rsidP="00A22871">
            <w:pPr>
              <w:rPr>
                <w:rFonts w:cs="Arial"/>
                <w:color w:val="000000"/>
                <w:sz w:val="20"/>
              </w:rPr>
            </w:pPr>
            <w:r w:rsidRPr="002F254C">
              <w:rPr>
                <w:rFonts w:cs="Arial"/>
                <w:color w:val="000000"/>
                <w:sz w:val="20"/>
              </w:rPr>
              <w:t>RateLimitError</w:t>
            </w:r>
          </w:p>
        </w:tc>
        <w:tc>
          <w:tcPr>
            <w:tcW w:w="4626" w:type="dxa"/>
            <w:vAlign w:val="bottom"/>
          </w:tcPr>
          <w:p w14:paraId="33539FD4" w14:textId="77777777" w:rsidR="00A22871" w:rsidRPr="002F254C" w:rsidRDefault="00A22871" w:rsidP="00A22871">
            <w:pPr>
              <w:rPr>
                <w:rFonts w:cs="Arial"/>
                <w:color w:val="000000"/>
                <w:sz w:val="20"/>
              </w:rPr>
            </w:pPr>
            <w:r w:rsidRPr="002F254C">
              <w:rPr>
                <w:rFonts w:cs="Arial"/>
                <w:color w:val="000000"/>
                <w:sz w:val="20"/>
              </w:rPr>
              <w:t>The client has submitted too many requests within a period of time.</w:t>
            </w:r>
          </w:p>
        </w:tc>
      </w:tr>
      <w:tr w:rsidR="00A22871" w14:paraId="43BF6BA9" w14:textId="77777777" w:rsidTr="002F254C">
        <w:trPr>
          <w:cantSplit/>
        </w:trPr>
        <w:tc>
          <w:tcPr>
            <w:tcW w:w="1838" w:type="dxa"/>
            <w:vAlign w:val="bottom"/>
          </w:tcPr>
          <w:p w14:paraId="4318A949" w14:textId="77777777" w:rsidR="00A22871" w:rsidRPr="002F254C" w:rsidRDefault="00A22871" w:rsidP="00A22871">
            <w:pPr>
              <w:rPr>
                <w:rFonts w:cs="Arial"/>
                <w:color w:val="000000"/>
                <w:sz w:val="20"/>
              </w:rPr>
            </w:pPr>
            <w:r w:rsidRPr="002F254C">
              <w:rPr>
                <w:rFonts w:cs="Arial"/>
                <w:color w:val="000000"/>
                <w:sz w:val="20"/>
              </w:rPr>
              <w:t>BusinessRule</w:t>
            </w:r>
          </w:p>
        </w:tc>
        <w:tc>
          <w:tcPr>
            <w:tcW w:w="2552" w:type="dxa"/>
            <w:vAlign w:val="bottom"/>
          </w:tcPr>
          <w:p w14:paraId="24231C7B" w14:textId="77777777" w:rsidR="00A22871" w:rsidRPr="002F254C" w:rsidRDefault="00A22871" w:rsidP="00A22871">
            <w:pPr>
              <w:rPr>
                <w:rFonts w:cs="Arial"/>
                <w:color w:val="000000"/>
                <w:sz w:val="20"/>
              </w:rPr>
            </w:pPr>
            <w:r w:rsidRPr="002F254C">
              <w:rPr>
                <w:rFonts w:cs="Arial"/>
                <w:color w:val="000000"/>
                <w:sz w:val="20"/>
              </w:rPr>
              <w:t>TransactionTypeError</w:t>
            </w:r>
          </w:p>
        </w:tc>
        <w:tc>
          <w:tcPr>
            <w:tcW w:w="4626" w:type="dxa"/>
            <w:vAlign w:val="bottom"/>
          </w:tcPr>
          <w:p w14:paraId="72084EAE" w14:textId="77777777" w:rsidR="00A22871" w:rsidRPr="002F254C" w:rsidRDefault="00A22871" w:rsidP="00A22871">
            <w:pPr>
              <w:rPr>
                <w:rFonts w:cs="Arial"/>
                <w:color w:val="000000"/>
                <w:sz w:val="20"/>
              </w:rPr>
            </w:pPr>
            <w:r w:rsidRPr="002F254C">
              <w:rPr>
                <w:rFonts w:cs="Arial"/>
                <w:color w:val="000000"/>
                <w:sz w:val="20"/>
              </w:rPr>
              <w:t>The harmonised transaction type is not supported by the API Provider for the given request.</w:t>
            </w:r>
          </w:p>
        </w:tc>
      </w:tr>
      <w:tr w:rsidR="00A22871" w14:paraId="0F689196" w14:textId="77777777" w:rsidTr="002F254C">
        <w:trPr>
          <w:cantSplit/>
        </w:trPr>
        <w:tc>
          <w:tcPr>
            <w:tcW w:w="1838" w:type="dxa"/>
            <w:vAlign w:val="bottom"/>
          </w:tcPr>
          <w:p w14:paraId="21921561" w14:textId="77777777" w:rsidR="00A22871" w:rsidRPr="002F254C" w:rsidRDefault="00A22871" w:rsidP="00A22871">
            <w:pPr>
              <w:rPr>
                <w:rFonts w:cs="Arial"/>
                <w:color w:val="000000"/>
                <w:sz w:val="20"/>
              </w:rPr>
            </w:pPr>
            <w:r w:rsidRPr="002F254C">
              <w:rPr>
                <w:rFonts w:cs="Arial"/>
                <w:color w:val="000000"/>
                <w:sz w:val="20"/>
              </w:rPr>
              <w:t>BusinessRule</w:t>
            </w:r>
          </w:p>
        </w:tc>
        <w:tc>
          <w:tcPr>
            <w:tcW w:w="2552" w:type="dxa"/>
            <w:vAlign w:val="bottom"/>
          </w:tcPr>
          <w:p w14:paraId="7C4ADBB0" w14:textId="77777777" w:rsidR="00A22871" w:rsidRPr="002F254C" w:rsidRDefault="00A22871" w:rsidP="00A22871">
            <w:pPr>
              <w:rPr>
                <w:rFonts w:cs="Arial"/>
                <w:color w:val="000000"/>
                <w:sz w:val="20"/>
              </w:rPr>
            </w:pPr>
            <w:r w:rsidRPr="002F254C">
              <w:rPr>
                <w:rFonts w:cs="Arial"/>
                <w:color w:val="000000"/>
                <w:sz w:val="20"/>
              </w:rPr>
              <w:t>NoMandateAuthority</w:t>
            </w:r>
          </w:p>
        </w:tc>
        <w:tc>
          <w:tcPr>
            <w:tcW w:w="4626" w:type="dxa"/>
            <w:vAlign w:val="bottom"/>
          </w:tcPr>
          <w:p w14:paraId="5EDAEAA4" w14:textId="77777777" w:rsidR="00A22871" w:rsidRPr="002F254C" w:rsidRDefault="00A22871" w:rsidP="00A22871">
            <w:pPr>
              <w:rPr>
                <w:rFonts w:cs="Arial"/>
                <w:color w:val="000000"/>
                <w:sz w:val="20"/>
              </w:rPr>
            </w:pPr>
            <w:r w:rsidRPr="002F254C">
              <w:rPr>
                <w:rFonts w:cs="Arial"/>
                <w:color w:val="000000"/>
                <w:sz w:val="20"/>
              </w:rPr>
              <w:t>The transaction request is not supported by the debit mandate.</w:t>
            </w:r>
          </w:p>
        </w:tc>
      </w:tr>
      <w:tr w:rsidR="00A22871" w14:paraId="6B1CFFFF" w14:textId="77777777" w:rsidTr="002F254C">
        <w:trPr>
          <w:cantSplit/>
        </w:trPr>
        <w:tc>
          <w:tcPr>
            <w:tcW w:w="1838" w:type="dxa"/>
            <w:vAlign w:val="bottom"/>
          </w:tcPr>
          <w:p w14:paraId="39A5F292" w14:textId="77777777" w:rsidR="00A22871" w:rsidRPr="002F254C" w:rsidRDefault="00A22871" w:rsidP="00A22871">
            <w:pPr>
              <w:rPr>
                <w:rFonts w:cs="Arial"/>
                <w:color w:val="000000"/>
                <w:sz w:val="20"/>
              </w:rPr>
            </w:pPr>
            <w:r w:rsidRPr="002F254C">
              <w:rPr>
                <w:rFonts w:cs="Arial"/>
                <w:color w:val="000000"/>
                <w:sz w:val="20"/>
              </w:rPr>
              <w:t>BusinessRule</w:t>
            </w:r>
          </w:p>
        </w:tc>
        <w:tc>
          <w:tcPr>
            <w:tcW w:w="2552" w:type="dxa"/>
            <w:vAlign w:val="bottom"/>
          </w:tcPr>
          <w:p w14:paraId="2E57A508" w14:textId="77777777" w:rsidR="00A22871" w:rsidRPr="002F254C" w:rsidRDefault="00A22871" w:rsidP="00A22871">
            <w:pPr>
              <w:rPr>
                <w:rFonts w:cs="Arial"/>
                <w:color w:val="000000"/>
                <w:sz w:val="20"/>
              </w:rPr>
            </w:pPr>
            <w:r w:rsidRPr="002F254C">
              <w:rPr>
                <w:rFonts w:cs="Arial"/>
                <w:color w:val="000000"/>
                <w:sz w:val="20"/>
              </w:rPr>
              <w:t>LinkViolation</w:t>
            </w:r>
          </w:p>
        </w:tc>
        <w:tc>
          <w:tcPr>
            <w:tcW w:w="4626" w:type="dxa"/>
            <w:vAlign w:val="bottom"/>
          </w:tcPr>
          <w:p w14:paraId="7362DD26" w14:textId="77777777" w:rsidR="00A22871" w:rsidRPr="002F254C" w:rsidRDefault="00A22871" w:rsidP="00A22871">
            <w:pPr>
              <w:rPr>
                <w:rFonts w:cs="Arial"/>
                <w:color w:val="000000"/>
                <w:sz w:val="20"/>
              </w:rPr>
            </w:pPr>
            <w:r w:rsidRPr="002F254C">
              <w:rPr>
                <w:rFonts w:cs="Arial"/>
                <w:color w:val="000000"/>
                <w:sz w:val="20"/>
              </w:rPr>
              <w:t>The request has violated an account to account link for one of the following reasons:</w:t>
            </w:r>
          </w:p>
          <w:p w14:paraId="32CAF251" w14:textId="77777777" w:rsidR="00A22871" w:rsidRPr="002F254C" w:rsidRDefault="00A22871" w:rsidP="00FE4CA2">
            <w:pPr>
              <w:pStyle w:val="ListParagraph"/>
              <w:numPr>
                <w:ilvl w:val="0"/>
                <w:numId w:val="18"/>
              </w:numPr>
              <w:spacing w:after="0" w:line="240" w:lineRule="auto"/>
              <w:jc w:val="left"/>
              <w:rPr>
                <w:rFonts w:cs="Arial"/>
                <w:color w:val="000000"/>
                <w:sz w:val="20"/>
              </w:rPr>
            </w:pPr>
            <w:r w:rsidRPr="002F254C">
              <w:rPr>
                <w:rFonts w:cs="Arial"/>
                <w:color w:val="000000"/>
                <w:sz w:val="20"/>
              </w:rPr>
              <w:t>Pull request not supported by the Link Mode.</w:t>
            </w:r>
          </w:p>
          <w:p w14:paraId="2EBEDC7A" w14:textId="77777777" w:rsidR="00A22871" w:rsidRPr="002F254C" w:rsidRDefault="00A22871" w:rsidP="00FE4CA2">
            <w:pPr>
              <w:pStyle w:val="ListParagraph"/>
              <w:numPr>
                <w:ilvl w:val="0"/>
                <w:numId w:val="18"/>
              </w:numPr>
              <w:spacing w:after="0" w:line="240" w:lineRule="auto"/>
              <w:jc w:val="left"/>
              <w:rPr>
                <w:rFonts w:cs="Arial"/>
                <w:color w:val="000000"/>
                <w:sz w:val="20"/>
              </w:rPr>
            </w:pPr>
            <w:r w:rsidRPr="002F254C">
              <w:rPr>
                <w:rFonts w:cs="Arial"/>
                <w:color w:val="000000"/>
                <w:sz w:val="20"/>
              </w:rPr>
              <w:t>Push request not supported by the Link Mode.</w:t>
            </w:r>
          </w:p>
        </w:tc>
      </w:tr>
      <w:tr w:rsidR="00A22871" w14:paraId="7EE6C651" w14:textId="77777777" w:rsidTr="002F254C">
        <w:trPr>
          <w:cantSplit/>
        </w:trPr>
        <w:tc>
          <w:tcPr>
            <w:tcW w:w="1838" w:type="dxa"/>
            <w:vAlign w:val="bottom"/>
          </w:tcPr>
          <w:p w14:paraId="5295C502" w14:textId="77777777" w:rsidR="00A22871" w:rsidRPr="002F254C" w:rsidRDefault="00A22871" w:rsidP="00A22871">
            <w:pPr>
              <w:rPr>
                <w:rFonts w:cs="Arial"/>
                <w:color w:val="000000"/>
                <w:sz w:val="20"/>
              </w:rPr>
            </w:pPr>
            <w:r w:rsidRPr="002F254C">
              <w:rPr>
                <w:rFonts w:cs="Arial"/>
                <w:color w:val="000000"/>
                <w:sz w:val="20"/>
              </w:rPr>
              <w:t>BusinessRule</w:t>
            </w:r>
          </w:p>
        </w:tc>
        <w:tc>
          <w:tcPr>
            <w:tcW w:w="2552" w:type="dxa"/>
            <w:vAlign w:val="bottom"/>
          </w:tcPr>
          <w:p w14:paraId="56B3C2CE" w14:textId="77777777" w:rsidR="00A22871" w:rsidRPr="002F254C" w:rsidRDefault="00A22871" w:rsidP="00A22871">
            <w:pPr>
              <w:rPr>
                <w:rFonts w:cs="Arial"/>
                <w:color w:val="000000"/>
                <w:sz w:val="20"/>
              </w:rPr>
            </w:pPr>
            <w:r w:rsidRPr="002F254C">
              <w:rPr>
                <w:rFonts w:cs="Arial"/>
                <w:color w:val="000000"/>
                <w:sz w:val="20"/>
              </w:rPr>
              <w:t>CountryofOriginNotPermitted</w:t>
            </w:r>
          </w:p>
        </w:tc>
        <w:tc>
          <w:tcPr>
            <w:tcW w:w="4626" w:type="dxa"/>
            <w:vAlign w:val="bottom"/>
          </w:tcPr>
          <w:p w14:paraId="494533F3" w14:textId="77777777" w:rsidR="00A22871" w:rsidRPr="002F254C" w:rsidRDefault="00A22871" w:rsidP="00A22871">
            <w:pPr>
              <w:rPr>
                <w:rFonts w:cs="Arial"/>
                <w:color w:val="000000"/>
                <w:sz w:val="20"/>
              </w:rPr>
            </w:pPr>
            <w:r w:rsidRPr="002F254C">
              <w:rPr>
                <w:rFonts w:cs="Arial"/>
                <w:color w:val="000000"/>
                <w:sz w:val="20"/>
              </w:rPr>
              <w:t>The API Provider does not allow transactions to be accepted from the specified country of origin.</w:t>
            </w:r>
          </w:p>
        </w:tc>
      </w:tr>
      <w:tr w:rsidR="00A22871" w14:paraId="0D93104E" w14:textId="77777777" w:rsidTr="002F254C">
        <w:trPr>
          <w:cantSplit/>
        </w:trPr>
        <w:tc>
          <w:tcPr>
            <w:tcW w:w="1838" w:type="dxa"/>
            <w:vAlign w:val="bottom"/>
          </w:tcPr>
          <w:p w14:paraId="765317D8" w14:textId="77777777" w:rsidR="00A22871" w:rsidRPr="002F254C" w:rsidRDefault="00A22871" w:rsidP="00A22871">
            <w:pPr>
              <w:rPr>
                <w:rFonts w:cs="Arial"/>
                <w:color w:val="000000"/>
                <w:sz w:val="20"/>
              </w:rPr>
            </w:pPr>
            <w:r w:rsidRPr="002F254C">
              <w:rPr>
                <w:rFonts w:cs="Arial"/>
                <w:color w:val="000000"/>
                <w:sz w:val="20"/>
              </w:rPr>
              <w:t>BusinessRule</w:t>
            </w:r>
          </w:p>
        </w:tc>
        <w:tc>
          <w:tcPr>
            <w:tcW w:w="2552" w:type="dxa"/>
            <w:vAlign w:val="bottom"/>
          </w:tcPr>
          <w:p w14:paraId="6CC6B493" w14:textId="77777777" w:rsidR="00A22871" w:rsidRPr="002F254C" w:rsidRDefault="00A22871" w:rsidP="00A22871">
            <w:pPr>
              <w:rPr>
                <w:rFonts w:cs="Arial"/>
                <w:color w:val="000000"/>
                <w:sz w:val="20"/>
              </w:rPr>
            </w:pPr>
            <w:r w:rsidRPr="002F254C">
              <w:rPr>
                <w:rFonts w:cs="Arial"/>
                <w:color w:val="000000"/>
                <w:sz w:val="20"/>
              </w:rPr>
              <w:t>NationalityNotPermitted</w:t>
            </w:r>
          </w:p>
        </w:tc>
        <w:tc>
          <w:tcPr>
            <w:tcW w:w="4626" w:type="dxa"/>
            <w:vAlign w:val="bottom"/>
          </w:tcPr>
          <w:p w14:paraId="1E0A5607" w14:textId="77777777" w:rsidR="00A22871" w:rsidRPr="002F254C" w:rsidRDefault="00A22871" w:rsidP="00A22871">
            <w:pPr>
              <w:rPr>
                <w:rFonts w:cs="Arial"/>
                <w:color w:val="000000"/>
                <w:sz w:val="20"/>
              </w:rPr>
            </w:pPr>
            <w:r w:rsidRPr="002F254C">
              <w:rPr>
                <w:rFonts w:cs="Arial"/>
                <w:color w:val="000000"/>
                <w:sz w:val="20"/>
              </w:rPr>
              <w:t>The API Provider does not allow transactions to be accepted from individuals with the specified nationality.</w:t>
            </w:r>
          </w:p>
        </w:tc>
      </w:tr>
      <w:tr w:rsidR="00A22871" w14:paraId="65F6F9D0" w14:textId="77777777" w:rsidTr="002F254C">
        <w:trPr>
          <w:cantSplit/>
        </w:trPr>
        <w:tc>
          <w:tcPr>
            <w:tcW w:w="1838" w:type="dxa"/>
            <w:vAlign w:val="bottom"/>
          </w:tcPr>
          <w:p w14:paraId="5DE537EE" w14:textId="77777777" w:rsidR="00A22871" w:rsidRPr="002F254C" w:rsidRDefault="00A22871" w:rsidP="00A22871">
            <w:pPr>
              <w:rPr>
                <w:rFonts w:cs="Arial"/>
                <w:color w:val="000000"/>
                <w:sz w:val="20"/>
              </w:rPr>
            </w:pPr>
            <w:r w:rsidRPr="002F254C">
              <w:rPr>
                <w:rFonts w:cs="Arial"/>
                <w:color w:val="000000"/>
                <w:sz w:val="20"/>
              </w:rPr>
              <w:t>BusinessRule</w:t>
            </w:r>
          </w:p>
        </w:tc>
        <w:tc>
          <w:tcPr>
            <w:tcW w:w="2552" w:type="dxa"/>
            <w:vAlign w:val="bottom"/>
          </w:tcPr>
          <w:p w14:paraId="3D9F9D1F" w14:textId="77777777" w:rsidR="00A22871" w:rsidRPr="002F254C" w:rsidRDefault="00A22871" w:rsidP="00A22871">
            <w:pPr>
              <w:rPr>
                <w:rFonts w:cs="Arial"/>
                <w:color w:val="000000"/>
                <w:sz w:val="20"/>
              </w:rPr>
            </w:pPr>
            <w:r w:rsidRPr="002F254C">
              <w:rPr>
                <w:rFonts w:cs="Arial"/>
                <w:color w:val="000000"/>
                <w:sz w:val="20"/>
              </w:rPr>
              <w:t>IdDocumentNotSupported</w:t>
            </w:r>
          </w:p>
        </w:tc>
        <w:tc>
          <w:tcPr>
            <w:tcW w:w="4626" w:type="dxa"/>
            <w:vAlign w:val="bottom"/>
          </w:tcPr>
          <w:p w14:paraId="2F5B8B2D" w14:textId="77777777" w:rsidR="00A22871" w:rsidRPr="002F254C" w:rsidRDefault="00A22871" w:rsidP="00A22871">
            <w:pPr>
              <w:rPr>
                <w:rFonts w:cs="Arial"/>
                <w:color w:val="000000"/>
                <w:sz w:val="20"/>
              </w:rPr>
            </w:pPr>
            <w:r w:rsidRPr="002F254C">
              <w:rPr>
                <w:rFonts w:cs="Arial"/>
                <w:color w:val="000000"/>
                <w:sz w:val="20"/>
              </w:rPr>
              <w:t>The API Provider does not allow the specified ID Document.</w:t>
            </w:r>
          </w:p>
        </w:tc>
      </w:tr>
      <w:tr w:rsidR="00A22871" w14:paraId="2118C43E" w14:textId="77777777" w:rsidTr="002F254C">
        <w:trPr>
          <w:cantSplit/>
        </w:trPr>
        <w:tc>
          <w:tcPr>
            <w:tcW w:w="1838" w:type="dxa"/>
            <w:vAlign w:val="bottom"/>
          </w:tcPr>
          <w:p w14:paraId="4EDA90CE" w14:textId="77777777" w:rsidR="00A22871" w:rsidRPr="002F254C" w:rsidRDefault="00A22871" w:rsidP="00A22871">
            <w:pPr>
              <w:rPr>
                <w:rFonts w:cs="Arial"/>
                <w:color w:val="000000"/>
                <w:sz w:val="20"/>
              </w:rPr>
            </w:pPr>
            <w:r w:rsidRPr="002F254C">
              <w:rPr>
                <w:rFonts w:cs="Arial"/>
                <w:color w:val="000000"/>
                <w:sz w:val="20"/>
              </w:rPr>
              <w:t>BusinessRule</w:t>
            </w:r>
          </w:p>
        </w:tc>
        <w:tc>
          <w:tcPr>
            <w:tcW w:w="2552" w:type="dxa"/>
            <w:vAlign w:val="bottom"/>
          </w:tcPr>
          <w:p w14:paraId="31F20C6C" w14:textId="77777777" w:rsidR="00A22871" w:rsidRPr="002F254C" w:rsidRDefault="00A22871" w:rsidP="00A22871">
            <w:pPr>
              <w:rPr>
                <w:rFonts w:cs="Arial"/>
                <w:color w:val="000000"/>
                <w:sz w:val="20"/>
              </w:rPr>
            </w:pPr>
            <w:r w:rsidRPr="002F254C">
              <w:rPr>
                <w:rFonts w:cs="Arial"/>
                <w:color w:val="000000"/>
                <w:sz w:val="20"/>
              </w:rPr>
              <w:t>IssuingCountryNotSupported</w:t>
            </w:r>
          </w:p>
        </w:tc>
        <w:tc>
          <w:tcPr>
            <w:tcW w:w="4626" w:type="dxa"/>
            <w:vAlign w:val="bottom"/>
          </w:tcPr>
          <w:p w14:paraId="2DD3600E" w14:textId="77777777" w:rsidR="00A22871" w:rsidRPr="002F254C" w:rsidRDefault="00A22871" w:rsidP="00A22871">
            <w:pPr>
              <w:rPr>
                <w:rFonts w:cs="Arial"/>
                <w:color w:val="000000"/>
                <w:sz w:val="20"/>
              </w:rPr>
            </w:pPr>
            <w:r w:rsidRPr="002F254C">
              <w:rPr>
                <w:rFonts w:cs="Arial"/>
                <w:color w:val="000000"/>
                <w:sz w:val="20"/>
              </w:rPr>
              <w:t>The API Provider does not allow the issuing country of the specified ID document.</w:t>
            </w:r>
          </w:p>
        </w:tc>
      </w:tr>
      <w:tr w:rsidR="00A22871" w14:paraId="1B70F8DE" w14:textId="77777777" w:rsidTr="002F254C">
        <w:trPr>
          <w:cantSplit/>
        </w:trPr>
        <w:tc>
          <w:tcPr>
            <w:tcW w:w="1838" w:type="dxa"/>
            <w:vAlign w:val="bottom"/>
          </w:tcPr>
          <w:p w14:paraId="4E2D391E" w14:textId="77777777" w:rsidR="00A22871" w:rsidRPr="002F254C" w:rsidRDefault="00A22871" w:rsidP="00A22871">
            <w:pPr>
              <w:rPr>
                <w:rFonts w:cs="Arial"/>
                <w:color w:val="000000"/>
                <w:sz w:val="20"/>
              </w:rPr>
            </w:pPr>
            <w:r w:rsidRPr="002F254C">
              <w:rPr>
                <w:rFonts w:cs="Arial"/>
                <w:color w:val="000000"/>
                <w:sz w:val="20"/>
              </w:rPr>
              <w:t>QuoteExpiry</w:t>
            </w:r>
          </w:p>
        </w:tc>
        <w:tc>
          <w:tcPr>
            <w:tcW w:w="2552" w:type="dxa"/>
            <w:vAlign w:val="bottom"/>
          </w:tcPr>
          <w:p w14:paraId="37F50F63" w14:textId="77777777" w:rsidR="00A22871" w:rsidRPr="002F254C" w:rsidRDefault="00A22871" w:rsidP="00A22871">
            <w:pPr>
              <w:rPr>
                <w:rFonts w:cs="Arial"/>
                <w:color w:val="000000"/>
                <w:sz w:val="20"/>
              </w:rPr>
            </w:pPr>
            <w:r w:rsidRPr="002F254C">
              <w:rPr>
                <w:rFonts w:cs="Arial"/>
                <w:color w:val="000000"/>
                <w:sz w:val="20"/>
              </w:rPr>
              <w:t>QuoteHasExpired</w:t>
            </w:r>
          </w:p>
        </w:tc>
        <w:tc>
          <w:tcPr>
            <w:tcW w:w="4626" w:type="dxa"/>
            <w:vAlign w:val="bottom"/>
          </w:tcPr>
          <w:p w14:paraId="4F5C1A7C" w14:textId="77777777" w:rsidR="00A22871" w:rsidRPr="002F254C" w:rsidRDefault="00A22871" w:rsidP="00A22871">
            <w:pPr>
              <w:rPr>
                <w:rFonts w:cs="Arial"/>
                <w:color w:val="000000"/>
                <w:sz w:val="20"/>
              </w:rPr>
            </w:pPr>
            <w:r w:rsidRPr="002F254C">
              <w:rPr>
                <w:rFonts w:cs="Arial"/>
                <w:color w:val="000000"/>
                <w:sz w:val="20"/>
              </w:rPr>
              <w:t>A transaction with a quote reference cannot be processed at the quote has expired.</w:t>
            </w:r>
          </w:p>
        </w:tc>
      </w:tr>
      <w:tr w:rsidR="00A22871" w14:paraId="10E4731B" w14:textId="77777777" w:rsidTr="002F254C">
        <w:trPr>
          <w:cantSplit/>
        </w:trPr>
        <w:tc>
          <w:tcPr>
            <w:tcW w:w="1838" w:type="dxa"/>
            <w:vAlign w:val="bottom"/>
          </w:tcPr>
          <w:p w14:paraId="58080CC0" w14:textId="77777777" w:rsidR="00A22871" w:rsidRPr="002F254C" w:rsidRDefault="00A22871" w:rsidP="00A22871">
            <w:pPr>
              <w:rPr>
                <w:rFonts w:cs="Arial"/>
                <w:sz w:val="20"/>
              </w:rPr>
            </w:pPr>
            <w:r w:rsidRPr="002F254C">
              <w:rPr>
                <w:rFonts w:cs="Arial"/>
                <w:color w:val="000000"/>
                <w:sz w:val="20"/>
              </w:rPr>
              <w:t>Identification</w:t>
            </w:r>
          </w:p>
        </w:tc>
        <w:tc>
          <w:tcPr>
            <w:tcW w:w="2552" w:type="dxa"/>
            <w:vAlign w:val="bottom"/>
          </w:tcPr>
          <w:p w14:paraId="47DE131E" w14:textId="77777777" w:rsidR="00A22871" w:rsidRPr="002F254C" w:rsidRDefault="00A22871" w:rsidP="00A22871">
            <w:pPr>
              <w:rPr>
                <w:rFonts w:cs="Arial"/>
                <w:sz w:val="20"/>
              </w:rPr>
            </w:pPr>
            <w:r w:rsidRPr="002F254C">
              <w:rPr>
                <w:rFonts w:cs="Arial"/>
                <w:color w:val="000000"/>
                <w:sz w:val="20"/>
              </w:rPr>
              <w:t>IdentifierError</w:t>
            </w:r>
          </w:p>
        </w:tc>
        <w:tc>
          <w:tcPr>
            <w:tcW w:w="4626" w:type="dxa"/>
            <w:vAlign w:val="bottom"/>
          </w:tcPr>
          <w:p w14:paraId="2D9038EC" w14:textId="77777777" w:rsidR="00A22871" w:rsidRPr="002F254C" w:rsidRDefault="00A22871" w:rsidP="00A22871">
            <w:pPr>
              <w:rPr>
                <w:rFonts w:cs="Arial"/>
                <w:sz w:val="20"/>
              </w:rPr>
            </w:pPr>
            <w:r w:rsidRPr="002F254C">
              <w:rPr>
                <w:rFonts w:cs="Arial"/>
                <w:color w:val="000000"/>
                <w:sz w:val="20"/>
              </w:rPr>
              <w:t>The requested resource could not be matched on the system with the supplied identifier(s).</w:t>
            </w:r>
          </w:p>
        </w:tc>
      </w:tr>
      <w:tr w:rsidR="00A22871" w14:paraId="0DD1FA7F" w14:textId="77777777" w:rsidTr="002F254C">
        <w:trPr>
          <w:cantSplit/>
        </w:trPr>
        <w:tc>
          <w:tcPr>
            <w:tcW w:w="1838" w:type="dxa"/>
            <w:vAlign w:val="bottom"/>
          </w:tcPr>
          <w:p w14:paraId="27207D38" w14:textId="77777777" w:rsidR="00A22871" w:rsidRPr="002F254C" w:rsidRDefault="00A22871" w:rsidP="00A22871">
            <w:pPr>
              <w:rPr>
                <w:rFonts w:cs="Arial"/>
                <w:sz w:val="20"/>
              </w:rPr>
            </w:pPr>
            <w:r w:rsidRPr="002F254C">
              <w:rPr>
                <w:rFonts w:cs="Arial"/>
                <w:color w:val="000000"/>
                <w:sz w:val="20"/>
              </w:rPr>
              <w:t>Validation</w:t>
            </w:r>
          </w:p>
        </w:tc>
        <w:tc>
          <w:tcPr>
            <w:tcW w:w="2552" w:type="dxa"/>
            <w:vAlign w:val="bottom"/>
          </w:tcPr>
          <w:p w14:paraId="24709FD8" w14:textId="77777777" w:rsidR="00A22871" w:rsidRPr="002F254C" w:rsidRDefault="00A22871" w:rsidP="00A22871">
            <w:pPr>
              <w:rPr>
                <w:rFonts w:cs="Arial"/>
                <w:sz w:val="20"/>
              </w:rPr>
            </w:pPr>
            <w:r w:rsidRPr="002F254C">
              <w:rPr>
                <w:rFonts w:cs="Arial"/>
                <w:color w:val="000000"/>
                <w:sz w:val="20"/>
              </w:rPr>
              <w:t>GenericError</w:t>
            </w:r>
          </w:p>
        </w:tc>
        <w:tc>
          <w:tcPr>
            <w:tcW w:w="4626" w:type="dxa"/>
            <w:vAlign w:val="bottom"/>
          </w:tcPr>
          <w:p w14:paraId="0FB0D46C" w14:textId="77777777" w:rsidR="00A22871" w:rsidRPr="002F254C" w:rsidRDefault="00A22871" w:rsidP="00A22871">
            <w:pPr>
              <w:rPr>
                <w:rFonts w:cs="Arial"/>
                <w:sz w:val="20"/>
              </w:rPr>
            </w:pPr>
            <w:r w:rsidRPr="002F254C">
              <w:rPr>
                <w:rFonts w:cs="Arial"/>
                <w:color w:val="000000"/>
                <w:sz w:val="20"/>
              </w:rPr>
              <w:t>A generic Error Code for the Validation Error Category. This is used in where the API Provider has generated an error that does not map to existing Validation error codes.</w:t>
            </w:r>
          </w:p>
        </w:tc>
      </w:tr>
      <w:tr w:rsidR="00A22871" w14:paraId="7422FCB2" w14:textId="77777777" w:rsidTr="002F254C">
        <w:trPr>
          <w:cantSplit/>
        </w:trPr>
        <w:tc>
          <w:tcPr>
            <w:tcW w:w="1838" w:type="dxa"/>
            <w:vAlign w:val="bottom"/>
          </w:tcPr>
          <w:p w14:paraId="4B8383A6" w14:textId="77777777" w:rsidR="00A22871" w:rsidRPr="002F254C" w:rsidRDefault="00A22871" w:rsidP="00A22871">
            <w:pPr>
              <w:rPr>
                <w:rFonts w:cs="Arial"/>
                <w:sz w:val="20"/>
              </w:rPr>
            </w:pPr>
            <w:r w:rsidRPr="002F254C">
              <w:rPr>
                <w:rFonts w:cs="Arial"/>
                <w:color w:val="000000"/>
                <w:sz w:val="20"/>
              </w:rPr>
              <w:t>Validation</w:t>
            </w:r>
          </w:p>
        </w:tc>
        <w:tc>
          <w:tcPr>
            <w:tcW w:w="2552" w:type="dxa"/>
            <w:vAlign w:val="bottom"/>
          </w:tcPr>
          <w:p w14:paraId="0F5E42E9" w14:textId="77777777" w:rsidR="00A22871" w:rsidRPr="002F254C" w:rsidRDefault="00A22871" w:rsidP="00A22871">
            <w:pPr>
              <w:rPr>
                <w:rFonts w:cs="Arial"/>
                <w:sz w:val="20"/>
              </w:rPr>
            </w:pPr>
            <w:r w:rsidRPr="002F254C">
              <w:rPr>
                <w:rFonts w:cs="Arial"/>
                <w:color w:val="000000"/>
                <w:sz w:val="20"/>
              </w:rPr>
              <w:t>LengthError</w:t>
            </w:r>
          </w:p>
        </w:tc>
        <w:tc>
          <w:tcPr>
            <w:tcW w:w="4626" w:type="dxa"/>
            <w:vAlign w:val="bottom"/>
          </w:tcPr>
          <w:p w14:paraId="2E39A2B0" w14:textId="77777777" w:rsidR="00A22871" w:rsidRPr="002F254C" w:rsidRDefault="00A22871" w:rsidP="00A22871">
            <w:pPr>
              <w:rPr>
                <w:rFonts w:cs="Arial"/>
                <w:sz w:val="20"/>
              </w:rPr>
            </w:pPr>
            <w:r w:rsidRPr="002F254C">
              <w:rPr>
                <w:rFonts w:cs="Arial"/>
                <w:color w:val="000000"/>
                <w:sz w:val="20"/>
              </w:rPr>
              <w:t>The specified property contents are greater than the maximum allowed length or less than the minimum allowed length.</w:t>
            </w:r>
          </w:p>
        </w:tc>
      </w:tr>
      <w:tr w:rsidR="00A22871" w14:paraId="75591B29" w14:textId="77777777" w:rsidTr="002F254C">
        <w:trPr>
          <w:cantSplit/>
        </w:trPr>
        <w:tc>
          <w:tcPr>
            <w:tcW w:w="1838" w:type="dxa"/>
            <w:vAlign w:val="bottom"/>
          </w:tcPr>
          <w:p w14:paraId="7D4532CB" w14:textId="77777777" w:rsidR="00A22871" w:rsidRPr="002F254C" w:rsidRDefault="00A22871" w:rsidP="00A22871">
            <w:pPr>
              <w:rPr>
                <w:rFonts w:cs="Arial"/>
                <w:sz w:val="20"/>
              </w:rPr>
            </w:pPr>
            <w:r w:rsidRPr="002F254C">
              <w:rPr>
                <w:rFonts w:cs="Arial"/>
                <w:color w:val="000000"/>
                <w:sz w:val="20"/>
              </w:rPr>
              <w:t>Validation</w:t>
            </w:r>
          </w:p>
        </w:tc>
        <w:tc>
          <w:tcPr>
            <w:tcW w:w="2552" w:type="dxa"/>
            <w:vAlign w:val="bottom"/>
          </w:tcPr>
          <w:p w14:paraId="62BA98F2" w14:textId="77777777" w:rsidR="00A22871" w:rsidRPr="002F254C" w:rsidRDefault="00A22871" w:rsidP="00A22871">
            <w:pPr>
              <w:rPr>
                <w:rFonts w:cs="Arial"/>
                <w:sz w:val="20"/>
              </w:rPr>
            </w:pPr>
            <w:r w:rsidRPr="002F254C">
              <w:rPr>
                <w:rFonts w:cs="Arial"/>
                <w:color w:val="000000"/>
                <w:sz w:val="20"/>
              </w:rPr>
              <w:t>FormatError</w:t>
            </w:r>
          </w:p>
        </w:tc>
        <w:tc>
          <w:tcPr>
            <w:tcW w:w="4626" w:type="dxa"/>
            <w:vAlign w:val="bottom"/>
          </w:tcPr>
          <w:p w14:paraId="2B8A57DA" w14:textId="77777777" w:rsidR="00A22871" w:rsidRPr="002F254C" w:rsidRDefault="00A22871" w:rsidP="00A22871">
            <w:pPr>
              <w:rPr>
                <w:rFonts w:cs="Arial"/>
                <w:sz w:val="20"/>
              </w:rPr>
            </w:pPr>
            <w:r w:rsidRPr="002F254C">
              <w:rPr>
                <w:rFonts w:cs="Arial"/>
                <w:color w:val="000000"/>
                <w:sz w:val="20"/>
              </w:rPr>
              <w:t>The specified property contents do not conform to the format required for this Property.</w:t>
            </w:r>
          </w:p>
        </w:tc>
      </w:tr>
      <w:tr w:rsidR="00A22871" w14:paraId="670DAFD2" w14:textId="77777777" w:rsidTr="002F254C">
        <w:trPr>
          <w:cantSplit/>
        </w:trPr>
        <w:tc>
          <w:tcPr>
            <w:tcW w:w="1838" w:type="dxa"/>
            <w:vAlign w:val="bottom"/>
          </w:tcPr>
          <w:p w14:paraId="7673F358" w14:textId="77777777" w:rsidR="00A22871" w:rsidRPr="002F254C" w:rsidRDefault="00A22871" w:rsidP="00A22871">
            <w:pPr>
              <w:rPr>
                <w:rFonts w:cs="Arial"/>
                <w:sz w:val="20"/>
              </w:rPr>
            </w:pPr>
            <w:r w:rsidRPr="002F254C">
              <w:rPr>
                <w:rFonts w:cs="Arial"/>
                <w:color w:val="000000"/>
                <w:sz w:val="20"/>
              </w:rPr>
              <w:t>Validation</w:t>
            </w:r>
          </w:p>
        </w:tc>
        <w:tc>
          <w:tcPr>
            <w:tcW w:w="2552" w:type="dxa"/>
            <w:vAlign w:val="bottom"/>
          </w:tcPr>
          <w:p w14:paraId="594B761F" w14:textId="77777777" w:rsidR="00A22871" w:rsidRPr="002F254C" w:rsidRDefault="00A22871" w:rsidP="00A22871">
            <w:pPr>
              <w:rPr>
                <w:rFonts w:cs="Arial"/>
                <w:sz w:val="20"/>
              </w:rPr>
            </w:pPr>
            <w:r w:rsidRPr="002F254C">
              <w:rPr>
                <w:rFonts w:cs="Arial"/>
                <w:color w:val="000000"/>
                <w:sz w:val="20"/>
              </w:rPr>
              <w:t>NegativeValue</w:t>
            </w:r>
          </w:p>
        </w:tc>
        <w:tc>
          <w:tcPr>
            <w:tcW w:w="4626" w:type="dxa"/>
            <w:vAlign w:val="bottom"/>
          </w:tcPr>
          <w:p w14:paraId="3EFF668B" w14:textId="77777777" w:rsidR="00A22871" w:rsidRPr="002F254C" w:rsidRDefault="00A22871" w:rsidP="00A22871">
            <w:pPr>
              <w:rPr>
                <w:rFonts w:cs="Arial"/>
                <w:sz w:val="20"/>
              </w:rPr>
            </w:pPr>
            <w:r w:rsidRPr="002F254C">
              <w:rPr>
                <w:rFonts w:cs="Arial"/>
                <w:color w:val="000000"/>
                <w:sz w:val="20"/>
              </w:rPr>
              <w:t>The amount supplied is negative and this is not allowed for the given service.</w:t>
            </w:r>
          </w:p>
        </w:tc>
      </w:tr>
      <w:tr w:rsidR="00A22871" w14:paraId="3C252C49" w14:textId="77777777" w:rsidTr="002F254C">
        <w:trPr>
          <w:cantSplit/>
        </w:trPr>
        <w:tc>
          <w:tcPr>
            <w:tcW w:w="1838" w:type="dxa"/>
            <w:vAlign w:val="bottom"/>
          </w:tcPr>
          <w:p w14:paraId="131EF684" w14:textId="77777777" w:rsidR="00A22871" w:rsidRPr="002F254C" w:rsidRDefault="00A22871" w:rsidP="00A22871">
            <w:pPr>
              <w:rPr>
                <w:rFonts w:cs="Arial"/>
                <w:color w:val="000000"/>
                <w:sz w:val="20"/>
              </w:rPr>
            </w:pPr>
            <w:r w:rsidRPr="002F254C">
              <w:rPr>
                <w:rFonts w:cs="Arial"/>
                <w:color w:val="000000"/>
                <w:sz w:val="20"/>
              </w:rPr>
              <w:t>Validation</w:t>
            </w:r>
          </w:p>
        </w:tc>
        <w:tc>
          <w:tcPr>
            <w:tcW w:w="2552" w:type="dxa"/>
            <w:vAlign w:val="bottom"/>
          </w:tcPr>
          <w:p w14:paraId="25E3D6A9" w14:textId="77777777" w:rsidR="00A22871" w:rsidRPr="002F254C" w:rsidRDefault="00A22871" w:rsidP="00A22871">
            <w:pPr>
              <w:rPr>
                <w:rFonts w:cs="Arial"/>
                <w:color w:val="000000"/>
                <w:sz w:val="20"/>
              </w:rPr>
            </w:pPr>
            <w:r w:rsidRPr="002F254C">
              <w:rPr>
                <w:rFonts w:cs="Arial"/>
                <w:color w:val="000000"/>
                <w:sz w:val="20"/>
              </w:rPr>
              <w:t>CurrencyNotSupported</w:t>
            </w:r>
          </w:p>
        </w:tc>
        <w:tc>
          <w:tcPr>
            <w:tcW w:w="4626" w:type="dxa"/>
            <w:vAlign w:val="bottom"/>
          </w:tcPr>
          <w:p w14:paraId="30AEC76B" w14:textId="77777777" w:rsidR="00A22871" w:rsidRPr="002F254C" w:rsidRDefault="00A22871" w:rsidP="00A22871">
            <w:pPr>
              <w:rPr>
                <w:rFonts w:cs="Arial"/>
                <w:color w:val="000000"/>
                <w:sz w:val="20"/>
              </w:rPr>
            </w:pPr>
            <w:r w:rsidRPr="002F254C">
              <w:rPr>
                <w:rFonts w:cs="Arial"/>
                <w:color w:val="000000"/>
                <w:sz w:val="20"/>
              </w:rPr>
              <w:t>The currency supplied is not supported by the API Provider.</w:t>
            </w:r>
          </w:p>
        </w:tc>
      </w:tr>
      <w:tr w:rsidR="00A22871" w14:paraId="53E89E17" w14:textId="77777777" w:rsidTr="002F254C">
        <w:trPr>
          <w:cantSplit/>
        </w:trPr>
        <w:tc>
          <w:tcPr>
            <w:tcW w:w="1838" w:type="dxa"/>
            <w:vAlign w:val="bottom"/>
          </w:tcPr>
          <w:p w14:paraId="7920D33E" w14:textId="77777777" w:rsidR="00A22871" w:rsidRPr="002F254C" w:rsidRDefault="00A22871" w:rsidP="00A22871">
            <w:pPr>
              <w:rPr>
                <w:rFonts w:cs="Arial"/>
                <w:color w:val="000000"/>
                <w:sz w:val="20"/>
              </w:rPr>
            </w:pPr>
            <w:r w:rsidRPr="002F254C">
              <w:rPr>
                <w:rFonts w:cs="Arial"/>
                <w:color w:val="000000"/>
                <w:sz w:val="20"/>
              </w:rPr>
              <w:t>Validation</w:t>
            </w:r>
          </w:p>
        </w:tc>
        <w:tc>
          <w:tcPr>
            <w:tcW w:w="2552" w:type="dxa"/>
            <w:vAlign w:val="bottom"/>
          </w:tcPr>
          <w:p w14:paraId="7B54F2D9" w14:textId="77777777" w:rsidR="00A22871" w:rsidRPr="002F254C" w:rsidRDefault="00A22871" w:rsidP="00A22871">
            <w:pPr>
              <w:rPr>
                <w:rFonts w:cs="Arial"/>
                <w:color w:val="000000"/>
                <w:sz w:val="20"/>
              </w:rPr>
            </w:pPr>
            <w:r w:rsidRPr="002F254C">
              <w:rPr>
                <w:rFonts w:cs="Arial"/>
                <w:color w:val="000000"/>
                <w:sz w:val="20"/>
              </w:rPr>
              <w:t>MandatoryValueNotSupplied</w:t>
            </w:r>
          </w:p>
        </w:tc>
        <w:tc>
          <w:tcPr>
            <w:tcW w:w="4626" w:type="dxa"/>
            <w:vAlign w:val="bottom"/>
          </w:tcPr>
          <w:p w14:paraId="04F55C75" w14:textId="77777777" w:rsidR="00A22871" w:rsidRPr="002F254C" w:rsidRDefault="00A22871" w:rsidP="00A22871">
            <w:pPr>
              <w:rPr>
                <w:rFonts w:cs="Arial"/>
                <w:color w:val="000000"/>
                <w:sz w:val="20"/>
              </w:rPr>
            </w:pPr>
            <w:r w:rsidRPr="002F254C">
              <w:rPr>
                <w:rFonts w:cs="Arial"/>
                <w:color w:val="000000"/>
                <w:sz w:val="20"/>
              </w:rPr>
              <w:t>A mandatory value has not been provided in the header and/or JSON body.</w:t>
            </w:r>
          </w:p>
        </w:tc>
      </w:tr>
      <w:tr w:rsidR="00A22871" w14:paraId="56CC62E8" w14:textId="77777777" w:rsidTr="002F254C">
        <w:trPr>
          <w:cantSplit/>
        </w:trPr>
        <w:tc>
          <w:tcPr>
            <w:tcW w:w="1838" w:type="dxa"/>
            <w:vAlign w:val="bottom"/>
          </w:tcPr>
          <w:p w14:paraId="1E05AAEE" w14:textId="77777777" w:rsidR="00A22871" w:rsidRPr="002F254C" w:rsidRDefault="00A22871" w:rsidP="00A22871">
            <w:pPr>
              <w:rPr>
                <w:rFonts w:cs="Arial"/>
                <w:color w:val="000000"/>
                <w:sz w:val="20"/>
              </w:rPr>
            </w:pPr>
            <w:r w:rsidRPr="002F254C">
              <w:rPr>
                <w:rFonts w:cs="Arial"/>
                <w:color w:val="000000"/>
                <w:sz w:val="20"/>
              </w:rPr>
              <w:lastRenderedPageBreak/>
              <w:t>Validation</w:t>
            </w:r>
          </w:p>
        </w:tc>
        <w:tc>
          <w:tcPr>
            <w:tcW w:w="2552" w:type="dxa"/>
            <w:vAlign w:val="bottom"/>
          </w:tcPr>
          <w:p w14:paraId="5A7B2661" w14:textId="77777777" w:rsidR="00A22871" w:rsidRPr="002F254C" w:rsidRDefault="00A22871" w:rsidP="00A22871">
            <w:pPr>
              <w:rPr>
                <w:rFonts w:cs="Arial"/>
                <w:color w:val="000000"/>
                <w:sz w:val="20"/>
              </w:rPr>
            </w:pPr>
            <w:r w:rsidRPr="002F254C">
              <w:rPr>
                <w:rFonts w:cs="Arial"/>
                <w:color w:val="000000"/>
                <w:sz w:val="20"/>
              </w:rPr>
              <w:t>InvalidOffset</w:t>
            </w:r>
          </w:p>
        </w:tc>
        <w:tc>
          <w:tcPr>
            <w:tcW w:w="4626" w:type="dxa"/>
            <w:vAlign w:val="bottom"/>
          </w:tcPr>
          <w:p w14:paraId="417C40BD" w14:textId="77777777" w:rsidR="00A22871" w:rsidRPr="002F254C" w:rsidRDefault="00A22871" w:rsidP="00A22871">
            <w:pPr>
              <w:rPr>
                <w:rFonts w:cs="Arial"/>
                <w:color w:val="000000"/>
                <w:sz w:val="20"/>
              </w:rPr>
            </w:pPr>
            <w:r w:rsidRPr="002F254C">
              <w:rPr>
                <w:rFonts w:cs="Arial"/>
                <w:color w:val="000000"/>
                <w:sz w:val="20"/>
              </w:rPr>
              <w:t>The pagination offset provided is not valid. This is typically because the offset is greater than the maximum number of records.</w:t>
            </w:r>
          </w:p>
        </w:tc>
      </w:tr>
      <w:tr w:rsidR="00A22871" w14:paraId="3C7793D6" w14:textId="77777777" w:rsidTr="002F254C">
        <w:trPr>
          <w:cantSplit/>
        </w:trPr>
        <w:tc>
          <w:tcPr>
            <w:tcW w:w="1838" w:type="dxa"/>
            <w:vAlign w:val="bottom"/>
          </w:tcPr>
          <w:p w14:paraId="79FB4CB9" w14:textId="77777777" w:rsidR="00A22871" w:rsidRPr="002F254C" w:rsidRDefault="00A22871" w:rsidP="00A22871">
            <w:pPr>
              <w:rPr>
                <w:rFonts w:cs="Arial"/>
                <w:sz w:val="20"/>
              </w:rPr>
            </w:pPr>
            <w:r w:rsidRPr="002F254C">
              <w:rPr>
                <w:rFonts w:cs="Arial"/>
                <w:color w:val="000000"/>
                <w:sz w:val="20"/>
              </w:rPr>
              <w:t>Authorisation</w:t>
            </w:r>
          </w:p>
        </w:tc>
        <w:tc>
          <w:tcPr>
            <w:tcW w:w="2552" w:type="dxa"/>
            <w:vAlign w:val="bottom"/>
          </w:tcPr>
          <w:p w14:paraId="38BB4B5F" w14:textId="77777777" w:rsidR="00A22871" w:rsidRPr="002F254C" w:rsidRDefault="00A22871" w:rsidP="00A22871">
            <w:pPr>
              <w:rPr>
                <w:rFonts w:cs="Arial"/>
                <w:sz w:val="20"/>
              </w:rPr>
            </w:pPr>
            <w:r w:rsidRPr="002F254C">
              <w:rPr>
                <w:rFonts w:cs="Arial"/>
                <w:color w:val="000000"/>
                <w:sz w:val="20"/>
              </w:rPr>
              <w:t>ClientAuthorisationError</w:t>
            </w:r>
          </w:p>
        </w:tc>
        <w:tc>
          <w:tcPr>
            <w:tcW w:w="4626" w:type="dxa"/>
            <w:vAlign w:val="bottom"/>
          </w:tcPr>
          <w:p w14:paraId="0447403A" w14:textId="77777777" w:rsidR="00A22871" w:rsidRPr="002F254C" w:rsidRDefault="00A22871" w:rsidP="00A22871">
            <w:pPr>
              <w:rPr>
                <w:rFonts w:cs="Arial"/>
                <w:sz w:val="20"/>
              </w:rPr>
            </w:pPr>
            <w:r w:rsidRPr="002F254C">
              <w:rPr>
                <w:rFonts w:cs="Arial"/>
                <w:color w:val="000000"/>
                <w:sz w:val="20"/>
              </w:rPr>
              <w:t>General Client Authentication failure. No further details provided to prevent leakage of security information.</w:t>
            </w:r>
          </w:p>
        </w:tc>
      </w:tr>
      <w:tr w:rsidR="00A22871" w14:paraId="529A5DB5" w14:textId="77777777" w:rsidTr="002F254C">
        <w:trPr>
          <w:cantSplit/>
        </w:trPr>
        <w:tc>
          <w:tcPr>
            <w:tcW w:w="1838" w:type="dxa"/>
            <w:vAlign w:val="bottom"/>
          </w:tcPr>
          <w:p w14:paraId="526F5D5F" w14:textId="77777777" w:rsidR="00A22871" w:rsidRPr="002F254C" w:rsidRDefault="00A22871" w:rsidP="00A22871">
            <w:pPr>
              <w:rPr>
                <w:rFonts w:cs="Arial"/>
                <w:sz w:val="20"/>
              </w:rPr>
            </w:pPr>
            <w:r w:rsidRPr="002F254C">
              <w:rPr>
                <w:rFonts w:cs="Arial"/>
                <w:color w:val="000000"/>
                <w:sz w:val="20"/>
              </w:rPr>
              <w:t>Authorisation</w:t>
            </w:r>
          </w:p>
        </w:tc>
        <w:tc>
          <w:tcPr>
            <w:tcW w:w="2552" w:type="dxa"/>
            <w:vAlign w:val="bottom"/>
          </w:tcPr>
          <w:p w14:paraId="155DDD2E" w14:textId="77777777" w:rsidR="00A22871" w:rsidRPr="002F254C" w:rsidRDefault="00A22871" w:rsidP="00A22871">
            <w:pPr>
              <w:rPr>
                <w:rFonts w:cs="Arial"/>
                <w:sz w:val="20"/>
              </w:rPr>
            </w:pPr>
            <w:r w:rsidRPr="002F254C">
              <w:rPr>
                <w:rFonts w:cs="Arial"/>
                <w:color w:val="000000"/>
                <w:sz w:val="20"/>
              </w:rPr>
              <w:t>RequestDeclined</w:t>
            </w:r>
          </w:p>
        </w:tc>
        <w:tc>
          <w:tcPr>
            <w:tcW w:w="4626" w:type="dxa"/>
            <w:vAlign w:val="bottom"/>
          </w:tcPr>
          <w:p w14:paraId="4CFAF51E" w14:textId="77777777" w:rsidR="00A22871" w:rsidRPr="002F254C" w:rsidRDefault="00A22871" w:rsidP="00A22871">
            <w:pPr>
              <w:rPr>
                <w:rFonts w:cs="Arial"/>
                <w:sz w:val="20"/>
              </w:rPr>
            </w:pPr>
            <w:r w:rsidRPr="002F254C">
              <w:rPr>
                <w:rFonts w:cs="Arial"/>
                <w:color w:val="000000"/>
                <w:sz w:val="20"/>
              </w:rPr>
              <w:t>The debit party did not approve the request.</w:t>
            </w:r>
          </w:p>
        </w:tc>
      </w:tr>
      <w:tr w:rsidR="00A22871" w14:paraId="57DF338E" w14:textId="77777777" w:rsidTr="002F254C">
        <w:trPr>
          <w:cantSplit/>
        </w:trPr>
        <w:tc>
          <w:tcPr>
            <w:tcW w:w="1838" w:type="dxa"/>
            <w:vAlign w:val="bottom"/>
          </w:tcPr>
          <w:p w14:paraId="0709D27B" w14:textId="77777777" w:rsidR="00A22871" w:rsidRPr="002F254C" w:rsidRDefault="00A22871" w:rsidP="00A22871">
            <w:pPr>
              <w:rPr>
                <w:rFonts w:cs="Arial"/>
                <w:color w:val="000000"/>
                <w:sz w:val="20"/>
              </w:rPr>
            </w:pPr>
            <w:r w:rsidRPr="002F254C">
              <w:rPr>
                <w:rFonts w:cs="Arial"/>
                <w:color w:val="000000"/>
                <w:sz w:val="20"/>
              </w:rPr>
              <w:t>Authorisation</w:t>
            </w:r>
          </w:p>
        </w:tc>
        <w:tc>
          <w:tcPr>
            <w:tcW w:w="2552" w:type="dxa"/>
            <w:vAlign w:val="bottom"/>
          </w:tcPr>
          <w:p w14:paraId="1EDC777A" w14:textId="77777777" w:rsidR="00A22871" w:rsidRPr="002F254C" w:rsidRDefault="00A22871" w:rsidP="00A22871">
            <w:pPr>
              <w:rPr>
                <w:rFonts w:cs="Arial"/>
                <w:color w:val="000000"/>
                <w:sz w:val="20"/>
              </w:rPr>
            </w:pPr>
            <w:r w:rsidRPr="002F254C">
              <w:rPr>
                <w:rFonts w:cs="Arial"/>
                <w:color w:val="000000"/>
                <w:sz w:val="20"/>
              </w:rPr>
              <w:t>ServicingPartyAuthorisationError</w:t>
            </w:r>
          </w:p>
        </w:tc>
        <w:tc>
          <w:tcPr>
            <w:tcW w:w="4626" w:type="dxa"/>
            <w:vAlign w:val="bottom"/>
          </w:tcPr>
          <w:p w14:paraId="0AE03F0B" w14:textId="77777777" w:rsidR="00A22871" w:rsidRPr="002F254C" w:rsidRDefault="00A22871" w:rsidP="00A22871">
            <w:pPr>
              <w:rPr>
                <w:rFonts w:cs="Arial"/>
                <w:color w:val="000000"/>
                <w:sz w:val="20"/>
              </w:rPr>
            </w:pPr>
            <w:r w:rsidRPr="002F254C">
              <w:rPr>
                <w:rFonts w:cs="Arial"/>
                <w:color w:val="000000"/>
                <w:sz w:val="20"/>
              </w:rPr>
              <w:t>The servicing party (e.g. agent) credentials or permissions are not valid.</w:t>
            </w:r>
          </w:p>
        </w:tc>
      </w:tr>
      <w:tr w:rsidR="00A22871" w14:paraId="3DC53F93" w14:textId="77777777" w:rsidTr="002F254C">
        <w:trPr>
          <w:cantSplit/>
        </w:trPr>
        <w:tc>
          <w:tcPr>
            <w:tcW w:w="1838" w:type="dxa"/>
            <w:vAlign w:val="bottom"/>
          </w:tcPr>
          <w:p w14:paraId="28C9AF05" w14:textId="77777777" w:rsidR="00A22871" w:rsidRPr="002F254C" w:rsidRDefault="00A22871" w:rsidP="00A22871">
            <w:pPr>
              <w:rPr>
                <w:rFonts w:cs="Arial"/>
                <w:color w:val="000000"/>
                <w:sz w:val="20"/>
              </w:rPr>
            </w:pPr>
            <w:r w:rsidRPr="002F254C">
              <w:rPr>
                <w:rFonts w:cs="Arial"/>
                <w:color w:val="000000"/>
                <w:sz w:val="20"/>
              </w:rPr>
              <w:t>Authorisation</w:t>
            </w:r>
          </w:p>
        </w:tc>
        <w:tc>
          <w:tcPr>
            <w:tcW w:w="2552" w:type="dxa"/>
            <w:vAlign w:val="bottom"/>
          </w:tcPr>
          <w:p w14:paraId="5C4C23E3" w14:textId="77777777" w:rsidR="00A22871" w:rsidRPr="002F254C" w:rsidRDefault="00A22871" w:rsidP="00A22871">
            <w:pPr>
              <w:rPr>
                <w:rFonts w:cs="Arial"/>
                <w:color w:val="000000"/>
                <w:sz w:val="20"/>
              </w:rPr>
            </w:pPr>
            <w:r w:rsidRPr="002F254C">
              <w:rPr>
                <w:rFonts w:cs="Arial"/>
                <w:color w:val="000000"/>
                <w:sz w:val="20"/>
              </w:rPr>
              <w:t>RequestingPartyAuthorisationError</w:t>
            </w:r>
          </w:p>
        </w:tc>
        <w:tc>
          <w:tcPr>
            <w:tcW w:w="4626" w:type="dxa"/>
            <w:vAlign w:val="bottom"/>
          </w:tcPr>
          <w:p w14:paraId="7009A9D5" w14:textId="77777777" w:rsidR="00A22871" w:rsidRPr="002F254C" w:rsidRDefault="00A22871" w:rsidP="00A22871">
            <w:pPr>
              <w:rPr>
                <w:rFonts w:cs="Arial"/>
                <w:color w:val="000000"/>
                <w:sz w:val="20"/>
              </w:rPr>
            </w:pPr>
            <w:r w:rsidRPr="002F254C">
              <w:rPr>
                <w:rFonts w:cs="Arial"/>
                <w:color w:val="000000"/>
                <w:sz w:val="20"/>
              </w:rPr>
              <w:t>The party requesting the service has not provided the right credentials and/or does not have permission to perform this service.</w:t>
            </w:r>
          </w:p>
        </w:tc>
      </w:tr>
      <w:tr w:rsidR="00A22871" w14:paraId="66581294" w14:textId="77777777" w:rsidTr="002F254C">
        <w:trPr>
          <w:cantSplit/>
        </w:trPr>
        <w:tc>
          <w:tcPr>
            <w:tcW w:w="1838" w:type="dxa"/>
            <w:vAlign w:val="bottom"/>
          </w:tcPr>
          <w:p w14:paraId="5324B328" w14:textId="77777777" w:rsidR="00A22871" w:rsidRPr="002F254C" w:rsidRDefault="00A22871" w:rsidP="00A22871">
            <w:pPr>
              <w:rPr>
                <w:rFonts w:cs="Arial"/>
                <w:sz w:val="20"/>
              </w:rPr>
            </w:pPr>
            <w:r w:rsidRPr="002F254C">
              <w:rPr>
                <w:rFonts w:cs="Arial"/>
                <w:color w:val="000000"/>
                <w:sz w:val="20"/>
              </w:rPr>
              <w:t>Internal</w:t>
            </w:r>
          </w:p>
        </w:tc>
        <w:tc>
          <w:tcPr>
            <w:tcW w:w="2552" w:type="dxa"/>
            <w:vAlign w:val="bottom"/>
          </w:tcPr>
          <w:p w14:paraId="41F9EDAF" w14:textId="77777777" w:rsidR="00A22871" w:rsidRPr="002F254C" w:rsidRDefault="00A22871" w:rsidP="00A22871">
            <w:pPr>
              <w:rPr>
                <w:rFonts w:cs="Arial"/>
                <w:sz w:val="20"/>
              </w:rPr>
            </w:pPr>
            <w:r w:rsidRPr="002F254C">
              <w:rPr>
                <w:rFonts w:cs="Arial"/>
                <w:color w:val="000000"/>
                <w:sz w:val="20"/>
              </w:rPr>
              <w:t>GenericError</w:t>
            </w:r>
          </w:p>
        </w:tc>
        <w:tc>
          <w:tcPr>
            <w:tcW w:w="4626" w:type="dxa"/>
            <w:vAlign w:val="bottom"/>
          </w:tcPr>
          <w:p w14:paraId="2C20187C" w14:textId="77777777" w:rsidR="00A22871" w:rsidRPr="002F254C" w:rsidRDefault="00A22871" w:rsidP="00A22871">
            <w:pPr>
              <w:rPr>
                <w:rFonts w:cs="Arial"/>
                <w:sz w:val="20"/>
              </w:rPr>
            </w:pPr>
            <w:r w:rsidRPr="002F254C">
              <w:rPr>
                <w:rFonts w:cs="Arial"/>
                <w:color w:val="000000"/>
                <w:sz w:val="20"/>
              </w:rPr>
              <w:t>The request could not be completed due to a non-client related issues that do not constitute complete system unavailability. Examples include software licence issues, unavailability of system configuration information.</w:t>
            </w:r>
          </w:p>
        </w:tc>
      </w:tr>
      <w:tr w:rsidR="00A22871" w14:paraId="378D661A" w14:textId="77777777" w:rsidTr="002F254C">
        <w:trPr>
          <w:cantSplit/>
        </w:trPr>
        <w:tc>
          <w:tcPr>
            <w:tcW w:w="1838" w:type="dxa"/>
            <w:vAlign w:val="bottom"/>
          </w:tcPr>
          <w:p w14:paraId="5BCDA72F" w14:textId="77777777" w:rsidR="00A22871" w:rsidRPr="002F254C" w:rsidRDefault="00A22871" w:rsidP="00A22871">
            <w:pPr>
              <w:rPr>
                <w:rFonts w:cs="Arial"/>
                <w:sz w:val="20"/>
              </w:rPr>
            </w:pPr>
            <w:r w:rsidRPr="002F254C">
              <w:rPr>
                <w:rFonts w:cs="Arial"/>
                <w:color w:val="000000"/>
                <w:sz w:val="20"/>
              </w:rPr>
              <w:t>Service Unavailable</w:t>
            </w:r>
          </w:p>
        </w:tc>
        <w:tc>
          <w:tcPr>
            <w:tcW w:w="2552" w:type="dxa"/>
            <w:vAlign w:val="bottom"/>
          </w:tcPr>
          <w:p w14:paraId="7B9393BB" w14:textId="77777777" w:rsidR="00A22871" w:rsidRPr="002F254C" w:rsidRDefault="00A22871" w:rsidP="00A22871">
            <w:pPr>
              <w:rPr>
                <w:rFonts w:cs="Arial"/>
                <w:sz w:val="20"/>
              </w:rPr>
            </w:pPr>
            <w:r w:rsidRPr="002F254C">
              <w:rPr>
                <w:rFonts w:cs="Arial"/>
                <w:color w:val="000000"/>
                <w:sz w:val="20"/>
              </w:rPr>
              <w:t>GenericError</w:t>
            </w:r>
          </w:p>
        </w:tc>
        <w:tc>
          <w:tcPr>
            <w:tcW w:w="4626" w:type="dxa"/>
            <w:vAlign w:val="bottom"/>
          </w:tcPr>
          <w:p w14:paraId="67976F15" w14:textId="77777777" w:rsidR="00A22871" w:rsidRPr="002F254C" w:rsidRDefault="00A22871" w:rsidP="00A22871">
            <w:pPr>
              <w:rPr>
                <w:rFonts w:cs="Arial"/>
                <w:sz w:val="20"/>
              </w:rPr>
            </w:pPr>
            <w:r w:rsidRPr="002F254C">
              <w:rPr>
                <w:rFonts w:cs="Arial"/>
                <w:color w:val="000000"/>
                <w:sz w:val="20"/>
              </w:rPr>
              <w:t>The service is not currently available. This could be due to network issues, issues with individual components or complete systems outages. Regardless of the cause, the result means that the request cannot be performed.</w:t>
            </w:r>
          </w:p>
        </w:tc>
      </w:tr>
    </w:tbl>
    <w:p w14:paraId="05454473" w14:textId="355CE6EB" w:rsidR="00A22871" w:rsidRPr="00FE4CA2" w:rsidRDefault="00A22871" w:rsidP="00FE4CA2">
      <w:r>
        <w:br w:type="page"/>
      </w:r>
    </w:p>
    <w:p w14:paraId="4D5FAD11" w14:textId="0C4D7091" w:rsidR="00A22871" w:rsidRPr="00FE4CA2" w:rsidRDefault="00A22871" w:rsidP="00FE4CA2">
      <w:pPr>
        <w:pStyle w:val="Heading2"/>
        <w:numPr>
          <w:ilvl w:val="0"/>
          <w:numId w:val="0"/>
        </w:numPr>
        <w:ind w:left="624" w:hanging="624"/>
      </w:pPr>
    </w:p>
    <w:p w14:paraId="4B364706" w14:textId="77777777" w:rsidR="00A22871" w:rsidRPr="0092281F" w:rsidRDefault="00A22871" w:rsidP="00A22871"/>
    <w:p w14:paraId="7C4F889E" w14:textId="77777777" w:rsidR="00A22871" w:rsidRPr="00B976B3" w:rsidRDefault="00A22871" w:rsidP="00A22871"/>
    <w:p w14:paraId="7872640D" w14:textId="77777777" w:rsidR="00C21179" w:rsidRPr="00857001" w:rsidRDefault="00C21179" w:rsidP="00A22871">
      <w:pPr>
        <w:pStyle w:val="Heading1"/>
        <w:numPr>
          <w:ilvl w:val="0"/>
          <w:numId w:val="0"/>
        </w:numPr>
        <w:ind w:left="431"/>
      </w:pPr>
    </w:p>
    <w:sectPr w:rsidR="00C21179" w:rsidRPr="00857001" w:rsidSect="00EC25D5">
      <w:headerReference w:type="even" r:id="rId34"/>
      <w:headerReference w:type="default" r:id="rId35"/>
      <w:footerReference w:type="default" r:id="rId36"/>
      <w:pgSz w:w="11906" w:h="16838" w:code="9"/>
      <w:pgMar w:top="1440" w:right="1440" w:bottom="1440" w:left="1440"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79A468" w14:textId="77777777" w:rsidR="00077F6F" w:rsidRDefault="00077F6F">
      <w:pPr>
        <w:spacing w:before="0"/>
      </w:pPr>
      <w:r>
        <w:separator/>
      </w:r>
    </w:p>
    <w:p w14:paraId="34A51A40" w14:textId="77777777" w:rsidR="00077F6F" w:rsidRDefault="00077F6F"/>
  </w:endnote>
  <w:endnote w:type="continuationSeparator" w:id="0">
    <w:p w14:paraId="64C59290" w14:textId="77777777" w:rsidR="00077F6F" w:rsidRDefault="00077F6F">
      <w:pPr>
        <w:spacing w:before="0"/>
      </w:pPr>
      <w:r>
        <w:continuationSeparator/>
      </w:r>
    </w:p>
    <w:p w14:paraId="0A948CD6" w14:textId="77777777" w:rsidR="00077F6F" w:rsidRDefault="00077F6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altName w:val="Arial"/>
    <w:panose1 w:val="020B0704020202020204"/>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72641A" w14:textId="77777777" w:rsidR="00901346" w:rsidRDefault="00901346" w:rsidP="00A95E1E">
    <w:pPr>
      <w:pStyle w:val="Footer"/>
    </w:pPr>
    <w:r>
      <w:tab/>
    </w:r>
    <w:r w:rsidRPr="00480D70">
      <w:t xml:space="preserve">Page </w:t>
    </w:r>
    <w:r w:rsidRPr="00480D70">
      <w:fldChar w:fldCharType="begin"/>
    </w:r>
    <w:r w:rsidRPr="00480D70">
      <w:instrText xml:space="preserve"> PAGE </w:instrText>
    </w:r>
    <w:r w:rsidRPr="00480D70">
      <w:fldChar w:fldCharType="separate"/>
    </w:r>
    <w:r>
      <w:rPr>
        <w:noProof/>
      </w:rPr>
      <w:t>2</w:t>
    </w:r>
    <w:r w:rsidRPr="00480D70">
      <w:fldChar w:fldCharType="end"/>
    </w:r>
    <w:r w:rsidRPr="00480D70">
      <w:t xml:space="preserve"> of </w:t>
    </w:r>
    <w:fldSimple w:instr=" NUMPAGES  ">
      <w:r>
        <w:rPr>
          <w:noProof/>
        </w:rPr>
        <w:t>63</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72641F" w14:textId="43C64243" w:rsidR="00901346" w:rsidRDefault="00901346" w:rsidP="00A95E1E">
    <w:pPr>
      <w:pStyle w:val="Footer"/>
      <w:rPr>
        <w:i/>
      </w:rPr>
    </w:pPr>
    <w:r>
      <w:tab/>
      <w:t xml:space="preserve">Page </w:t>
    </w:r>
    <w:r>
      <w:fldChar w:fldCharType="begin"/>
    </w:r>
    <w:r>
      <w:instrText xml:space="preserve"> PAGE </w:instrText>
    </w:r>
    <w:r>
      <w:fldChar w:fldCharType="separate"/>
    </w:r>
    <w:r>
      <w:rPr>
        <w:noProof/>
      </w:rPr>
      <w:t>34</w:t>
    </w:r>
    <w:r>
      <w:fldChar w:fldCharType="end"/>
    </w:r>
    <w:r>
      <w:t xml:space="preserve"> of </w:t>
    </w:r>
    <w:fldSimple w:instr=" NUMPAGES  ">
      <w:r>
        <w:rPr>
          <w:noProof/>
        </w:rPr>
        <w:t>70</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582EAD" w14:textId="77777777" w:rsidR="00077F6F" w:rsidRDefault="00077F6F" w:rsidP="009527C9">
      <w:pPr>
        <w:spacing w:before="0"/>
      </w:pPr>
      <w:r>
        <w:separator/>
      </w:r>
    </w:p>
  </w:footnote>
  <w:footnote w:type="continuationSeparator" w:id="0">
    <w:p w14:paraId="50D9545F" w14:textId="77777777" w:rsidR="00077F6F" w:rsidRDefault="00077F6F" w:rsidP="009527C9">
      <w:pPr>
        <w:spacing w:before="0"/>
      </w:pPr>
      <w:r>
        <w:continuationSeparator/>
      </w:r>
    </w:p>
  </w:footnote>
  <w:footnote w:type="continuationNotice" w:id="1">
    <w:p w14:paraId="1241075B" w14:textId="77777777" w:rsidR="00077F6F" w:rsidRDefault="00077F6F">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72641B" w14:textId="77777777" w:rsidR="00901346" w:rsidRDefault="00901346" w:rsidP="00427F8A">
    <w:pPr>
      <w:pStyle w:val="NormalParagraph"/>
    </w:pPr>
  </w:p>
  <w:p w14:paraId="7872641C" w14:textId="77777777" w:rsidR="00901346" w:rsidRDefault="00901346" w:rsidP="00427F8A">
    <w:pPr>
      <w:pStyle w:val="NormalParagrap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72641D" w14:textId="34E18B41" w:rsidR="00901346" w:rsidRDefault="00901346" w:rsidP="00A22871">
    <w:r>
      <w:t>GSM Association</w:t>
    </w:r>
    <w:r>
      <w:tab/>
    </w:r>
    <w:r>
      <w:tab/>
    </w:r>
    <w:r>
      <w:tab/>
    </w:r>
    <w:r>
      <w:tab/>
    </w:r>
    <w:r>
      <w:tab/>
    </w:r>
    <w:r>
      <w:tab/>
    </w:r>
    <w:r>
      <w:tab/>
    </w:r>
    <w:r>
      <w:tab/>
    </w:r>
    <w:sdt>
      <w:sdtPr>
        <w:alias w:val="Security Classification"/>
        <w:tag w:val="GSMASecurityGroup"/>
        <w:id w:val="1711992501"/>
        <w:lock w:val="contentLocked"/>
        <w:dataBinding w:prefixMappings="xmlns:ns0='http://schemas.microsoft.com/office/2006/metadata/properties' xmlns:ns1='http://www.w3.org/2001/XMLSchema-instance' xmlns:ns2='http://schemas.microsoft.com/office/infopath/2007/PartnerControls' xmlns:ns3='ADEDD60E-22E2-4049-BE99-80A2BB237DD5' " w:xpath="/ns0:properties[1]/documentManagement[1]/ns3:GSMASecurityGroup[1]" w:storeItemID="{D612F80C-BCC6-4708-8333-327470281DFD}"/>
        <w:dropDownList w:lastValue="Non-confidential">
          <w:listItem w:value="[Security Classification]"/>
        </w:dropDownList>
      </w:sdtPr>
      <w:sdtContent>
        <w:r>
          <w:t>Non-confidential</w:t>
        </w:r>
      </w:sdtContent>
    </w:sdt>
  </w:p>
  <w:sdt>
    <w:sdtPr>
      <w:alias w:val="Document Title"/>
      <w:tag w:val="GSMATitle"/>
      <w:id w:val="807747361"/>
      <w:lock w:val="contentLocked"/>
      <w:dataBinding w:prefixMappings="xmlns:ns0='http://schemas.microsoft.com/office/2006/metadata/properties' xmlns:ns1='http://www.w3.org/2001/XMLSchema-instance' xmlns:ns2='http://schemas.microsoft.com/office/infopath/2007/PartnerControls' xmlns:ns3='ADEDD60E-22E2-4049-BE99-80A2BB237DD5' " w:xpath="/ns0:properties[1]/documentManagement[1]/ns3:GSMATitle[1]" w:storeItemID="{D612F80C-BCC6-4708-8333-327470281DFD}"/>
      <w:text/>
    </w:sdtPr>
    <w:sdtContent>
      <w:p w14:paraId="7872641E" w14:textId="67D4D068" w:rsidR="00901346" w:rsidRPr="00F04B04" w:rsidRDefault="00901346" w:rsidP="00A95E1E">
        <w:r>
          <w:t>Mobile Money API Definition</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F2F677FC"/>
    <w:styleLink w:val="LegalList"/>
    <w:lvl w:ilvl="0">
      <w:start w:val="1"/>
      <w:numFmt w:val="bullet"/>
      <w:lvlText w:val=""/>
      <w:lvlJc w:val="left"/>
      <w:pPr>
        <w:tabs>
          <w:tab w:val="num" w:pos="1209"/>
        </w:tabs>
        <w:ind w:left="1209" w:hanging="360"/>
      </w:pPr>
      <w:rPr>
        <w:rFonts w:ascii="Symbol" w:hAnsi="Symbol" w:hint="default"/>
      </w:rPr>
    </w:lvl>
  </w:abstractNum>
  <w:abstractNum w:abstractNumId="1" w15:restartNumberingAfterBreak="0">
    <w:nsid w:val="FFFFFF89"/>
    <w:multiLevelType w:val="singleLevel"/>
    <w:tmpl w:val="44AE393E"/>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FF754B"/>
    <w:multiLevelType w:val="hybridMultilevel"/>
    <w:tmpl w:val="352C4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25A65EE"/>
    <w:multiLevelType w:val="hybridMultilevel"/>
    <w:tmpl w:val="5E8EC7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63C4E02"/>
    <w:multiLevelType w:val="hybridMultilevel"/>
    <w:tmpl w:val="E90649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D36B46"/>
    <w:multiLevelType w:val="hybridMultilevel"/>
    <w:tmpl w:val="06A446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09F5E45"/>
    <w:multiLevelType w:val="multilevel"/>
    <w:tmpl w:val="78A61140"/>
    <w:numStyleLink w:val="ListBullets"/>
  </w:abstractNum>
  <w:abstractNum w:abstractNumId="7" w15:restartNumberingAfterBreak="0">
    <w:nsid w:val="1BDE3D6C"/>
    <w:multiLevelType w:val="hybridMultilevel"/>
    <w:tmpl w:val="9682600C"/>
    <w:lvl w:ilvl="0" w:tplc="0BE845FE">
      <w:start w:val="1"/>
      <w:numFmt w:val="lowerLetter"/>
      <w:pStyle w:val="ListParagraphletter"/>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8" w15:restartNumberingAfterBreak="0">
    <w:nsid w:val="230A6D94"/>
    <w:multiLevelType w:val="multilevel"/>
    <w:tmpl w:val="7B2CD562"/>
    <w:styleLink w:val="ListNumbers"/>
    <w:lvl w:ilvl="0">
      <w:start w:val="1"/>
      <w:numFmt w:val="decimal"/>
      <w:pStyle w:val="ListNumber"/>
      <w:lvlText w:val="%1."/>
      <w:lvlJc w:val="left"/>
      <w:pPr>
        <w:tabs>
          <w:tab w:val="num" w:pos="340"/>
        </w:tabs>
        <w:ind w:left="680" w:hanging="340"/>
      </w:pPr>
      <w:rPr>
        <w:rFonts w:hint="default"/>
      </w:rPr>
    </w:lvl>
    <w:lvl w:ilvl="1">
      <w:start w:val="1"/>
      <w:numFmt w:val="lowerLetter"/>
      <w:pStyle w:val="Listletter"/>
      <w:lvlText w:val="%2)"/>
      <w:lvlJc w:val="left"/>
      <w:pPr>
        <w:tabs>
          <w:tab w:val="num" w:pos="1020"/>
        </w:tabs>
        <w:ind w:left="1360" w:hanging="340"/>
      </w:pPr>
      <w:rPr>
        <w:rFonts w:hint="default"/>
      </w:rPr>
    </w:lvl>
    <w:lvl w:ilvl="2">
      <w:start w:val="1"/>
      <w:numFmt w:val="lowerRoman"/>
      <w:pStyle w:val="ListParagraphRomans"/>
      <w:lvlText w:val="%3."/>
      <w:lvlJc w:val="left"/>
      <w:pPr>
        <w:tabs>
          <w:tab w:val="num" w:pos="1700"/>
        </w:tabs>
        <w:ind w:left="2040" w:hanging="340"/>
      </w:pPr>
      <w:rPr>
        <w:rFonts w:hint="default"/>
      </w:rPr>
    </w:lvl>
    <w:lvl w:ilvl="3">
      <w:start w:val="1"/>
      <w:numFmt w:val="none"/>
      <w:lvlText w:val="%4"/>
      <w:lvlJc w:val="left"/>
      <w:pPr>
        <w:tabs>
          <w:tab w:val="num" w:pos="2380"/>
        </w:tabs>
        <w:ind w:left="2720" w:hanging="340"/>
      </w:pPr>
      <w:rPr>
        <w:rFonts w:hint="default"/>
      </w:rPr>
    </w:lvl>
    <w:lvl w:ilvl="4">
      <w:start w:val="1"/>
      <w:numFmt w:val="none"/>
      <w:lvlText w:val="%5"/>
      <w:lvlJc w:val="left"/>
      <w:pPr>
        <w:tabs>
          <w:tab w:val="num" w:pos="3060"/>
        </w:tabs>
        <w:ind w:left="3400" w:hanging="340"/>
      </w:pPr>
      <w:rPr>
        <w:rFonts w:hint="default"/>
      </w:rPr>
    </w:lvl>
    <w:lvl w:ilvl="5">
      <w:start w:val="1"/>
      <w:numFmt w:val="none"/>
      <w:lvlText w:val="%6"/>
      <w:lvlJc w:val="right"/>
      <w:pPr>
        <w:tabs>
          <w:tab w:val="num" w:pos="3740"/>
        </w:tabs>
        <w:ind w:left="4080" w:hanging="340"/>
      </w:pPr>
      <w:rPr>
        <w:rFonts w:hint="default"/>
      </w:rPr>
    </w:lvl>
    <w:lvl w:ilvl="6">
      <w:start w:val="1"/>
      <w:numFmt w:val="none"/>
      <w:lvlText w:val="%7"/>
      <w:lvlJc w:val="left"/>
      <w:pPr>
        <w:tabs>
          <w:tab w:val="num" w:pos="4420"/>
        </w:tabs>
        <w:ind w:left="4760" w:hanging="340"/>
      </w:pPr>
      <w:rPr>
        <w:rFonts w:hint="default"/>
      </w:rPr>
    </w:lvl>
    <w:lvl w:ilvl="7">
      <w:start w:val="1"/>
      <w:numFmt w:val="none"/>
      <w:lvlText w:val="%8"/>
      <w:lvlJc w:val="left"/>
      <w:pPr>
        <w:tabs>
          <w:tab w:val="num" w:pos="5100"/>
        </w:tabs>
        <w:ind w:left="5440" w:hanging="340"/>
      </w:pPr>
      <w:rPr>
        <w:rFonts w:hint="default"/>
      </w:rPr>
    </w:lvl>
    <w:lvl w:ilvl="8">
      <w:start w:val="1"/>
      <w:numFmt w:val="none"/>
      <w:lvlText w:val="%9"/>
      <w:lvlJc w:val="right"/>
      <w:pPr>
        <w:tabs>
          <w:tab w:val="num" w:pos="5780"/>
        </w:tabs>
        <w:ind w:left="6120" w:hanging="340"/>
      </w:pPr>
      <w:rPr>
        <w:rFonts w:hint="default"/>
      </w:rPr>
    </w:lvl>
  </w:abstractNum>
  <w:abstractNum w:abstractNumId="9" w15:restartNumberingAfterBreak="0">
    <w:nsid w:val="2E5E1086"/>
    <w:multiLevelType w:val="multilevel"/>
    <w:tmpl w:val="8C0C4AFC"/>
    <w:lvl w:ilvl="0">
      <w:start w:val="1"/>
      <w:numFmt w:val="decimal"/>
      <w:pStyle w:val="Heading1"/>
      <w:lvlText w:val="%1"/>
      <w:lvlJc w:val="left"/>
      <w:pPr>
        <w:tabs>
          <w:tab w:val="num" w:pos="431"/>
        </w:tabs>
        <w:ind w:left="431" w:hanging="431"/>
      </w:pPr>
      <w:rPr>
        <w:rFonts w:hint="default"/>
        <w:b/>
        <w:i w:val="0"/>
        <w:color w:val="auto"/>
        <w:sz w:val="28"/>
      </w:rPr>
    </w:lvl>
    <w:lvl w:ilvl="1">
      <w:start w:val="1"/>
      <w:numFmt w:val="decimal"/>
      <w:pStyle w:val="Heading2"/>
      <w:lvlText w:val="%1.%2"/>
      <w:lvlJc w:val="left"/>
      <w:pPr>
        <w:tabs>
          <w:tab w:val="num" w:pos="624"/>
        </w:tabs>
        <w:ind w:left="624" w:hanging="624"/>
      </w:pPr>
      <w:rPr>
        <w:rFonts w:hint="default"/>
        <w:b/>
        <w:i w:val="0"/>
        <w:color w:val="auto"/>
        <w:sz w:val="24"/>
      </w:rPr>
    </w:lvl>
    <w:lvl w:ilvl="2">
      <w:start w:val="1"/>
      <w:numFmt w:val="decimal"/>
      <w:pStyle w:val="Heading3"/>
      <w:lvlText w:val="%1.%2.%3"/>
      <w:lvlJc w:val="left"/>
      <w:pPr>
        <w:tabs>
          <w:tab w:val="num" w:pos="851"/>
        </w:tabs>
        <w:ind w:left="851" w:hanging="851"/>
      </w:pPr>
      <w:rPr>
        <w:rFonts w:hint="default"/>
        <w:b/>
        <w:i w:val="0"/>
        <w:color w:val="auto"/>
        <w:sz w:val="22"/>
      </w:rPr>
    </w:lvl>
    <w:lvl w:ilvl="3">
      <w:start w:val="1"/>
      <w:numFmt w:val="decimal"/>
      <w:pStyle w:val="Heading4"/>
      <w:lvlText w:val="%1.%2.%3.%4"/>
      <w:lvlJc w:val="left"/>
      <w:pPr>
        <w:tabs>
          <w:tab w:val="num" w:pos="1077"/>
        </w:tabs>
        <w:ind w:left="1077" w:hanging="1077"/>
      </w:pPr>
      <w:rPr>
        <w:rFonts w:ascii="Arial Bold" w:hAnsi="Arial Bold" w:hint="default"/>
        <w:b/>
        <w:i w:val="0"/>
        <w:color w:val="auto"/>
        <w:sz w:val="22"/>
      </w:rPr>
    </w:lvl>
    <w:lvl w:ilvl="4">
      <w:start w:val="1"/>
      <w:numFmt w:val="decimal"/>
      <w:pStyle w:val="Heading5"/>
      <w:lvlText w:val="%1.%2.%3.%4.%5"/>
      <w:lvlJc w:val="left"/>
      <w:pPr>
        <w:tabs>
          <w:tab w:val="num" w:pos="1304"/>
        </w:tabs>
        <w:ind w:left="1304" w:hanging="1304"/>
      </w:pPr>
      <w:rPr>
        <w:rFonts w:cs="Times New Roman" w:hint="default"/>
        <w:b/>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rPr>
    </w:lvl>
    <w:lvl w:ilvl="5">
      <w:start w:val="1"/>
      <w:numFmt w:val="decimal"/>
      <w:pStyle w:val="Heading6"/>
      <w:lvlText w:val="%1.%2.%3.%4.%5.%6"/>
      <w:lvlJc w:val="left"/>
      <w:pPr>
        <w:tabs>
          <w:tab w:val="num" w:pos="1531"/>
        </w:tabs>
        <w:ind w:left="1531" w:hanging="1531"/>
      </w:pPr>
      <w:rPr>
        <w:rFonts w:hint="default"/>
        <w:b/>
        <w:i w:val="0"/>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cs="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rPr>
    </w:lvl>
    <w:lvl w:ilvl="8">
      <w:start w:val="1"/>
      <w:numFmt w:val="decimal"/>
      <w:pStyle w:val="Heading9"/>
      <w:suff w:val="space"/>
      <w:lvlText w:val="%1.%2.%3.%4.%5.%6.%7.%8.%9"/>
      <w:lvlJc w:val="left"/>
      <w:pPr>
        <w:ind w:left="1531" w:hanging="1531"/>
      </w:pPr>
      <w:rPr>
        <w:rFonts w:cs="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rPr>
    </w:lvl>
  </w:abstractNum>
  <w:abstractNum w:abstractNumId="10" w15:restartNumberingAfterBreak="0">
    <w:nsid w:val="2FCF52FE"/>
    <w:multiLevelType w:val="hybridMultilevel"/>
    <w:tmpl w:val="488ED37A"/>
    <w:lvl w:ilvl="0" w:tplc="A612860E">
      <w:start w:val="2"/>
      <w:numFmt w:val="bullet"/>
      <w:lvlText w:val="-"/>
      <w:lvlJc w:val="left"/>
      <w:pPr>
        <w:ind w:left="720" w:hanging="360"/>
      </w:pPr>
      <w:rPr>
        <w:rFonts w:ascii="Calibri" w:eastAsiaTheme="minorHAnsi" w:hAnsi="Calibri" w:cstheme="minorBidi" w:hint="default"/>
        <w:sz w:val="24"/>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5F65E98"/>
    <w:multiLevelType w:val="hybridMultilevel"/>
    <w:tmpl w:val="920661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64B2A6C"/>
    <w:multiLevelType w:val="multilevel"/>
    <w:tmpl w:val="CA48AAD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37056673"/>
    <w:multiLevelType w:val="hybridMultilevel"/>
    <w:tmpl w:val="26C84CC2"/>
    <w:lvl w:ilvl="0" w:tplc="61905D8A">
      <w:start w:val="13"/>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B5F5EA9"/>
    <w:multiLevelType w:val="multilevel"/>
    <w:tmpl w:val="DA68538A"/>
    <w:lvl w:ilvl="0">
      <w:start w:val="1"/>
      <w:numFmt w:val="decimal"/>
      <w:pStyle w:val="TableReferencenumber"/>
      <w:lvlText w:val="[%1]"/>
      <w:lvlJc w:val="left"/>
      <w:pPr>
        <w:ind w:left="720" w:hanging="60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15:restartNumberingAfterBreak="0">
    <w:nsid w:val="3CA11D85"/>
    <w:multiLevelType w:val="hybridMultilevel"/>
    <w:tmpl w:val="DF04238A"/>
    <w:lvl w:ilvl="0" w:tplc="9118A8EC">
      <w:start w:val="10"/>
      <w:numFmt w:val="bullet"/>
      <w:lvlText w:val="-"/>
      <w:lvlJc w:val="left"/>
      <w:pPr>
        <w:ind w:left="720" w:hanging="360"/>
      </w:pPr>
      <w:rPr>
        <w:rFonts w:ascii="Arial" w:eastAsia="SimSu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E4101E9"/>
    <w:multiLevelType w:val="hybridMultilevel"/>
    <w:tmpl w:val="07769236"/>
    <w:lvl w:ilvl="0" w:tplc="876A8D46">
      <w:start w:val="1"/>
      <w:numFmt w:val="bullet"/>
      <w:pStyle w:val="TableBulletTex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EFA4878"/>
    <w:multiLevelType w:val="multilevel"/>
    <w:tmpl w:val="7B2CD562"/>
    <w:numStyleLink w:val="ListNumbers"/>
  </w:abstractNum>
  <w:abstractNum w:abstractNumId="18" w15:restartNumberingAfterBreak="0">
    <w:nsid w:val="40803CD9"/>
    <w:multiLevelType w:val="multilevel"/>
    <w:tmpl w:val="73D2A28A"/>
    <w:lvl w:ilvl="0">
      <w:start w:val="1"/>
      <w:numFmt w:val="decimal"/>
      <w:pStyle w:val="Legalclauselevel1"/>
      <w:lvlText w:val="%1"/>
      <w:lvlJc w:val="left"/>
      <w:pPr>
        <w:tabs>
          <w:tab w:val="num" w:pos="567"/>
        </w:tabs>
        <w:ind w:left="567" w:hanging="567"/>
      </w:pPr>
      <w:rPr>
        <w:rFonts w:ascii="Arial Bold" w:hAnsi="Arial Bold" w:hint="default"/>
        <w:b/>
        <w:i w:val="0"/>
        <w:caps w:val="0"/>
        <w:strike w:val="0"/>
        <w:dstrike w:val="0"/>
        <w:outline w:val="0"/>
        <w:shadow w:val="0"/>
        <w:emboss w:val="0"/>
        <w:imprint w:val="0"/>
        <w:vanish w:val="0"/>
        <w:color w:val="auto"/>
        <w:sz w:val="28"/>
        <w:vertAlign w:val="baseline"/>
      </w:rPr>
    </w:lvl>
    <w:lvl w:ilvl="1">
      <w:start w:val="1"/>
      <w:numFmt w:val="decimal"/>
      <w:pStyle w:val="Legalclauselevel2"/>
      <w:lvlText w:val="%1.%2"/>
      <w:lvlJc w:val="left"/>
      <w:pPr>
        <w:tabs>
          <w:tab w:val="num" w:pos="1134"/>
        </w:tabs>
        <w:ind w:left="1134" w:hanging="567"/>
      </w:pPr>
      <w:rPr>
        <w:rFonts w:ascii="Arial" w:hAnsi="Arial" w:hint="default"/>
        <w:b w:val="0"/>
        <w:i w:val="0"/>
        <w:color w:val="auto"/>
        <w:sz w:val="22"/>
      </w:rPr>
    </w:lvl>
    <w:lvl w:ilvl="2">
      <w:start w:val="1"/>
      <w:numFmt w:val="decimal"/>
      <w:pStyle w:val="Legalclauselevel3"/>
      <w:lvlText w:val="%1.%2.%3"/>
      <w:lvlJc w:val="left"/>
      <w:pPr>
        <w:tabs>
          <w:tab w:val="num" w:pos="2126"/>
        </w:tabs>
        <w:ind w:left="2126" w:hanging="992"/>
      </w:pPr>
      <w:rPr>
        <w:rFonts w:ascii="Arial" w:hAnsi="Arial" w:cs="Times New Roman" w:hint="default"/>
        <w:b w:val="0"/>
        <w:bCs w:val="0"/>
        <w:i w:val="0"/>
        <w:iCs w:val="0"/>
        <w:caps w:val="0"/>
        <w:smallCaps w:val="0"/>
        <w:strike w:val="0"/>
        <w:dstrike w:val="0"/>
        <w:outline w:val="0"/>
        <w:shadow w:val="0"/>
        <w:emboss w:val="0"/>
        <w:imprint w:val="0"/>
        <w:noProof w:val="0"/>
        <w:vanish w:val="0"/>
        <w:spacing w:val="0"/>
        <w:kern w:val="0"/>
        <w:position w:val="0"/>
        <w:sz w:val="22"/>
        <w:u w:val="none"/>
        <w:effect w:val="none"/>
        <w:vertAlign w:val="baseline"/>
        <w:em w:val="none"/>
        <w:specVanish w:val="0"/>
      </w:rPr>
    </w:lvl>
    <w:lvl w:ilvl="3">
      <w:start w:val="1"/>
      <w:numFmt w:val="lowerRoman"/>
      <w:pStyle w:val="Legalclauselevel4"/>
      <w:lvlText w:val="(%4)"/>
      <w:lvlJc w:val="left"/>
      <w:pPr>
        <w:tabs>
          <w:tab w:val="num" w:pos="3119"/>
        </w:tabs>
        <w:ind w:left="3119" w:hanging="993"/>
      </w:pPr>
      <w:rPr>
        <w:rFonts w:ascii="Arial" w:hAnsi="Arial" w:hint="default"/>
        <w:b w:val="0"/>
        <w:i w:val="0"/>
        <w:color w:val="auto"/>
        <w:sz w:val="22"/>
      </w:rPr>
    </w:lvl>
    <w:lvl w:ilvl="4">
      <w:start w:val="1"/>
      <w:numFmt w:val="decimal"/>
      <w:lvlText w:val="%1.%2.%3.%4.%5"/>
      <w:lvlJc w:val="left"/>
      <w:pPr>
        <w:tabs>
          <w:tab w:val="num" w:pos="3402"/>
        </w:tabs>
        <w:ind w:left="2835" w:hanging="567"/>
      </w:pPr>
      <w:rPr>
        <w:rFonts w:ascii="Arial" w:hAnsi="Arial" w:cs="Times New Roman" w:hint="default"/>
        <w:b/>
        <w:bCs w:val="0"/>
        <w:i w:val="0"/>
        <w:iCs w:val="0"/>
        <w:caps w:val="0"/>
        <w:smallCaps w:val="0"/>
        <w:strike w:val="0"/>
        <w:dstrike w:val="0"/>
        <w:outline w:val="0"/>
        <w:shadow w:val="0"/>
        <w:emboss w:val="0"/>
        <w:imprint w:val="0"/>
        <w:noProof w:val="0"/>
        <w:vanish w:val="0"/>
        <w:color w:val="auto"/>
        <w:spacing w:val="0"/>
        <w:kern w:val="0"/>
        <w:position w:val="0"/>
        <w:sz w:val="22"/>
        <w:u w:val="none"/>
        <w:effect w:val="none"/>
        <w:vertAlign w:val="baseline"/>
        <w:em w:val="none"/>
        <w:specVanish w:val="0"/>
      </w:rPr>
    </w:lvl>
    <w:lvl w:ilvl="5">
      <w:start w:val="1"/>
      <w:numFmt w:val="decimal"/>
      <w:lvlText w:val="%1.%2.%3.%4.%5.%6"/>
      <w:lvlJc w:val="left"/>
      <w:pPr>
        <w:tabs>
          <w:tab w:val="num" w:pos="3969"/>
        </w:tabs>
        <w:ind w:left="3402" w:hanging="567"/>
      </w:pPr>
      <w:rPr>
        <w:rFonts w:hint="default"/>
        <w:b/>
        <w:i w:val="0"/>
      </w:rPr>
    </w:lvl>
    <w:lvl w:ilvl="6">
      <w:start w:val="1"/>
      <w:numFmt w:val="decimal"/>
      <w:lvlText w:val="%1.%2.%3.%4.%5.%6.%7"/>
      <w:lvlJc w:val="left"/>
      <w:pPr>
        <w:tabs>
          <w:tab w:val="num" w:pos="4536"/>
        </w:tabs>
        <w:ind w:left="3969" w:hanging="567"/>
      </w:pPr>
      <w:rPr>
        <w:rFonts w:hint="default"/>
      </w:rPr>
    </w:lvl>
    <w:lvl w:ilvl="7">
      <w:start w:val="1"/>
      <w:numFmt w:val="decimal"/>
      <w:lvlText w:val="%1.%2.%3.%4.%5.%6.%7.%8"/>
      <w:lvlJc w:val="left"/>
      <w:pPr>
        <w:tabs>
          <w:tab w:val="num" w:pos="5103"/>
        </w:tabs>
        <w:ind w:left="4536" w:hanging="567"/>
      </w:pPr>
      <w:rPr>
        <w:rFonts w:cs="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rPr>
    </w:lvl>
    <w:lvl w:ilvl="8">
      <w:start w:val="1"/>
      <w:numFmt w:val="decimal"/>
      <w:suff w:val="space"/>
      <w:lvlText w:val="%1.%2.%3.%4.%5.%6.%7.%8.%9"/>
      <w:lvlJc w:val="left"/>
      <w:pPr>
        <w:ind w:left="5103" w:hanging="567"/>
      </w:pPr>
      <w:rPr>
        <w:rFonts w:cs="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rPr>
    </w:lvl>
  </w:abstractNum>
  <w:abstractNum w:abstractNumId="19" w15:restartNumberingAfterBreak="0">
    <w:nsid w:val="511D06F9"/>
    <w:multiLevelType w:val="hybridMultilevel"/>
    <w:tmpl w:val="683653DE"/>
    <w:lvl w:ilvl="0" w:tplc="A612860E">
      <w:start w:val="2"/>
      <w:numFmt w:val="bullet"/>
      <w:lvlText w:val="-"/>
      <w:lvlJc w:val="left"/>
      <w:pPr>
        <w:ind w:left="720" w:hanging="360"/>
      </w:pPr>
      <w:rPr>
        <w:rFonts w:ascii="Calibri" w:eastAsiaTheme="minorHAnsi" w:hAnsi="Calibri" w:cstheme="minorBidi" w:hint="default"/>
        <w:sz w:val="24"/>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2AD09F4"/>
    <w:multiLevelType w:val="multilevel"/>
    <w:tmpl w:val="78A61140"/>
    <w:styleLink w:val="ListBullets"/>
    <w:lvl w:ilvl="0">
      <w:start w:val="1"/>
      <w:numFmt w:val="bullet"/>
      <w:pStyle w:val="ListBullet1"/>
      <w:lvlText w:val=""/>
      <w:lvlJc w:val="left"/>
      <w:pPr>
        <w:ind w:left="680" w:hanging="340"/>
      </w:pPr>
      <w:rPr>
        <w:rFonts w:ascii="Symbol" w:hAnsi="Symbol" w:hint="default"/>
      </w:rPr>
    </w:lvl>
    <w:lvl w:ilvl="1">
      <w:start w:val="1"/>
      <w:numFmt w:val="bullet"/>
      <w:pStyle w:val="ListBullet2"/>
      <w:lvlText w:val=""/>
      <w:lvlJc w:val="left"/>
      <w:pPr>
        <w:ind w:left="1020" w:hanging="340"/>
      </w:pPr>
      <w:rPr>
        <w:rFonts w:ascii="Symbol" w:hAnsi="Symbol" w:hint="default"/>
      </w:rPr>
    </w:lvl>
    <w:lvl w:ilvl="2">
      <w:start w:val="1"/>
      <w:numFmt w:val="bullet"/>
      <w:pStyle w:val="ListBullet3"/>
      <w:lvlText w:val=""/>
      <w:lvlJc w:val="left"/>
      <w:pPr>
        <w:ind w:left="1360" w:hanging="340"/>
      </w:pPr>
      <w:rPr>
        <w:rFonts w:ascii="Symbol" w:hAnsi="Symbol" w:hint="default"/>
      </w:rPr>
    </w:lvl>
    <w:lvl w:ilvl="3">
      <w:start w:val="1"/>
      <w:numFmt w:val="bullet"/>
      <w:pStyle w:val="ListBulletsub"/>
      <w:lvlText w:val="o"/>
      <w:lvlJc w:val="left"/>
      <w:pPr>
        <w:ind w:left="1700" w:hanging="340"/>
      </w:pPr>
      <w:rPr>
        <w:rFonts w:ascii="Courier New" w:hAnsi="Courier New" w:hint="default"/>
      </w:rPr>
    </w:lvl>
    <w:lvl w:ilvl="4">
      <w:start w:val="1"/>
      <w:numFmt w:val="none"/>
      <w:lvlText w:val=""/>
      <w:lvlJc w:val="left"/>
      <w:pPr>
        <w:ind w:left="2040" w:hanging="340"/>
      </w:pPr>
      <w:rPr>
        <w:rFonts w:hint="default"/>
      </w:rPr>
    </w:lvl>
    <w:lvl w:ilvl="5">
      <w:start w:val="1"/>
      <w:numFmt w:val="none"/>
      <w:lvlText w:val=""/>
      <w:lvlJc w:val="left"/>
      <w:pPr>
        <w:ind w:left="2380" w:hanging="340"/>
      </w:pPr>
      <w:rPr>
        <w:rFonts w:hint="default"/>
      </w:rPr>
    </w:lvl>
    <w:lvl w:ilvl="6">
      <w:start w:val="1"/>
      <w:numFmt w:val="none"/>
      <w:lvlText w:val=""/>
      <w:lvlJc w:val="left"/>
      <w:pPr>
        <w:ind w:left="2720" w:hanging="340"/>
      </w:pPr>
      <w:rPr>
        <w:rFonts w:hint="default"/>
      </w:rPr>
    </w:lvl>
    <w:lvl w:ilvl="7">
      <w:start w:val="1"/>
      <w:numFmt w:val="none"/>
      <w:lvlText w:val=""/>
      <w:lvlJc w:val="left"/>
      <w:pPr>
        <w:ind w:left="3060" w:hanging="340"/>
      </w:pPr>
      <w:rPr>
        <w:rFonts w:hint="default"/>
      </w:rPr>
    </w:lvl>
    <w:lvl w:ilvl="8">
      <w:start w:val="1"/>
      <w:numFmt w:val="none"/>
      <w:lvlText w:val=""/>
      <w:lvlJc w:val="left"/>
      <w:pPr>
        <w:ind w:left="3400" w:hanging="340"/>
      </w:pPr>
      <w:rPr>
        <w:rFonts w:hint="default"/>
      </w:rPr>
    </w:lvl>
  </w:abstractNum>
  <w:abstractNum w:abstractNumId="21" w15:restartNumberingAfterBreak="0">
    <w:nsid w:val="538C75C4"/>
    <w:multiLevelType w:val="multilevel"/>
    <w:tmpl w:val="760E9C32"/>
    <w:lvl w:ilvl="0">
      <w:start w:val="1"/>
      <w:numFmt w:val="decimal"/>
      <w:pStyle w:val="TableCaption"/>
      <w:suff w:val="nothing"/>
      <w:lvlText w:val="Table %1"/>
      <w:lvlJc w:val="left"/>
      <w:pPr>
        <w:ind w:left="360" w:hanging="360"/>
      </w:pPr>
      <w:rPr>
        <w:rFonts w:ascii="Arial Bold" w:hAnsi="Arial Bold" w:hint="default"/>
        <w:b/>
        <w:i w:val="0"/>
        <w:color w:val="auto"/>
        <w:sz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2" w15:restartNumberingAfterBreak="0">
    <w:nsid w:val="571C265B"/>
    <w:multiLevelType w:val="multilevel"/>
    <w:tmpl w:val="B5B6B7B2"/>
    <w:lvl w:ilvl="0">
      <w:start w:val="1"/>
      <w:numFmt w:val="upperLetter"/>
      <w:pStyle w:val="Annex"/>
      <w:lvlText w:val="Annex %1"/>
      <w:lvlJc w:val="left"/>
      <w:pPr>
        <w:ind w:left="0" w:firstLine="0"/>
      </w:pPr>
      <w:rPr>
        <w:rFonts w:hint="default"/>
      </w:rPr>
    </w:lvl>
    <w:lvl w:ilvl="1">
      <w:start w:val="1"/>
      <w:numFmt w:val="decimal"/>
      <w:pStyle w:val="ANNEX-heading1"/>
      <w:lvlText w:val="%1.%2"/>
      <w:lvlJc w:val="left"/>
      <w:pPr>
        <w:tabs>
          <w:tab w:val="num" w:pos="680"/>
        </w:tabs>
        <w:ind w:left="680" w:hanging="680"/>
      </w:pPr>
      <w:rPr>
        <w:rFonts w:hint="default"/>
      </w:rPr>
    </w:lvl>
    <w:lvl w:ilvl="2">
      <w:start w:val="1"/>
      <w:numFmt w:val="decimal"/>
      <w:pStyle w:val="ANNEX-heading2"/>
      <w:lvlText w:val="%1.%2.%3"/>
      <w:lvlJc w:val="left"/>
      <w:pPr>
        <w:tabs>
          <w:tab w:val="num" w:pos="907"/>
        </w:tabs>
        <w:ind w:left="907" w:hanging="907"/>
      </w:pPr>
      <w:rPr>
        <w:rFonts w:hint="default"/>
      </w:rPr>
    </w:lvl>
    <w:lvl w:ilvl="3">
      <w:start w:val="1"/>
      <w:numFmt w:val="decimal"/>
      <w:pStyle w:val="ANNEX-heading3"/>
      <w:lvlText w:val="%1.%2.%3.%4"/>
      <w:lvlJc w:val="left"/>
      <w:pPr>
        <w:tabs>
          <w:tab w:val="num" w:pos="1134"/>
        </w:tabs>
        <w:ind w:left="1134" w:hanging="1134"/>
      </w:pPr>
      <w:rPr>
        <w:rFonts w:hint="default"/>
      </w:rPr>
    </w:lvl>
    <w:lvl w:ilvl="4">
      <w:start w:val="1"/>
      <w:numFmt w:val="decimal"/>
      <w:pStyle w:val="ANNEX-heading4"/>
      <w:lvlText w:val="%1.%2.%3.%4.%5"/>
      <w:lvlJc w:val="left"/>
      <w:pPr>
        <w:tabs>
          <w:tab w:val="num" w:pos="1361"/>
        </w:tabs>
        <w:ind w:left="1361" w:hanging="1361"/>
      </w:pPr>
      <w:rPr>
        <w:rFonts w:hint="default"/>
      </w:rPr>
    </w:lvl>
    <w:lvl w:ilvl="5">
      <w:start w:val="1"/>
      <w:numFmt w:val="decimal"/>
      <w:pStyle w:val="ANNEX-heading5"/>
      <w:lvlText w:val="%1.%2.%3.%4.%5.%6"/>
      <w:lvlJc w:val="left"/>
      <w:pPr>
        <w:tabs>
          <w:tab w:val="num" w:pos="1588"/>
        </w:tabs>
        <w:ind w:left="1588" w:hanging="1588"/>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3" w15:restartNumberingAfterBreak="0">
    <w:nsid w:val="5BCD072F"/>
    <w:multiLevelType w:val="multilevel"/>
    <w:tmpl w:val="6FCC4230"/>
    <w:lvl w:ilvl="0">
      <w:start w:val="1"/>
      <w:numFmt w:val="decimal"/>
      <w:pStyle w:val="Figurecaption"/>
      <w:suff w:val="nothing"/>
      <w:lvlText w:val="Figure %1"/>
      <w:lvlJc w:val="left"/>
      <w:pPr>
        <w:ind w:left="360" w:hanging="360"/>
      </w:pPr>
      <w:rPr>
        <w:rFonts w:ascii="Arial Bold" w:hAnsi="Arial Bold" w:hint="default"/>
        <w:b/>
        <w:i w:val="0"/>
        <w:color w:val="auto"/>
        <w:sz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4" w15:restartNumberingAfterBreak="0">
    <w:nsid w:val="5F156346"/>
    <w:multiLevelType w:val="multilevel"/>
    <w:tmpl w:val="62642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38067D8"/>
    <w:multiLevelType w:val="hybridMultilevel"/>
    <w:tmpl w:val="16BA6664"/>
    <w:lvl w:ilvl="0" w:tplc="0809001B">
      <w:start w:val="1"/>
      <w:numFmt w:val="lowerRoman"/>
      <w:lvlText w:val="%1."/>
      <w:lvlJc w:val="righ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6" w15:restartNumberingAfterBreak="0">
    <w:nsid w:val="68554DB4"/>
    <w:multiLevelType w:val="hybridMultilevel"/>
    <w:tmpl w:val="103AC34A"/>
    <w:lvl w:ilvl="0" w:tplc="610C9D16">
      <w:start w:val="1"/>
      <w:numFmt w:val="decimal"/>
      <w:pStyle w:val="ListParagraph"/>
      <w:lvlText w:val="%1."/>
      <w:lvlJc w:val="left"/>
      <w:pPr>
        <w:tabs>
          <w:tab w:val="num" w:pos="360"/>
        </w:tabs>
        <w:ind w:left="36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7" w15:restartNumberingAfterBreak="0">
    <w:nsid w:val="6BBC67A5"/>
    <w:multiLevelType w:val="hybridMultilevel"/>
    <w:tmpl w:val="FFE000F0"/>
    <w:lvl w:ilvl="0" w:tplc="E38E513C">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BB23F48"/>
    <w:multiLevelType w:val="hybridMultilevel"/>
    <w:tmpl w:val="BB683DBC"/>
    <w:lvl w:ilvl="0" w:tplc="E38E513C">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FDB3AC1"/>
    <w:multiLevelType w:val="hybridMultilevel"/>
    <w:tmpl w:val="78DADB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26"/>
  </w:num>
  <w:num w:numId="3">
    <w:abstractNumId w:val="7"/>
  </w:num>
  <w:num w:numId="4">
    <w:abstractNumId w:val="1"/>
  </w:num>
  <w:num w:numId="5">
    <w:abstractNumId w:val="14"/>
  </w:num>
  <w:num w:numId="6">
    <w:abstractNumId w:val="16"/>
  </w:num>
  <w:num w:numId="7">
    <w:abstractNumId w:val="22"/>
  </w:num>
  <w:num w:numId="8">
    <w:abstractNumId w:val="20"/>
  </w:num>
  <w:num w:numId="9">
    <w:abstractNumId w:val="8"/>
  </w:num>
  <w:num w:numId="10">
    <w:abstractNumId w:val="6"/>
  </w:num>
  <w:num w:numId="11">
    <w:abstractNumId w:val="17"/>
  </w:num>
  <w:num w:numId="12">
    <w:abstractNumId w:val="23"/>
  </w:num>
  <w:num w:numId="13">
    <w:abstractNumId w:val="21"/>
  </w:num>
  <w:num w:numId="14">
    <w:abstractNumId w:val="12"/>
  </w:num>
  <w:num w:numId="15">
    <w:abstractNumId w:val="13"/>
  </w:num>
  <w:num w:numId="16">
    <w:abstractNumId w:val="10"/>
  </w:num>
  <w:num w:numId="17">
    <w:abstractNumId w:val="27"/>
  </w:num>
  <w:num w:numId="18">
    <w:abstractNumId w:val="28"/>
  </w:num>
  <w:num w:numId="19">
    <w:abstractNumId w:val="19"/>
  </w:num>
  <w:num w:numId="20">
    <w:abstractNumId w:val="29"/>
  </w:num>
  <w:num w:numId="21">
    <w:abstractNumId w:val="4"/>
  </w:num>
  <w:num w:numId="22">
    <w:abstractNumId w:val="3"/>
  </w:num>
  <w:num w:numId="23">
    <w:abstractNumId w:val="5"/>
  </w:num>
  <w:num w:numId="2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num>
  <w:num w:numId="26">
    <w:abstractNumId w:val="18"/>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5"/>
  </w:num>
  <w:num w:numId="29">
    <w:abstractNumId w:val="15"/>
  </w:num>
  <w:num w:numId="30">
    <w:abstractNumId w:val="2"/>
  </w:num>
  <w:num w:numId="31">
    <w:abstractNumId w:val="24"/>
  </w:num>
  <w:num w:numId="32">
    <w:abstractNumId w:val="11"/>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areth Pateman [2]">
    <w15:presenceInfo w15:providerId="Windows Live" w15:userId="8531e3eba5170bb0"/>
  </w15:person>
  <w15:person w15:author="Gareth Pateman">
    <w15:presenceInfo w15:providerId="AD" w15:userId="S-1-5-21-1758938701-1319181492-1589368346-10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DateAndTime/>
  <w:hideSpellingErrors/>
  <w:hideGrammaticalErrors/>
  <w:attachedTemplate r:id="rId1"/>
  <w:linkStyles/>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revisionView w:markup="0"/>
  <w:trackRevisions/>
  <w:defaultTabStop w:val="720"/>
  <w:clickAndTypeStyle w:val="NormalParagraph"/>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5F92"/>
    <w:rsid w:val="00002803"/>
    <w:rsid w:val="0001024B"/>
    <w:rsid w:val="0002209B"/>
    <w:rsid w:val="000371F1"/>
    <w:rsid w:val="00041759"/>
    <w:rsid w:val="00046D01"/>
    <w:rsid w:val="00052FE2"/>
    <w:rsid w:val="000713B1"/>
    <w:rsid w:val="000774DD"/>
    <w:rsid w:val="00077F6F"/>
    <w:rsid w:val="00084E3A"/>
    <w:rsid w:val="00090C9A"/>
    <w:rsid w:val="000A0FB0"/>
    <w:rsid w:val="000B02F8"/>
    <w:rsid w:val="000B3879"/>
    <w:rsid w:val="000C4CAF"/>
    <w:rsid w:val="000D20CB"/>
    <w:rsid w:val="000D3854"/>
    <w:rsid w:val="000E2366"/>
    <w:rsid w:val="000E2789"/>
    <w:rsid w:val="000E6BB7"/>
    <w:rsid w:val="000E6CCC"/>
    <w:rsid w:val="000F3D2F"/>
    <w:rsid w:val="000F6B8B"/>
    <w:rsid w:val="0010050B"/>
    <w:rsid w:val="00100E00"/>
    <w:rsid w:val="001010C7"/>
    <w:rsid w:val="00102F6F"/>
    <w:rsid w:val="0010657F"/>
    <w:rsid w:val="00126D00"/>
    <w:rsid w:val="001276BD"/>
    <w:rsid w:val="00141190"/>
    <w:rsid w:val="001455A2"/>
    <w:rsid w:val="001656C1"/>
    <w:rsid w:val="00165872"/>
    <w:rsid w:val="001671CD"/>
    <w:rsid w:val="00176186"/>
    <w:rsid w:val="0018002B"/>
    <w:rsid w:val="001A1CAD"/>
    <w:rsid w:val="001B37E0"/>
    <w:rsid w:val="001B6625"/>
    <w:rsid w:val="001D1133"/>
    <w:rsid w:val="001D18CA"/>
    <w:rsid w:val="001D24B2"/>
    <w:rsid w:val="001D31DB"/>
    <w:rsid w:val="001F0278"/>
    <w:rsid w:val="001F08AC"/>
    <w:rsid w:val="001F2D3A"/>
    <w:rsid w:val="00202265"/>
    <w:rsid w:val="00207D34"/>
    <w:rsid w:val="002111D3"/>
    <w:rsid w:val="002200A1"/>
    <w:rsid w:val="0022220E"/>
    <w:rsid w:val="00224F32"/>
    <w:rsid w:val="0023227F"/>
    <w:rsid w:val="00242510"/>
    <w:rsid w:val="00243CE1"/>
    <w:rsid w:val="00247FED"/>
    <w:rsid w:val="00252F75"/>
    <w:rsid w:val="00254E4D"/>
    <w:rsid w:val="00255E05"/>
    <w:rsid w:val="002766F0"/>
    <w:rsid w:val="00277280"/>
    <w:rsid w:val="00283857"/>
    <w:rsid w:val="002859F6"/>
    <w:rsid w:val="00286B50"/>
    <w:rsid w:val="002873C5"/>
    <w:rsid w:val="00294E91"/>
    <w:rsid w:val="00294F1F"/>
    <w:rsid w:val="00296BD8"/>
    <w:rsid w:val="002A5BA2"/>
    <w:rsid w:val="002A7CAD"/>
    <w:rsid w:val="002B3309"/>
    <w:rsid w:val="002B771A"/>
    <w:rsid w:val="002D63CD"/>
    <w:rsid w:val="002E5E5F"/>
    <w:rsid w:val="002F254C"/>
    <w:rsid w:val="00306861"/>
    <w:rsid w:val="003118BB"/>
    <w:rsid w:val="00325CB1"/>
    <w:rsid w:val="00325F6A"/>
    <w:rsid w:val="00331905"/>
    <w:rsid w:val="0035075C"/>
    <w:rsid w:val="003538B1"/>
    <w:rsid w:val="003549D3"/>
    <w:rsid w:val="00360263"/>
    <w:rsid w:val="00360ED9"/>
    <w:rsid w:val="00361471"/>
    <w:rsid w:val="00373FBC"/>
    <w:rsid w:val="00376BF3"/>
    <w:rsid w:val="00383ADA"/>
    <w:rsid w:val="00385DFB"/>
    <w:rsid w:val="00397B86"/>
    <w:rsid w:val="003A0DA5"/>
    <w:rsid w:val="003A3B36"/>
    <w:rsid w:val="003A5E4B"/>
    <w:rsid w:val="003A7D25"/>
    <w:rsid w:val="003B252B"/>
    <w:rsid w:val="003B5662"/>
    <w:rsid w:val="003C6E64"/>
    <w:rsid w:val="003D0069"/>
    <w:rsid w:val="003D0CD1"/>
    <w:rsid w:val="003D4034"/>
    <w:rsid w:val="003E0711"/>
    <w:rsid w:val="003E3E58"/>
    <w:rsid w:val="003E728D"/>
    <w:rsid w:val="003F2B17"/>
    <w:rsid w:val="003F4D31"/>
    <w:rsid w:val="00401626"/>
    <w:rsid w:val="00406873"/>
    <w:rsid w:val="00417276"/>
    <w:rsid w:val="004264E9"/>
    <w:rsid w:val="00427F8A"/>
    <w:rsid w:val="0043138D"/>
    <w:rsid w:val="0043276D"/>
    <w:rsid w:val="0044325C"/>
    <w:rsid w:val="00446532"/>
    <w:rsid w:val="00456C9A"/>
    <w:rsid w:val="00461553"/>
    <w:rsid w:val="00462EF0"/>
    <w:rsid w:val="00471EA4"/>
    <w:rsid w:val="00475A93"/>
    <w:rsid w:val="00476E46"/>
    <w:rsid w:val="00481653"/>
    <w:rsid w:val="0048325D"/>
    <w:rsid w:val="004A2D2F"/>
    <w:rsid w:val="004A3411"/>
    <w:rsid w:val="004B1958"/>
    <w:rsid w:val="004B5D28"/>
    <w:rsid w:val="004B7801"/>
    <w:rsid w:val="004C055E"/>
    <w:rsid w:val="004C114A"/>
    <w:rsid w:val="004C496E"/>
    <w:rsid w:val="004E33D4"/>
    <w:rsid w:val="004E6EEF"/>
    <w:rsid w:val="004F4891"/>
    <w:rsid w:val="00504394"/>
    <w:rsid w:val="00511DAC"/>
    <w:rsid w:val="00515A23"/>
    <w:rsid w:val="00525783"/>
    <w:rsid w:val="00531119"/>
    <w:rsid w:val="00542D36"/>
    <w:rsid w:val="005467AF"/>
    <w:rsid w:val="00551AB7"/>
    <w:rsid w:val="00553839"/>
    <w:rsid w:val="00553C1C"/>
    <w:rsid w:val="00554E35"/>
    <w:rsid w:val="00557AFC"/>
    <w:rsid w:val="005606D7"/>
    <w:rsid w:val="00561266"/>
    <w:rsid w:val="00577A36"/>
    <w:rsid w:val="005840AA"/>
    <w:rsid w:val="00584B29"/>
    <w:rsid w:val="00585714"/>
    <w:rsid w:val="0059003C"/>
    <w:rsid w:val="005942AF"/>
    <w:rsid w:val="0059435B"/>
    <w:rsid w:val="005A1013"/>
    <w:rsid w:val="005A675F"/>
    <w:rsid w:val="005A694E"/>
    <w:rsid w:val="005B0278"/>
    <w:rsid w:val="005B0E23"/>
    <w:rsid w:val="005C0196"/>
    <w:rsid w:val="005C06D6"/>
    <w:rsid w:val="005C2F8C"/>
    <w:rsid w:val="005E29EB"/>
    <w:rsid w:val="005E761C"/>
    <w:rsid w:val="005F377C"/>
    <w:rsid w:val="005F5115"/>
    <w:rsid w:val="0060019A"/>
    <w:rsid w:val="00606293"/>
    <w:rsid w:val="00617C77"/>
    <w:rsid w:val="00625903"/>
    <w:rsid w:val="006270F9"/>
    <w:rsid w:val="00640911"/>
    <w:rsid w:val="00642A24"/>
    <w:rsid w:val="00642D43"/>
    <w:rsid w:val="0065774C"/>
    <w:rsid w:val="006618AE"/>
    <w:rsid w:val="00666EEC"/>
    <w:rsid w:val="006747EB"/>
    <w:rsid w:val="00681659"/>
    <w:rsid w:val="006923DF"/>
    <w:rsid w:val="006924B4"/>
    <w:rsid w:val="006A01A9"/>
    <w:rsid w:val="006A3A08"/>
    <w:rsid w:val="006A46E2"/>
    <w:rsid w:val="006B0B9E"/>
    <w:rsid w:val="006C3E00"/>
    <w:rsid w:val="006C62C0"/>
    <w:rsid w:val="006D67B8"/>
    <w:rsid w:val="006E00A2"/>
    <w:rsid w:val="006E03E2"/>
    <w:rsid w:val="006E2CC3"/>
    <w:rsid w:val="006E5FA5"/>
    <w:rsid w:val="006F42AB"/>
    <w:rsid w:val="0071217E"/>
    <w:rsid w:val="00720C55"/>
    <w:rsid w:val="007261E1"/>
    <w:rsid w:val="00726CF1"/>
    <w:rsid w:val="00733BE7"/>
    <w:rsid w:val="007362AD"/>
    <w:rsid w:val="0075588E"/>
    <w:rsid w:val="00756539"/>
    <w:rsid w:val="00756F27"/>
    <w:rsid w:val="00785F92"/>
    <w:rsid w:val="00786507"/>
    <w:rsid w:val="00797566"/>
    <w:rsid w:val="007A4853"/>
    <w:rsid w:val="007A6CAF"/>
    <w:rsid w:val="007B31FE"/>
    <w:rsid w:val="007C7956"/>
    <w:rsid w:val="007D5369"/>
    <w:rsid w:val="007E4B18"/>
    <w:rsid w:val="007E7640"/>
    <w:rsid w:val="007F1973"/>
    <w:rsid w:val="00811EAB"/>
    <w:rsid w:val="008144A3"/>
    <w:rsid w:val="00817A76"/>
    <w:rsid w:val="00824D1D"/>
    <w:rsid w:val="00831655"/>
    <w:rsid w:val="008418DE"/>
    <w:rsid w:val="00854B5B"/>
    <w:rsid w:val="00857001"/>
    <w:rsid w:val="008624E7"/>
    <w:rsid w:val="00862B60"/>
    <w:rsid w:val="00865780"/>
    <w:rsid w:val="008663E4"/>
    <w:rsid w:val="00871A1B"/>
    <w:rsid w:val="00873AD5"/>
    <w:rsid w:val="00875B0B"/>
    <w:rsid w:val="008859D3"/>
    <w:rsid w:val="0089612D"/>
    <w:rsid w:val="008A754D"/>
    <w:rsid w:val="008B643F"/>
    <w:rsid w:val="008C2C00"/>
    <w:rsid w:val="008C4F3B"/>
    <w:rsid w:val="008C737C"/>
    <w:rsid w:val="008D77F3"/>
    <w:rsid w:val="008E2B0D"/>
    <w:rsid w:val="008E592D"/>
    <w:rsid w:val="008F1802"/>
    <w:rsid w:val="009003E5"/>
    <w:rsid w:val="00901346"/>
    <w:rsid w:val="00916CDE"/>
    <w:rsid w:val="00925B3D"/>
    <w:rsid w:val="009278C1"/>
    <w:rsid w:val="00930057"/>
    <w:rsid w:val="00944378"/>
    <w:rsid w:val="009527C9"/>
    <w:rsid w:val="00953950"/>
    <w:rsid w:val="00955DF7"/>
    <w:rsid w:val="00960027"/>
    <w:rsid w:val="0097570F"/>
    <w:rsid w:val="00977CCD"/>
    <w:rsid w:val="00982C92"/>
    <w:rsid w:val="0098351C"/>
    <w:rsid w:val="009835CB"/>
    <w:rsid w:val="009968FB"/>
    <w:rsid w:val="009A4C35"/>
    <w:rsid w:val="009B0C5E"/>
    <w:rsid w:val="009D2D43"/>
    <w:rsid w:val="009D5151"/>
    <w:rsid w:val="009D6A58"/>
    <w:rsid w:val="009E2799"/>
    <w:rsid w:val="009E4495"/>
    <w:rsid w:val="009F6165"/>
    <w:rsid w:val="00A01934"/>
    <w:rsid w:val="00A02F41"/>
    <w:rsid w:val="00A12C8D"/>
    <w:rsid w:val="00A22871"/>
    <w:rsid w:val="00A22911"/>
    <w:rsid w:val="00A315A9"/>
    <w:rsid w:val="00A47928"/>
    <w:rsid w:val="00A50E7A"/>
    <w:rsid w:val="00A61BF5"/>
    <w:rsid w:val="00A66939"/>
    <w:rsid w:val="00A777F1"/>
    <w:rsid w:val="00A91734"/>
    <w:rsid w:val="00A92E6F"/>
    <w:rsid w:val="00A95E1E"/>
    <w:rsid w:val="00A95FF2"/>
    <w:rsid w:val="00AA3070"/>
    <w:rsid w:val="00AA4C56"/>
    <w:rsid w:val="00AA632E"/>
    <w:rsid w:val="00AB695F"/>
    <w:rsid w:val="00AB71E9"/>
    <w:rsid w:val="00AC05A1"/>
    <w:rsid w:val="00AC2FCC"/>
    <w:rsid w:val="00AD7636"/>
    <w:rsid w:val="00AE5E10"/>
    <w:rsid w:val="00AF4FB4"/>
    <w:rsid w:val="00B001C1"/>
    <w:rsid w:val="00B12446"/>
    <w:rsid w:val="00B146D7"/>
    <w:rsid w:val="00B217A7"/>
    <w:rsid w:val="00B22FE8"/>
    <w:rsid w:val="00B30160"/>
    <w:rsid w:val="00B40754"/>
    <w:rsid w:val="00B458B3"/>
    <w:rsid w:val="00B52B3C"/>
    <w:rsid w:val="00B61BA5"/>
    <w:rsid w:val="00B6296D"/>
    <w:rsid w:val="00B65662"/>
    <w:rsid w:val="00B6665C"/>
    <w:rsid w:val="00B673FE"/>
    <w:rsid w:val="00B80E4E"/>
    <w:rsid w:val="00B82FEE"/>
    <w:rsid w:val="00B8382B"/>
    <w:rsid w:val="00B970DD"/>
    <w:rsid w:val="00BA2AB8"/>
    <w:rsid w:val="00BA3108"/>
    <w:rsid w:val="00BA45DA"/>
    <w:rsid w:val="00BB0CF0"/>
    <w:rsid w:val="00BB12B8"/>
    <w:rsid w:val="00BB2A3C"/>
    <w:rsid w:val="00BB5B22"/>
    <w:rsid w:val="00BB5F46"/>
    <w:rsid w:val="00BC0319"/>
    <w:rsid w:val="00BF3B9F"/>
    <w:rsid w:val="00C0401B"/>
    <w:rsid w:val="00C12B06"/>
    <w:rsid w:val="00C13782"/>
    <w:rsid w:val="00C15E12"/>
    <w:rsid w:val="00C21179"/>
    <w:rsid w:val="00C213B4"/>
    <w:rsid w:val="00C25AE0"/>
    <w:rsid w:val="00C25E2B"/>
    <w:rsid w:val="00C30152"/>
    <w:rsid w:val="00C455AF"/>
    <w:rsid w:val="00C6177A"/>
    <w:rsid w:val="00C61C22"/>
    <w:rsid w:val="00C7077E"/>
    <w:rsid w:val="00C76D90"/>
    <w:rsid w:val="00C80827"/>
    <w:rsid w:val="00C82208"/>
    <w:rsid w:val="00C83C23"/>
    <w:rsid w:val="00C93769"/>
    <w:rsid w:val="00CA563E"/>
    <w:rsid w:val="00CA74D7"/>
    <w:rsid w:val="00CB219E"/>
    <w:rsid w:val="00CB4912"/>
    <w:rsid w:val="00CC5CFD"/>
    <w:rsid w:val="00CD7215"/>
    <w:rsid w:val="00CE11B7"/>
    <w:rsid w:val="00CE1C2A"/>
    <w:rsid w:val="00CE4204"/>
    <w:rsid w:val="00CF55F8"/>
    <w:rsid w:val="00D01DE4"/>
    <w:rsid w:val="00D05735"/>
    <w:rsid w:val="00D07866"/>
    <w:rsid w:val="00D1488D"/>
    <w:rsid w:val="00D32793"/>
    <w:rsid w:val="00D34853"/>
    <w:rsid w:val="00D35508"/>
    <w:rsid w:val="00D379D4"/>
    <w:rsid w:val="00D406CB"/>
    <w:rsid w:val="00D430E2"/>
    <w:rsid w:val="00D44263"/>
    <w:rsid w:val="00D55883"/>
    <w:rsid w:val="00D60F71"/>
    <w:rsid w:val="00D64A0E"/>
    <w:rsid w:val="00D7048E"/>
    <w:rsid w:val="00D75061"/>
    <w:rsid w:val="00D77C8B"/>
    <w:rsid w:val="00D84468"/>
    <w:rsid w:val="00D87BF7"/>
    <w:rsid w:val="00DA7467"/>
    <w:rsid w:val="00DB400E"/>
    <w:rsid w:val="00DC03EC"/>
    <w:rsid w:val="00DD0621"/>
    <w:rsid w:val="00DD490F"/>
    <w:rsid w:val="00DD5350"/>
    <w:rsid w:val="00DE1719"/>
    <w:rsid w:val="00DF6CBC"/>
    <w:rsid w:val="00E14ABA"/>
    <w:rsid w:val="00E25B12"/>
    <w:rsid w:val="00E30D7A"/>
    <w:rsid w:val="00E34134"/>
    <w:rsid w:val="00E35772"/>
    <w:rsid w:val="00E36118"/>
    <w:rsid w:val="00E376E1"/>
    <w:rsid w:val="00E40D99"/>
    <w:rsid w:val="00E42C59"/>
    <w:rsid w:val="00E43231"/>
    <w:rsid w:val="00E4541F"/>
    <w:rsid w:val="00E5129B"/>
    <w:rsid w:val="00E57461"/>
    <w:rsid w:val="00E71425"/>
    <w:rsid w:val="00E72D86"/>
    <w:rsid w:val="00E7347D"/>
    <w:rsid w:val="00E7772A"/>
    <w:rsid w:val="00E77B57"/>
    <w:rsid w:val="00E837F0"/>
    <w:rsid w:val="00E951C8"/>
    <w:rsid w:val="00EA10F7"/>
    <w:rsid w:val="00EA332A"/>
    <w:rsid w:val="00EB11A8"/>
    <w:rsid w:val="00EB40B6"/>
    <w:rsid w:val="00EB5E58"/>
    <w:rsid w:val="00EC25D5"/>
    <w:rsid w:val="00EC397C"/>
    <w:rsid w:val="00EC7647"/>
    <w:rsid w:val="00ED0002"/>
    <w:rsid w:val="00ED72E8"/>
    <w:rsid w:val="00EE6C6A"/>
    <w:rsid w:val="00EF1F15"/>
    <w:rsid w:val="00EF7098"/>
    <w:rsid w:val="00F013EB"/>
    <w:rsid w:val="00F14715"/>
    <w:rsid w:val="00F14C66"/>
    <w:rsid w:val="00F2149C"/>
    <w:rsid w:val="00F30187"/>
    <w:rsid w:val="00F308D9"/>
    <w:rsid w:val="00F321DC"/>
    <w:rsid w:val="00F33D50"/>
    <w:rsid w:val="00F57618"/>
    <w:rsid w:val="00F63C58"/>
    <w:rsid w:val="00F63CFE"/>
    <w:rsid w:val="00F67941"/>
    <w:rsid w:val="00F8499D"/>
    <w:rsid w:val="00F86362"/>
    <w:rsid w:val="00F936B7"/>
    <w:rsid w:val="00F9570E"/>
    <w:rsid w:val="00F97903"/>
    <w:rsid w:val="00FA2B99"/>
    <w:rsid w:val="00FA7E0E"/>
    <w:rsid w:val="00FB0C3F"/>
    <w:rsid w:val="00FB18EF"/>
    <w:rsid w:val="00FB5F58"/>
    <w:rsid w:val="00FB79CD"/>
    <w:rsid w:val="00FC30AA"/>
    <w:rsid w:val="00FC51FC"/>
    <w:rsid w:val="00FD1829"/>
    <w:rsid w:val="00FD6383"/>
    <w:rsid w:val="00FD64D8"/>
    <w:rsid w:val="00FD68A9"/>
    <w:rsid w:val="00FE4CA2"/>
    <w:rsid w:val="00FE531D"/>
    <w:rsid w:val="00FE5AE5"/>
    <w:rsid w:val="00FE68B8"/>
    <w:rsid w:val="00FF2F73"/>
    <w:rsid w:val="00FF403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72638C"/>
  <w15:docId w15:val="{F1F466F8-ADDD-4226-9DBC-D8A8092260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5">
    <w:lsdException w:name="Normal" w:uiPriority="49"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17" w:unhideWhenUsed="1"/>
    <w:lsdException w:name="annotation text" w:semiHidden="1" w:unhideWhenUsed="1"/>
    <w:lsdException w:name="header" w:semiHidden="1" w:uiPriority="23" w:unhideWhenUsed="1"/>
    <w:lsdException w:name="footer" w:semiHidden="1" w:uiPriority="24"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6"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2" w:unhideWhenUsed="1" w:qFormat="1"/>
    <w:lsdException w:name="List Bullet 3" w:semiHidden="1" w:uiPriority="2" w:unhideWhenUsed="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7"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iPriority="10" w:unhideWhenUsed="1"/>
    <w:lsdException w:name="List Continue 3" w:semiHidden="1" w:uiPriority="10" w:unhideWhenUsed="1"/>
    <w:lsdException w:name="List Continue 4" w:semiHidden="1" w:unhideWhenUsed="1"/>
    <w:lsdException w:name="List Continue 5" w:semiHidden="1" w:unhideWhenUsed="1"/>
    <w:lsdException w:name="Message Header" w:semiHidden="1" w:unhideWhenUsed="1"/>
    <w:lsdException w:name="Subtitle" w:semiHidden="1" w:uiPriority="26"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37" w:qFormat="1"/>
    <w:lsdException w:name="Emphasis" w:uiPriority="35"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39"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9"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34" w:qFormat="1"/>
    <w:lsdException w:name="Intense Emphasis" w:uiPriority="36"/>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49"/>
    <w:qFormat/>
    <w:rsid w:val="002F254C"/>
    <w:pPr>
      <w:spacing w:before="120"/>
      <w:jc w:val="both"/>
    </w:pPr>
    <w:rPr>
      <w:rFonts w:ascii="Arial" w:eastAsia="SimSun" w:hAnsi="Arial"/>
      <w:sz w:val="22"/>
      <w:lang w:eastAsia="zh-CN" w:bidi="bn-BD"/>
    </w:rPr>
  </w:style>
  <w:style w:type="paragraph" w:styleId="Heading1">
    <w:name w:val="heading 1"/>
    <w:next w:val="NormalParagraph"/>
    <w:link w:val="Heading1Char"/>
    <w:uiPriority w:val="1"/>
    <w:qFormat/>
    <w:rsid w:val="002F254C"/>
    <w:pPr>
      <w:keepNext/>
      <w:keepLines/>
      <w:numPr>
        <w:numId w:val="1"/>
      </w:numPr>
      <w:spacing w:before="360" w:after="60" w:line="276" w:lineRule="auto"/>
      <w:outlineLvl w:val="0"/>
    </w:pPr>
    <w:rPr>
      <w:rFonts w:ascii="Arial" w:eastAsia="Times New Roman" w:hAnsi="Arial" w:cs="Arial"/>
      <w:b/>
      <w:bCs/>
      <w:sz w:val="28"/>
      <w:szCs w:val="32"/>
      <w:lang w:eastAsia="en-US" w:bidi="bn-BD"/>
    </w:rPr>
  </w:style>
  <w:style w:type="paragraph" w:styleId="Heading2">
    <w:name w:val="heading 2"/>
    <w:basedOn w:val="Heading1"/>
    <w:next w:val="NormalParagraph"/>
    <w:link w:val="Heading2Char"/>
    <w:uiPriority w:val="1"/>
    <w:qFormat/>
    <w:rsid w:val="002F254C"/>
    <w:pPr>
      <w:numPr>
        <w:ilvl w:val="1"/>
      </w:numPr>
      <w:spacing w:before="240"/>
      <w:outlineLvl w:val="1"/>
    </w:pPr>
    <w:rPr>
      <w:iCs/>
      <w:sz w:val="24"/>
      <w:szCs w:val="28"/>
    </w:rPr>
  </w:style>
  <w:style w:type="paragraph" w:styleId="Heading3">
    <w:name w:val="heading 3"/>
    <w:basedOn w:val="Heading2"/>
    <w:next w:val="NormalParagraph"/>
    <w:link w:val="Heading3Char"/>
    <w:uiPriority w:val="1"/>
    <w:qFormat/>
    <w:rsid w:val="002F254C"/>
    <w:pPr>
      <w:numPr>
        <w:ilvl w:val="2"/>
      </w:numPr>
      <w:outlineLvl w:val="2"/>
    </w:pPr>
    <w:rPr>
      <w:szCs w:val="26"/>
    </w:rPr>
  </w:style>
  <w:style w:type="paragraph" w:styleId="Heading4">
    <w:name w:val="heading 4"/>
    <w:basedOn w:val="Heading3"/>
    <w:next w:val="NormalParagraph"/>
    <w:link w:val="Heading4Char"/>
    <w:uiPriority w:val="1"/>
    <w:qFormat/>
    <w:rsid w:val="002F254C"/>
    <w:pPr>
      <w:numPr>
        <w:ilvl w:val="3"/>
      </w:numPr>
      <w:outlineLvl w:val="3"/>
    </w:pPr>
    <w:rPr>
      <w:rFonts w:ascii="Arial Bold" w:hAnsi="Arial Bold"/>
      <w:bCs w:val="0"/>
      <w:sz w:val="22"/>
      <w:szCs w:val="28"/>
    </w:rPr>
  </w:style>
  <w:style w:type="paragraph" w:styleId="Heading5">
    <w:name w:val="heading 5"/>
    <w:basedOn w:val="Heading4"/>
    <w:next w:val="NormalParagraph"/>
    <w:link w:val="Heading5Char"/>
    <w:uiPriority w:val="1"/>
    <w:qFormat/>
    <w:rsid w:val="002F254C"/>
    <w:pPr>
      <w:numPr>
        <w:ilvl w:val="4"/>
      </w:numPr>
      <w:outlineLvl w:val="4"/>
    </w:pPr>
    <w:rPr>
      <w:bCs/>
      <w:iCs w:val="0"/>
      <w:szCs w:val="26"/>
      <w:lang w:val="en-US"/>
    </w:rPr>
  </w:style>
  <w:style w:type="paragraph" w:styleId="Heading6">
    <w:name w:val="heading 6"/>
    <w:basedOn w:val="Heading5"/>
    <w:next w:val="NormalParagraph"/>
    <w:link w:val="Heading6Char"/>
    <w:uiPriority w:val="1"/>
    <w:qFormat/>
    <w:rsid w:val="002F254C"/>
    <w:pPr>
      <w:numPr>
        <w:ilvl w:val="5"/>
      </w:numPr>
      <w:outlineLvl w:val="5"/>
    </w:pPr>
    <w:rPr>
      <w:bCs w:val="0"/>
      <w:szCs w:val="22"/>
    </w:rPr>
  </w:style>
  <w:style w:type="paragraph" w:styleId="Heading7">
    <w:name w:val="heading 7"/>
    <w:basedOn w:val="Normal"/>
    <w:next w:val="Normal"/>
    <w:link w:val="Heading7Char"/>
    <w:uiPriority w:val="1"/>
    <w:semiHidden/>
    <w:qFormat/>
    <w:rsid w:val="002F254C"/>
    <w:pPr>
      <w:keepNext/>
      <w:keepLines/>
      <w:numPr>
        <w:ilvl w:val="6"/>
        <w:numId w:val="1"/>
      </w:numPr>
      <w:spacing w:after="140" w:line="260" w:lineRule="atLeast"/>
      <w:jc w:val="left"/>
      <w:outlineLvl w:val="6"/>
    </w:pPr>
    <w:rPr>
      <w:rFonts w:eastAsia="Times New Roman"/>
      <w:i/>
      <w:lang w:eastAsia="en-US"/>
    </w:rPr>
  </w:style>
  <w:style w:type="paragraph" w:styleId="Heading8">
    <w:name w:val="heading 8"/>
    <w:basedOn w:val="Normal"/>
    <w:next w:val="Normal"/>
    <w:link w:val="Heading8Char"/>
    <w:uiPriority w:val="1"/>
    <w:semiHidden/>
    <w:qFormat/>
    <w:rsid w:val="002F254C"/>
    <w:pPr>
      <w:keepNext/>
      <w:keepLines/>
      <w:numPr>
        <w:ilvl w:val="7"/>
        <w:numId w:val="1"/>
      </w:numPr>
      <w:spacing w:after="140" w:line="260" w:lineRule="atLeast"/>
      <w:jc w:val="left"/>
      <w:outlineLvl w:val="7"/>
    </w:pPr>
    <w:rPr>
      <w:rFonts w:eastAsia="Times New Roman"/>
      <w:i/>
      <w:iCs/>
      <w:lang w:val="en-US" w:eastAsia="en-US"/>
    </w:rPr>
  </w:style>
  <w:style w:type="paragraph" w:styleId="Heading9">
    <w:name w:val="heading 9"/>
    <w:basedOn w:val="Normal"/>
    <w:next w:val="Normal"/>
    <w:link w:val="Heading9Char"/>
    <w:uiPriority w:val="1"/>
    <w:semiHidden/>
    <w:qFormat/>
    <w:rsid w:val="002F254C"/>
    <w:pPr>
      <w:numPr>
        <w:ilvl w:val="8"/>
        <w:numId w:val="1"/>
      </w:numPr>
      <w:spacing w:before="140" w:after="120" w:line="260" w:lineRule="atLeast"/>
      <w:jc w:val="left"/>
      <w:outlineLvl w:val="8"/>
    </w:pPr>
    <w:rPr>
      <w:rFonts w:eastAsia="Times New Roman" w:cs="Arial"/>
      <w:i/>
      <w:szCs w:val="22"/>
      <w:lang w:val="fr-FR"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1"/>
    <w:rsid w:val="002F254C"/>
    <w:rPr>
      <w:rFonts w:ascii="Arial" w:eastAsia="Times New Roman" w:hAnsi="Arial" w:cs="Arial"/>
      <w:b/>
      <w:bCs/>
      <w:sz w:val="28"/>
      <w:szCs w:val="32"/>
      <w:lang w:eastAsia="en-US" w:bidi="bn-BD"/>
    </w:rPr>
  </w:style>
  <w:style w:type="character" w:customStyle="1" w:styleId="Heading2Char">
    <w:name w:val="Heading 2 Char"/>
    <w:link w:val="Heading2"/>
    <w:uiPriority w:val="1"/>
    <w:rsid w:val="002F254C"/>
    <w:rPr>
      <w:rFonts w:ascii="Arial" w:eastAsia="Times New Roman" w:hAnsi="Arial" w:cs="Arial"/>
      <w:b/>
      <w:bCs/>
      <w:iCs/>
      <w:sz w:val="24"/>
      <w:szCs w:val="28"/>
      <w:lang w:eastAsia="en-US" w:bidi="bn-BD"/>
    </w:rPr>
  </w:style>
  <w:style w:type="character" w:customStyle="1" w:styleId="Heading3Char">
    <w:name w:val="Heading 3 Char"/>
    <w:link w:val="Heading3"/>
    <w:uiPriority w:val="1"/>
    <w:rsid w:val="002F254C"/>
    <w:rPr>
      <w:rFonts w:ascii="Arial" w:eastAsia="Times New Roman" w:hAnsi="Arial" w:cs="Arial"/>
      <w:b/>
      <w:bCs/>
      <w:iCs/>
      <w:sz w:val="24"/>
      <w:szCs w:val="26"/>
      <w:lang w:eastAsia="en-US" w:bidi="bn-BD"/>
    </w:rPr>
  </w:style>
  <w:style w:type="character" w:customStyle="1" w:styleId="Heading4Char">
    <w:name w:val="Heading 4 Char"/>
    <w:link w:val="Heading4"/>
    <w:uiPriority w:val="1"/>
    <w:rsid w:val="002F254C"/>
    <w:rPr>
      <w:rFonts w:ascii="Arial Bold" w:eastAsia="Times New Roman" w:hAnsi="Arial Bold" w:cs="Arial"/>
      <w:b/>
      <w:iCs/>
      <w:sz w:val="22"/>
      <w:szCs w:val="28"/>
      <w:lang w:eastAsia="en-US" w:bidi="bn-BD"/>
    </w:rPr>
  </w:style>
  <w:style w:type="character" w:customStyle="1" w:styleId="Heading5Char">
    <w:name w:val="Heading 5 Char"/>
    <w:link w:val="Heading5"/>
    <w:uiPriority w:val="1"/>
    <w:rsid w:val="002F254C"/>
    <w:rPr>
      <w:rFonts w:ascii="Arial Bold" w:eastAsia="Times New Roman" w:hAnsi="Arial Bold" w:cs="Arial"/>
      <w:b/>
      <w:bCs/>
      <w:sz w:val="22"/>
      <w:szCs w:val="26"/>
      <w:lang w:val="en-US" w:eastAsia="en-US" w:bidi="bn-BD"/>
    </w:rPr>
  </w:style>
  <w:style w:type="character" w:customStyle="1" w:styleId="Heading6Char">
    <w:name w:val="Heading 6 Char"/>
    <w:link w:val="Heading6"/>
    <w:uiPriority w:val="1"/>
    <w:rsid w:val="002F254C"/>
    <w:rPr>
      <w:rFonts w:ascii="Arial Bold" w:eastAsia="Times New Roman" w:hAnsi="Arial Bold" w:cs="Arial"/>
      <w:b/>
      <w:sz w:val="22"/>
      <w:szCs w:val="22"/>
      <w:lang w:val="en-US" w:eastAsia="en-US" w:bidi="bn-BD"/>
    </w:rPr>
  </w:style>
  <w:style w:type="character" w:customStyle="1" w:styleId="Heading7Char">
    <w:name w:val="Heading 7 Char"/>
    <w:link w:val="Heading7"/>
    <w:uiPriority w:val="1"/>
    <w:semiHidden/>
    <w:rsid w:val="002F254C"/>
    <w:rPr>
      <w:rFonts w:ascii="Arial" w:eastAsia="Times New Roman" w:hAnsi="Arial"/>
      <w:i/>
      <w:sz w:val="22"/>
      <w:lang w:eastAsia="en-US" w:bidi="bn-BD"/>
    </w:rPr>
  </w:style>
  <w:style w:type="character" w:customStyle="1" w:styleId="Heading8Char">
    <w:name w:val="Heading 8 Char"/>
    <w:link w:val="Heading8"/>
    <w:uiPriority w:val="1"/>
    <w:semiHidden/>
    <w:rsid w:val="002F254C"/>
    <w:rPr>
      <w:rFonts w:ascii="Arial" w:eastAsia="Times New Roman" w:hAnsi="Arial"/>
      <w:i/>
      <w:iCs/>
      <w:sz w:val="22"/>
      <w:lang w:val="en-US" w:eastAsia="en-US" w:bidi="bn-BD"/>
    </w:rPr>
  </w:style>
  <w:style w:type="character" w:customStyle="1" w:styleId="Heading9Char">
    <w:name w:val="Heading 9 Char"/>
    <w:link w:val="Heading9"/>
    <w:uiPriority w:val="1"/>
    <w:semiHidden/>
    <w:rsid w:val="002F254C"/>
    <w:rPr>
      <w:rFonts w:ascii="Arial" w:eastAsia="Times New Roman" w:hAnsi="Arial" w:cs="Arial"/>
      <w:i/>
      <w:sz w:val="22"/>
      <w:szCs w:val="22"/>
      <w:lang w:val="fr-FR" w:eastAsia="en-US" w:bidi="bn-BD"/>
    </w:rPr>
  </w:style>
  <w:style w:type="paragraph" w:styleId="Title">
    <w:name w:val="Title"/>
    <w:basedOn w:val="Normal"/>
    <w:link w:val="TitleChar"/>
    <w:uiPriority w:val="27"/>
    <w:qFormat/>
    <w:rsid w:val="002F254C"/>
    <w:pPr>
      <w:spacing w:after="60"/>
      <w:jc w:val="right"/>
    </w:pPr>
    <w:rPr>
      <w:b/>
      <w:bCs/>
      <w:kern w:val="28"/>
      <w:sz w:val="32"/>
      <w:szCs w:val="32"/>
    </w:rPr>
  </w:style>
  <w:style w:type="character" w:customStyle="1" w:styleId="TitleChar">
    <w:name w:val="Title Char"/>
    <w:link w:val="Title"/>
    <w:uiPriority w:val="27"/>
    <w:rsid w:val="002F254C"/>
    <w:rPr>
      <w:rFonts w:ascii="Arial" w:eastAsia="SimSun" w:hAnsi="Arial"/>
      <w:b/>
      <w:bCs/>
      <w:kern w:val="28"/>
      <w:sz w:val="32"/>
      <w:szCs w:val="32"/>
      <w:lang w:eastAsia="zh-CN" w:bidi="bn-BD"/>
    </w:rPr>
  </w:style>
  <w:style w:type="paragraph" w:styleId="TOC1">
    <w:name w:val="toc 1"/>
    <w:basedOn w:val="NormalParagraph"/>
    <w:next w:val="NormalParagraph"/>
    <w:uiPriority w:val="39"/>
    <w:rsid w:val="002F254C"/>
    <w:pPr>
      <w:tabs>
        <w:tab w:val="left" w:pos="397"/>
        <w:tab w:val="right" w:pos="9015"/>
      </w:tabs>
      <w:spacing w:after="40"/>
      <w:ind w:left="397" w:right="680" w:hanging="397"/>
    </w:pPr>
    <w:rPr>
      <w:b/>
      <w:noProof/>
      <w:lang w:eastAsia="zh-CN" w:bidi="bn-BD"/>
    </w:rPr>
  </w:style>
  <w:style w:type="paragraph" w:styleId="TOC2">
    <w:name w:val="toc 2"/>
    <w:basedOn w:val="TOC1"/>
    <w:uiPriority w:val="39"/>
    <w:rsid w:val="002F254C"/>
    <w:pPr>
      <w:tabs>
        <w:tab w:val="clear" w:pos="397"/>
        <w:tab w:val="left" w:pos="993"/>
      </w:tabs>
      <w:spacing w:after="20"/>
      <w:ind w:left="992" w:hanging="595"/>
    </w:pPr>
    <w:rPr>
      <w:rFonts w:eastAsia="Times New Roman"/>
      <w:b w:val="0"/>
      <w:szCs w:val="24"/>
      <w:lang w:eastAsia="en-GB"/>
    </w:rPr>
  </w:style>
  <w:style w:type="paragraph" w:styleId="TOC3">
    <w:name w:val="toc 3"/>
    <w:basedOn w:val="TOC2"/>
    <w:uiPriority w:val="39"/>
    <w:rsid w:val="002F254C"/>
    <w:pPr>
      <w:tabs>
        <w:tab w:val="clear" w:pos="993"/>
        <w:tab w:val="left" w:pos="1276"/>
      </w:tabs>
      <w:ind w:left="1248" w:hanging="851"/>
    </w:pPr>
  </w:style>
  <w:style w:type="paragraph" w:customStyle="1" w:styleId="ListBulletsub">
    <w:name w:val="List Bullet (sub)"/>
    <w:basedOn w:val="ListBullet3"/>
    <w:link w:val="ListBulletsubChar"/>
    <w:uiPriority w:val="5"/>
    <w:qFormat/>
    <w:rsid w:val="002F254C"/>
    <w:pPr>
      <w:numPr>
        <w:ilvl w:val="3"/>
      </w:numPr>
      <w:tabs>
        <w:tab w:val="clear" w:pos="1361"/>
        <w:tab w:val="left" w:pos="1701"/>
      </w:tabs>
    </w:pPr>
  </w:style>
  <w:style w:type="character" w:styleId="Hyperlink">
    <w:name w:val="Hyperlink"/>
    <w:uiPriority w:val="99"/>
    <w:unhideWhenUsed/>
    <w:rsid w:val="002F254C"/>
    <w:rPr>
      <w:color w:val="0000FF"/>
      <w:u w:val="single"/>
    </w:rPr>
  </w:style>
  <w:style w:type="paragraph" w:styleId="Header">
    <w:name w:val="header"/>
    <w:basedOn w:val="NormalParagraph"/>
    <w:link w:val="HeaderChar"/>
    <w:uiPriority w:val="23"/>
    <w:rsid w:val="002F254C"/>
    <w:pPr>
      <w:tabs>
        <w:tab w:val="right" w:pos="8931"/>
        <w:tab w:val="right" w:pos="13892"/>
      </w:tabs>
      <w:contextualSpacing/>
    </w:pPr>
    <w:rPr>
      <w:sz w:val="20"/>
    </w:rPr>
  </w:style>
  <w:style w:type="paragraph" w:customStyle="1" w:styleId="ListBullet1">
    <w:name w:val="List Bullet 1"/>
    <w:basedOn w:val="NormalParagraph"/>
    <w:uiPriority w:val="2"/>
    <w:qFormat/>
    <w:rsid w:val="002F254C"/>
    <w:pPr>
      <w:numPr>
        <w:numId w:val="10"/>
      </w:numPr>
      <w:tabs>
        <w:tab w:val="left" w:pos="680"/>
      </w:tabs>
      <w:contextualSpacing/>
    </w:pPr>
  </w:style>
  <w:style w:type="paragraph" w:styleId="ListBullet2">
    <w:name w:val="List Bullet 2"/>
    <w:basedOn w:val="ListBullet1"/>
    <w:uiPriority w:val="2"/>
    <w:qFormat/>
    <w:rsid w:val="002F254C"/>
    <w:pPr>
      <w:numPr>
        <w:ilvl w:val="1"/>
      </w:numPr>
      <w:tabs>
        <w:tab w:val="clear" w:pos="680"/>
        <w:tab w:val="left" w:pos="1021"/>
      </w:tabs>
    </w:pPr>
  </w:style>
  <w:style w:type="character" w:customStyle="1" w:styleId="HeaderChar">
    <w:name w:val="Header Char"/>
    <w:link w:val="Header"/>
    <w:uiPriority w:val="23"/>
    <w:rsid w:val="002F254C"/>
    <w:rPr>
      <w:rFonts w:ascii="Arial" w:eastAsia="SimSun" w:hAnsi="Arial"/>
      <w:szCs w:val="22"/>
    </w:rPr>
  </w:style>
  <w:style w:type="paragraph" w:customStyle="1" w:styleId="TableHeader">
    <w:name w:val="Table Header"/>
    <w:basedOn w:val="NormalParagraph"/>
    <w:uiPriority w:val="18"/>
    <w:qFormat/>
    <w:rsid w:val="002F254C"/>
    <w:pPr>
      <w:keepNext/>
      <w:spacing w:before="60" w:after="0"/>
    </w:pPr>
    <w:rPr>
      <w:rFonts w:cs="Arial"/>
      <w:b/>
      <w:color w:val="FFFFFF"/>
      <w:lang w:val="en-US"/>
    </w:rPr>
  </w:style>
  <w:style w:type="paragraph" w:customStyle="1" w:styleId="DocInfo">
    <w:name w:val="Doc Info"/>
    <w:basedOn w:val="NormalParagraph"/>
    <w:next w:val="CSLegal3"/>
    <w:uiPriority w:val="29"/>
    <w:rsid w:val="002F254C"/>
    <w:pPr>
      <w:spacing w:before="240" w:after="60"/>
    </w:pPr>
    <w:rPr>
      <w:b/>
      <w:sz w:val="24"/>
    </w:rPr>
  </w:style>
  <w:style w:type="paragraph" w:customStyle="1" w:styleId="Centredtext">
    <w:name w:val="Centred text"/>
    <w:basedOn w:val="NormalParagraph"/>
    <w:uiPriority w:val="27"/>
    <w:rsid w:val="002F254C"/>
    <w:pPr>
      <w:keepNext/>
      <w:jc w:val="center"/>
    </w:pPr>
    <w:rPr>
      <w:lang w:eastAsia="zh-CN" w:bidi="bn-BD"/>
    </w:rPr>
  </w:style>
  <w:style w:type="paragraph" w:customStyle="1" w:styleId="Disclaimer">
    <w:name w:val="Disclaimer"/>
    <w:basedOn w:val="NormalParagraph"/>
    <w:next w:val="NormalParagraph"/>
    <w:uiPriority w:val="28"/>
    <w:rsid w:val="002F254C"/>
    <w:pPr>
      <w:pBdr>
        <w:bottom w:val="single" w:sz="4" w:space="4" w:color="auto"/>
      </w:pBdr>
      <w:spacing w:before="480" w:after="240"/>
    </w:pPr>
    <w:rPr>
      <w:i/>
      <w:sz w:val="24"/>
      <w:szCs w:val="24"/>
    </w:rPr>
  </w:style>
  <w:style w:type="paragraph" w:customStyle="1" w:styleId="TableCaption">
    <w:name w:val="Table Caption"/>
    <w:basedOn w:val="NormalParagraph"/>
    <w:next w:val="NormalParagraph"/>
    <w:uiPriority w:val="13"/>
    <w:qFormat/>
    <w:rsid w:val="002F254C"/>
    <w:pPr>
      <w:numPr>
        <w:numId w:val="13"/>
      </w:numPr>
      <w:tabs>
        <w:tab w:val="left" w:pos="1009"/>
      </w:tabs>
      <w:spacing w:before="120"/>
      <w:jc w:val="center"/>
    </w:pPr>
    <w:rPr>
      <w:rFonts w:cs="Arial"/>
      <w:b/>
      <w:szCs w:val="20"/>
      <w:lang w:eastAsia="de-DE"/>
    </w:rPr>
  </w:style>
  <w:style w:type="character" w:customStyle="1" w:styleId="ListBulletsubChar">
    <w:name w:val="List Bullet (sub) Char"/>
    <w:link w:val="ListBulletsub"/>
    <w:uiPriority w:val="5"/>
    <w:rsid w:val="002F254C"/>
    <w:rPr>
      <w:rFonts w:ascii="Arial" w:eastAsia="SimSun" w:hAnsi="Arial"/>
      <w:sz w:val="22"/>
      <w:szCs w:val="22"/>
    </w:rPr>
  </w:style>
  <w:style w:type="paragraph" w:customStyle="1" w:styleId="TableText">
    <w:name w:val="Table Text"/>
    <w:basedOn w:val="NormalParagraph"/>
    <w:link w:val="TableTextChar"/>
    <w:uiPriority w:val="19"/>
    <w:qFormat/>
    <w:rsid w:val="002F254C"/>
    <w:pPr>
      <w:spacing w:before="40" w:after="40"/>
    </w:pPr>
    <w:rPr>
      <w:sz w:val="20"/>
      <w:lang w:eastAsia="de-DE"/>
    </w:rPr>
  </w:style>
  <w:style w:type="paragraph" w:customStyle="1" w:styleId="CSLegal3">
    <w:name w:val="CS_Legal3"/>
    <w:basedOn w:val="NormalParagraph"/>
    <w:uiPriority w:val="30"/>
    <w:rsid w:val="002F254C"/>
    <w:pPr>
      <w:spacing w:after="120"/>
    </w:pPr>
    <w:rPr>
      <w:rFonts w:eastAsia="Arial"/>
      <w:snapToGrid w:val="0"/>
      <w:sz w:val="14"/>
    </w:rPr>
  </w:style>
  <w:style w:type="paragraph" w:customStyle="1" w:styleId="Listletter">
    <w:name w:val="List letter"/>
    <w:basedOn w:val="NormalParagraph"/>
    <w:uiPriority w:val="7"/>
    <w:qFormat/>
    <w:rsid w:val="002F254C"/>
    <w:pPr>
      <w:numPr>
        <w:ilvl w:val="1"/>
        <w:numId w:val="11"/>
      </w:numPr>
      <w:ind w:left="1020"/>
      <w:contextualSpacing/>
    </w:pPr>
  </w:style>
  <w:style w:type="paragraph" w:styleId="ListBullet3">
    <w:name w:val="List Bullet 3"/>
    <w:basedOn w:val="ListBullet2"/>
    <w:uiPriority w:val="2"/>
    <w:qFormat/>
    <w:rsid w:val="002F254C"/>
    <w:pPr>
      <w:numPr>
        <w:ilvl w:val="2"/>
      </w:numPr>
      <w:tabs>
        <w:tab w:val="clear" w:pos="1021"/>
        <w:tab w:val="left" w:pos="1361"/>
      </w:tabs>
    </w:pPr>
  </w:style>
  <w:style w:type="paragraph" w:styleId="BalloonText">
    <w:name w:val="Balloon Text"/>
    <w:basedOn w:val="Normal"/>
    <w:link w:val="BalloonTextChar"/>
    <w:uiPriority w:val="99"/>
    <w:semiHidden/>
    <w:unhideWhenUsed/>
    <w:rsid w:val="002F254C"/>
    <w:pPr>
      <w:spacing w:before="0"/>
    </w:pPr>
    <w:rPr>
      <w:rFonts w:ascii="Tahoma" w:hAnsi="Tahoma" w:cs="Tahoma"/>
      <w:sz w:val="16"/>
    </w:rPr>
  </w:style>
  <w:style w:type="paragraph" w:styleId="ListNumber">
    <w:name w:val="List Number"/>
    <w:basedOn w:val="Normal"/>
    <w:uiPriority w:val="6"/>
    <w:qFormat/>
    <w:rsid w:val="002F254C"/>
    <w:pPr>
      <w:numPr>
        <w:numId w:val="11"/>
      </w:numPr>
      <w:spacing w:before="0" w:after="200" w:line="276" w:lineRule="auto"/>
      <w:contextualSpacing/>
    </w:pPr>
  </w:style>
  <w:style w:type="paragraph" w:customStyle="1" w:styleId="Figurecaption">
    <w:name w:val="Figure caption"/>
    <w:basedOn w:val="NormalParagraph"/>
    <w:uiPriority w:val="12"/>
    <w:qFormat/>
    <w:rsid w:val="002F254C"/>
    <w:pPr>
      <w:numPr>
        <w:numId w:val="12"/>
      </w:numPr>
      <w:tabs>
        <w:tab w:val="left" w:pos="1009"/>
      </w:tabs>
      <w:jc w:val="center"/>
    </w:pPr>
    <w:rPr>
      <w:rFonts w:cs="Arial"/>
      <w:b/>
      <w:lang w:val="en-US"/>
    </w:rPr>
  </w:style>
  <w:style w:type="paragraph" w:customStyle="1" w:styleId="TableIndentedText">
    <w:name w:val="Table Indented Text"/>
    <w:basedOn w:val="TableText"/>
    <w:link w:val="TableIndentedTextChar"/>
    <w:uiPriority w:val="20"/>
    <w:qFormat/>
    <w:rsid w:val="002F254C"/>
    <w:pPr>
      <w:ind w:left="227"/>
    </w:pPr>
  </w:style>
  <w:style w:type="paragraph" w:customStyle="1" w:styleId="ListParagraphletter">
    <w:name w:val="List Paragraph letter"/>
    <w:basedOn w:val="Listletter"/>
    <w:uiPriority w:val="9"/>
    <w:semiHidden/>
    <w:rsid w:val="002F254C"/>
    <w:pPr>
      <w:numPr>
        <w:ilvl w:val="0"/>
        <w:numId w:val="3"/>
      </w:numPr>
      <w:tabs>
        <w:tab w:val="clear" w:pos="720"/>
        <w:tab w:val="left" w:pos="1021"/>
      </w:tabs>
      <w:ind w:left="1361" w:hanging="340"/>
    </w:pPr>
  </w:style>
  <w:style w:type="paragraph" w:customStyle="1" w:styleId="ListParagraphRomans">
    <w:name w:val="List Paragraph Romans"/>
    <w:basedOn w:val="NormalParagraph"/>
    <w:uiPriority w:val="8"/>
    <w:qFormat/>
    <w:rsid w:val="002F254C"/>
    <w:pPr>
      <w:numPr>
        <w:ilvl w:val="2"/>
        <w:numId w:val="11"/>
      </w:numPr>
      <w:tabs>
        <w:tab w:val="clear" w:pos="1700"/>
        <w:tab w:val="left" w:pos="1361"/>
      </w:tabs>
      <w:ind w:left="1361"/>
      <w:contextualSpacing/>
    </w:pPr>
  </w:style>
  <w:style w:type="paragraph" w:styleId="TOCHeading">
    <w:name w:val="TOC Heading"/>
    <w:basedOn w:val="NormalParagraph"/>
    <w:next w:val="NormalParagraph"/>
    <w:uiPriority w:val="39"/>
    <w:qFormat/>
    <w:rsid w:val="002F254C"/>
    <w:pPr>
      <w:keepNext/>
      <w:pageBreakBefore/>
    </w:pPr>
    <w:rPr>
      <w:b/>
      <w:sz w:val="28"/>
    </w:rPr>
  </w:style>
  <w:style w:type="paragraph" w:styleId="ListParagraph">
    <w:name w:val="List Paragraph"/>
    <w:basedOn w:val="ListNumber"/>
    <w:uiPriority w:val="9"/>
    <w:rsid w:val="002F254C"/>
    <w:pPr>
      <w:numPr>
        <w:numId w:val="2"/>
      </w:numPr>
      <w:tabs>
        <w:tab w:val="clear" w:pos="360"/>
        <w:tab w:val="left" w:pos="340"/>
      </w:tabs>
      <w:ind w:left="680" w:hanging="340"/>
    </w:pPr>
  </w:style>
  <w:style w:type="paragraph" w:customStyle="1" w:styleId="ASN1Code">
    <w:name w:val="ASN.1 Code"/>
    <w:link w:val="ASN1CodeChar"/>
    <w:uiPriority w:val="16"/>
    <w:qFormat/>
    <w:rsid w:val="002F254C"/>
    <w:pPr>
      <w:spacing w:line="276" w:lineRule="auto"/>
    </w:pPr>
    <w:rPr>
      <w:rFonts w:ascii="Courier New" w:eastAsia="SimSun" w:hAnsi="Courier New"/>
      <w:szCs w:val="22"/>
    </w:rPr>
  </w:style>
  <w:style w:type="paragraph" w:customStyle="1" w:styleId="XML">
    <w:name w:val="XML"/>
    <w:link w:val="XMLChar"/>
    <w:uiPriority w:val="17"/>
    <w:qFormat/>
    <w:rsid w:val="002F254C"/>
    <w:pPr>
      <w:tabs>
        <w:tab w:val="left" w:pos="142"/>
        <w:tab w:val="left" w:pos="284"/>
        <w:tab w:val="left" w:pos="426"/>
        <w:tab w:val="left" w:pos="567"/>
        <w:tab w:val="left" w:pos="709"/>
        <w:tab w:val="left" w:pos="851"/>
        <w:tab w:val="left" w:pos="993"/>
        <w:tab w:val="left" w:pos="1134"/>
        <w:tab w:val="left" w:pos="1276"/>
        <w:tab w:val="left" w:pos="1418"/>
      </w:tabs>
      <w:autoSpaceDE w:val="0"/>
      <w:autoSpaceDN w:val="0"/>
      <w:adjustRightInd w:val="0"/>
      <w:spacing w:line="276" w:lineRule="auto"/>
    </w:pPr>
    <w:rPr>
      <w:rFonts w:ascii="Arial" w:eastAsia="SimSun" w:hAnsi="Arial"/>
      <w:noProof/>
      <w:color w:val="008080"/>
      <w:sz w:val="18"/>
      <w:szCs w:val="18"/>
      <w:lang w:bidi="bn-BD"/>
    </w:rPr>
  </w:style>
  <w:style w:type="character" w:customStyle="1" w:styleId="ASN1CodeChar">
    <w:name w:val="ASN.1 Code Char"/>
    <w:link w:val="ASN1Code"/>
    <w:uiPriority w:val="16"/>
    <w:rsid w:val="002F254C"/>
    <w:rPr>
      <w:rFonts w:ascii="Courier New" w:eastAsia="SimSun" w:hAnsi="Courier New"/>
      <w:szCs w:val="22"/>
    </w:rPr>
  </w:style>
  <w:style w:type="paragraph" w:customStyle="1" w:styleId="Annex">
    <w:name w:val="Annex"/>
    <w:next w:val="ANNEX-heading1"/>
    <w:uiPriority w:val="25"/>
    <w:qFormat/>
    <w:rsid w:val="002F254C"/>
    <w:pPr>
      <w:keepNext/>
      <w:keepLines/>
      <w:numPr>
        <w:numId w:val="7"/>
      </w:numPr>
      <w:spacing w:before="360" w:after="60" w:line="276" w:lineRule="auto"/>
      <w:outlineLvl w:val="0"/>
    </w:pPr>
    <w:rPr>
      <w:rFonts w:ascii="Arial" w:eastAsia="SimSun" w:hAnsi="Arial"/>
      <w:b/>
      <w:sz w:val="28"/>
      <w:lang w:eastAsia="zh-CN" w:bidi="bn-BD"/>
    </w:rPr>
  </w:style>
  <w:style w:type="character" w:customStyle="1" w:styleId="XMLChar">
    <w:name w:val="XML Char"/>
    <w:link w:val="XML"/>
    <w:uiPriority w:val="17"/>
    <w:rsid w:val="002F254C"/>
    <w:rPr>
      <w:rFonts w:ascii="Arial" w:eastAsia="SimSun" w:hAnsi="Arial"/>
      <w:noProof/>
      <w:color w:val="008080"/>
      <w:sz w:val="18"/>
      <w:szCs w:val="18"/>
      <w:lang w:bidi="bn-BD"/>
    </w:rPr>
  </w:style>
  <w:style w:type="paragraph" w:customStyle="1" w:styleId="TableReferencenumber">
    <w:name w:val="Table Reference number"/>
    <w:basedOn w:val="TableText"/>
    <w:uiPriority w:val="23"/>
    <w:qFormat/>
    <w:rsid w:val="002F254C"/>
    <w:pPr>
      <w:numPr>
        <w:numId w:val="5"/>
      </w:numPr>
    </w:pPr>
  </w:style>
  <w:style w:type="numbering" w:customStyle="1" w:styleId="ListBullets">
    <w:name w:val="ListBullets"/>
    <w:uiPriority w:val="99"/>
    <w:rsid w:val="002F254C"/>
    <w:pPr>
      <w:numPr>
        <w:numId w:val="8"/>
      </w:numPr>
    </w:pPr>
  </w:style>
  <w:style w:type="paragraph" w:customStyle="1" w:styleId="TableBulletText">
    <w:name w:val="Table Bullet Text"/>
    <w:basedOn w:val="TableText"/>
    <w:link w:val="TableBulletTextChar"/>
    <w:uiPriority w:val="21"/>
    <w:qFormat/>
    <w:rsid w:val="002F254C"/>
    <w:pPr>
      <w:numPr>
        <w:numId w:val="6"/>
      </w:numPr>
      <w:tabs>
        <w:tab w:val="left" w:pos="454"/>
      </w:tabs>
      <w:ind w:left="454" w:hanging="227"/>
    </w:pPr>
  </w:style>
  <w:style w:type="character" w:customStyle="1" w:styleId="TableTextChar">
    <w:name w:val="Table Text Char"/>
    <w:link w:val="TableText"/>
    <w:uiPriority w:val="19"/>
    <w:rsid w:val="002F254C"/>
    <w:rPr>
      <w:rFonts w:ascii="Arial" w:eastAsia="SimSun" w:hAnsi="Arial"/>
      <w:szCs w:val="22"/>
      <w:lang w:eastAsia="de-DE"/>
    </w:rPr>
  </w:style>
  <w:style w:type="character" w:customStyle="1" w:styleId="TableIndentedTextChar">
    <w:name w:val="Table Indented Text Char"/>
    <w:link w:val="TableIndentedText"/>
    <w:uiPriority w:val="20"/>
    <w:rsid w:val="002F254C"/>
    <w:rPr>
      <w:rFonts w:ascii="Arial" w:eastAsia="SimSun" w:hAnsi="Arial"/>
      <w:szCs w:val="22"/>
      <w:lang w:eastAsia="de-DE"/>
    </w:rPr>
  </w:style>
  <w:style w:type="character" w:customStyle="1" w:styleId="TableBulletTextChar">
    <w:name w:val="Table Bullet Text Char"/>
    <w:link w:val="TableBulletText"/>
    <w:uiPriority w:val="21"/>
    <w:rsid w:val="002F254C"/>
    <w:rPr>
      <w:rFonts w:ascii="Arial" w:eastAsia="SimSun" w:hAnsi="Arial"/>
      <w:szCs w:val="22"/>
      <w:lang w:eastAsia="de-DE"/>
    </w:rPr>
  </w:style>
  <w:style w:type="paragraph" w:customStyle="1" w:styleId="CSDocNo">
    <w:name w:val="CS DocNo"/>
    <w:uiPriority w:val="29"/>
    <w:unhideWhenUsed/>
    <w:rsid w:val="002F254C"/>
    <w:pPr>
      <w:framePr w:hSpace="180" w:wrap="notBeside" w:hAnchor="margin" w:y="359"/>
      <w:ind w:left="560"/>
      <w:jc w:val="right"/>
    </w:pPr>
    <w:rPr>
      <w:rFonts w:ascii="Arial" w:eastAsia="Times New Roman" w:hAnsi="Arial"/>
      <w:b/>
      <w:sz w:val="32"/>
      <w:lang w:val="en-IE" w:eastAsia="en-US"/>
    </w:rPr>
  </w:style>
  <w:style w:type="character" w:customStyle="1" w:styleId="BalloonTextChar">
    <w:name w:val="Balloon Text Char"/>
    <w:link w:val="BalloonText"/>
    <w:uiPriority w:val="99"/>
    <w:semiHidden/>
    <w:rsid w:val="002F254C"/>
    <w:rPr>
      <w:rFonts w:ascii="Tahoma" w:eastAsia="SimSun" w:hAnsi="Tahoma" w:cs="Tahoma"/>
      <w:sz w:val="16"/>
      <w:lang w:eastAsia="zh-CN" w:bidi="bn-BD"/>
    </w:rPr>
  </w:style>
  <w:style w:type="paragraph" w:customStyle="1" w:styleId="NOTE">
    <w:name w:val="NOTE"/>
    <w:basedOn w:val="NormalParagraph"/>
    <w:uiPriority w:val="14"/>
    <w:qFormat/>
    <w:rsid w:val="002F254C"/>
    <w:pPr>
      <w:tabs>
        <w:tab w:val="left" w:pos="1560"/>
      </w:tabs>
      <w:ind w:left="1559" w:hanging="1202"/>
    </w:pPr>
  </w:style>
  <w:style w:type="paragraph" w:customStyle="1" w:styleId="EXAMPLE">
    <w:name w:val="EXAMPLE"/>
    <w:basedOn w:val="NormalParagraph"/>
    <w:uiPriority w:val="15"/>
    <w:qFormat/>
    <w:rsid w:val="002F254C"/>
    <w:pPr>
      <w:tabs>
        <w:tab w:val="left" w:pos="1985"/>
      </w:tabs>
      <w:ind w:left="1984" w:hanging="1627"/>
    </w:pPr>
  </w:style>
  <w:style w:type="paragraph" w:customStyle="1" w:styleId="NormalParagraph">
    <w:name w:val="Normal Paragraph"/>
    <w:qFormat/>
    <w:rsid w:val="002F254C"/>
    <w:pPr>
      <w:spacing w:after="200" w:line="276" w:lineRule="auto"/>
    </w:pPr>
    <w:rPr>
      <w:rFonts w:ascii="Arial" w:eastAsia="SimSun" w:hAnsi="Arial"/>
      <w:sz w:val="22"/>
      <w:szCs w:val="22"/>
    </w:rPr>
  </w:style>
  <w:style w:type="paragraph" w:customStyle="1" w:styleId="CSDocTitle">
    <w:name w:val="CS DocTitle"/>
    <w:uiPriority w:val="29"/>
    <w:unhideWhenUsed/>
    <w:rsid w:val="002F254C"/>
    <w:pPr>
      <w:spacing w:before="360" w:after="120"/>
      <w:ind w:left="284"/>
    </w:pPr>
    <w:rPr>
      <w:rFonts w:ascii="Arial" w:eastAsia="Times New Roman" w:hAnsi="Arial"/>
      <w:b/>
      <w:sz w:val="36"/>
      <w:lang w:val="en-IE" w:eastAsia="en-US"/>
    </w:rPr>
  </w:style>
  <w:style w:type="paragraph" w:customStyle="1" w:styleId="CSFieldInfo">
    <w:name w:val="CS FieldInfo"/>
    <w:uiPriority w:val="29"/>
    <w:unhideWhenUsed/>
    <w:rsid w:val="002F254C"/>
    <w:pPr>
      <w:framePr w:wrap="around" w:vAnchor="text" w:hAnchor="page" w:y="1"/>
      <w:spacing w:before="60" w:after="60"/>
    </w:pPr>
    <w:rPr>
      <w:rFonts w:ascii="Arial" w:eastAsia="Times New Roman" w:hAnsi="Arial" w:cs="Arial"/>
      <w:bCs/>
      <w:szCs w:val="22"/>
      <w:lang w:eastAsia="en-US"/>
    </w:rPr>
  </w:style>
  <w:style w:type="paragraph" w:customStyle="1" w:styleId="CSFieldName">
    <w:name w:val="CS FieldName"/>
    <w:uiPriority w:val="29"/>
    <w:unhideWhenUsed/>
    <w:rsid w:val="002F254C"/>
    <w:rPr>
      <w:rFonts w:ascii="Arial" w:eastAsia="Times New Roman" w:hAnsi="Arial" w:cs="Arial"/>
      <w:bCs/>
      <w:szCs w:val="22"/>
      <w:lang w:eastAsia="en-US"/>
    </w:rPr>
  </w:style>
  <w:style w:type="paragraph" w:customStyle="1" w:styleId="CSLegalTxt">
    <w:name w:val="CS LegalTxt"/>
    <w:uiPriority w:val="29"/>
    <w:unhideWhenUsed/>
    <w:rsid w:val="002F254C"/>
    <w:pPr>
      <w:jc w:val="both"/>
    </w:pPr>
    <w:rPr>
      <w:rFonts w:ascii="Arial" w:eastAsia="Times New Roman" w:hAnsi="Arial" w:cs="Arial"/>
      <w:bCs/>
      <w:sz w:val="14"/>
      <w:szCs w:val="22"/>
      <w:lang w:eastAsia="en-US"/>
    </w:rPr>
  </w:style>
  <w:style w:type="paragraph" w:customStyle="1" w:styleId="CSTableTitle">
    <w:name w:val="CS TableTitle"/>
    <w:next w:val="Normal"/>
    <w:uiPriority w:val="29"/>
    <w:unhideWhenUsed/>
    <w:rsid w:val="002F254C"/>
    <w:pPr>
      <w:jc w:val="center"/>
    </w:pPr>
    <w:rPr>
      <w:rFonts w:ascii="Arial" w:eastAsia="Arial" w:hAnsi="Arial" w:cs="Arial"/>
      <w:b/>
      <w:i/>
      <w:snapToGrid w:val="0"/>
      <w:sz w:val="22"/>
      <w:szCs w:val="22"/>
      <w:lang w:eastAsia="en-US"/>
    </w:rPr>
  </w:style>
  <w:style w:type="paragraph" w:customStyle="1" w:styleId="CSHeading">
    <w:name w:val="CS_Heading"/>
    <w:basedOn w:val="Normal"/>
    <w:uiPriority w:val="29"/>
    <w:semiHidden/>
    <w:rsid w:val="002F254C"/>
    <w:pPr>
      <w:spacing w:line="360" w:lineRule="auto"/>
    </w:pPr>
    <w:rPr>
      <w:b/>
    </w:rPr>
  </w:style>
  <w:style w:type="paragraph" w:customStyle="1" w:styleId="CSLegal1">
    <w:name w:val="CS_Legal1"/>
    <w:basedOn w:val="Normal"/>
    <w:uiPriority w:val="29"/>
    <w:semiHidden/>
    <w:rsid w:val="002F254C"/>
    <w:rPr>
      <w:b/>
      <w:bCs/>
      <w:i/>
      <w:iCs/>
      <w:sz w:val="20"/>
    </w:rPr>
  </w:style>
  <w:style w:type="paragraph" w:customStyle="1" w:styleId="CSLegal2">
    <w:name w:val="CS_Legal2"/>
    <w:basedOn w:val="Normal"/>
    <w:uiPriority w:val="29"/>
    <w:semiHidden/>
    <w:rsid w:val="002F254C"/>
    <w:rPr>
      <w:rFonts w:eastAsia="Arial"/>
      <w:b/>
      <w:snapToGrid w:val="0"/>
      <w:sz w:val="14"/>
      <w:szCs w:val="22"/>
      <w:u w:val="single"/>
    </w:rPr>
  </w:style>
  <w:style w:type="paragraph" w:styleId="Footer">
    <w:name w:val="footer"/>
    <w:basedOn w:val="NormalParagraph"/>
    <w:link w:val="FooterChar"/>
    <w:uiPriority w:val="24"/>
    <w:rsid w:val="002F254C"/>
    <w:pPr>
      <w:tabs>
        <w:tab w:val="right" w:pos="8930"/>
        <w:tab w:val="right" w:pos="13892"/>
      </w:tabs>
      <w:contextualSpacing/>
    </w:pPr>
    <w:rPr>
      <w:sz w:val="20"/>
    </w:rPr>
  </w:style>
  <w:style w:type="character" w:customStyle="1" w:styleId="FooterChar">
    <w:name w:val="Footer Char"/>
    <w:link w:val="Footer"/>
    <w:uiPriority w:val="24"/>
    <w:rsid w:val="002F254C"/>
    <w:rPr>
      <w:rFonts w:ascii="Arial" w:eastAsia="SimSun" w:hAnsi="Arial"/>
      <w:szCs w:val="22"/>
    </w:rPr>
  </w:style>
  <w:style w:type="numbering" w:customStyle="1" w:styleId="ListNumbers">
    <w:name w:val="ListNumbers"/>
    <w:uiPriority w:val="99"/>
    <w:rsid w:val="002F254C"/>
    <w:pPr>
      <w:numPr>
        <w:numId w:val="9"/>
      </w:numPr>
    </w:pPr>
  </w:style>
  <w:style w:type="paragraph" w:styleId="FootnoteText">
    <w:name w:val="footnote text"/>
    <w:basedOn w:val="NormalParagraph"/>
    <w:link w:val="FootnoteTextChar"/>
    <w:uiPriority w:val="17"/>
    <w:rsid w:val="002F254C"/>
    <w:pPr>
      <w:spacing w:after="120"/>
    </w:pPr>
    <w:rPr>
      <w:sz w:val="20"/>
      <w:szCs w:val="25"/>
    </w:rPr>
  </w:style>
  <w:style w:type="character" w:customStyle="1" w:styleId="FootnoteTextChar">
    <w:name w:val="Footnote Text Char"/>
    <w:link w:val="FootnoteText"/>
    <w:uiPriority w:val="17"/>
    <w:rsid w:val="002F254C"/>
    <w:rPr>
      <w:rFonts w:ascii="Arial" w:eastAsia="SimSun" w:hAnsi="Arial"/>
      <w:szCs w:val="25"/>
    </w:rPr>
  </w:style>
  <w:style w:type="character" w:styleId="FootnoteReference">
    <w:name w:val="footnote reference"/>
    <w:uiPriority w:val="99"/>
    <w:unhideWhenUsed/>
    <w:rsid w:val="002F254C"/>
    <w:rPr>
      <w:vertAlign w:val="superscript"/>
    </w:rPr>
  </w:style>
  <w:style w:type="paragraph" w:styleId="ListBullet">
    <w:name w:val="List Bullet"/>
    <w:basedOn w:val="Normal"/>
    <w:uiPriority w:val="99"/>
    <w:semiHidden/>
    <w:rsid w:val="002F254C"/>
    <w:pPr>
      <w:numPr>
        <w:numId w:val="4"/>
      </w:numPr>
      <w:contextualSpacing/>
    </w:pPr>
  </w:style>
  <w:style w:type="paragraph" w:styleId="ListContinue">
    <w:name w:val="List Continue"/>
    <w:basedOn w:val="ListBullet1"/>
    <w:uiPriority w:val="99"/>
    <w:semiHidden/>
    <w:rsid w:val="002F254C"/>
    <w:pPr>
      <w:spacing w:after="120"/>
    </w:pPr>
  </w:style>
  <w:style w:type="paragraph" w:customStyle="1" w:styleId="ListContinue1">
    <w:name w:val="List Continue 1"/>
    <w:basedOn w:val="ListBullet1"/>
    <w:uiPriority w:val="10"/>
    <w:qFormat/>
    <w:rsid w:val="002F254C"/>
    <w:pPr>
      <w:numPr>
        <w:numId w:val="0"/>
      </w:numPr>
      <w:ind w:left="680"/>
    </w:pPr>
  </w:style>
  <w:style w:type="paragraph" w:styleId="ListContinue2">
    <w:name w:val="List Continue 2"/>
    <w:basedOn w:val="ListBullet2"/>
    <w:uiPriority w:val="10"/>
    <w:rsid w:val="002F254C"/>
    <w:pPr>
      <w:numPr>
        <w:ilvl w:val="0"/>
        <w:numId w:val="0"/>
      </w:numPr>
      <w:ind w:left="1021"/>
    </w:pPr>
  </w:style>
  <w:style w:type="paragraph" w:styleId="ListContinue3">
    <w:name w:val="List Continue 3"/>
    <w:basedOn w:val="ListBullet3"/>
    <w:uiPriority w:val="10"/>
    <w:rsid w:val="002F254C"/>
    <w:pPr>
      <w:numPr>
        <w:ilvl w:val="0"/>
        <w:numId w:val="0"/>
      </w:numPr>
      <w:ind w:left="1361"/>
    </w:pPr>
  </w:style>
  <w:style w:type="paragraph" w:customStyle="1" w:styleId="ListBulletsubcontinue">
    <w:name w:val="List Bullet (sub) continue"/>
    <w:basedOn w:val="ListBulletsub"/>
    <w:uiPriority w:val="11"/>
    <w:qFormat/>
    <w:rsid w:val="002F254C"/>
    <w:pPr>
      <w:numPr>
        <w:ilvl w:val="0"/>
        <w:numId w:val="0"/>
      </w:numPr>
      <w:ind w:left="1701"/>
    </w:pPr>
  </w:style>
  <w:style w:type="paragraph" w:customStyle="1" w:styleId="ANNEX-heading1">
    <w:name w:val="ANNEX-heading1"/>
    <w:basedOn w:val="Annex"/>
    <w:next w:val="NormalParagraph"/>
    <w:uiPriority w:val="26"/>
    <w:rsid w:val="002F254C"/>
    <w:pPr>
      <w:numPr>
        <w:ilvl w:val="1"/>
      </w:numPr>
      <w:spacing w:before="240"/>
      <w:outlineLvl w:val="1"/>
    </w:pPr>
    <w:rPr>
      <w:rFonts w:ascii="Arial Bold" w:hAnsi="Arial Bold"/>
      <w:sz w:val="24"/>
      <w:szCs w:val="24"/>
    </w:rPr>
  </w:style>
  <w:style w:type="paragraph" w:customStyle="1" w:styleId="ANNEX-heading2">
    <w:name w:val="ANNEX-heading2"/>
    <w:basedOn w:val="ANNEX-heading1"/>
    <w:next w:val="NormalParagraph"/>
    <w:uiPriority w:val="26"/>
    <w:rsid w:val="002F254C"/>
    <w:pPr>
      <w:numPr>
        <w:ilvl w:val="2"/>
      </w:numPr>
      <w:outlineLvl w:val="2"/>
    </w:pPr>
    <w:rPr>
      <w:b w:val="0"/>
    </w:rPr>
  </w:style>
  <w:style w:type="paragraph" w:customStyle="1" w:styleId="ANNEX-heading3">
    <w:name w:val="ANNEX-heading3"/>
    <w:basedOn w:val="ANNEX-heading2"/>
    <w:next w:val="NormalParagraph"/>
    <w:uiPriority w:val="26"/>
    <w:rsid w:val="002F254C"/>
    <w:pPr>
      <w:numPr>
        <w:ilvl w:val="3"/>
      </w:numPr>
      <w:outlineLvl w:val="3"/>
    </w:pPr>
    <w:rPr>
      <w:sz w:val="22"/>
      <w:szCs w:val="22"/>
      <w:lang w:val="fr-FR"/>
    </w:rPr>
  </w:style>
  <w:style w:type="paragraph" w:customStyle="1" w:styleId="ANNEX-heading4">
    <w:name w:val="ANNEX-heading4"/>
    <w:basedOn w:val="ANNEX-heading3"/>
    <w:next w:val="NormalParagraph"/>
    <w:uiPriority w:val="26"/>
    <w:rsid w:val="002F254C"/>
    <w:pPr>
      <w:numPr>
        <w:ilvl w:val="4"/>
      </w:numPr>
      <w:outlineLvl w:val="4"/>
    </w:pPr>
  </w:style>
  <w:style w:type="paragraph" w:customStyle="1" w:styleId="ANNEX-heading5">
    <w:name w:val="ANNEX-heading5"/>
    <w:basedOn w:val="ANNEX-heading4"/>
    <w:next w:val="NormalParagraph"/>
    <w:uiPriority w:val="26"/>
    <w:rsid w:val="002F254C"/>
    <w:pPr>
      <w:numPr>
        <w:ilvl w:val="5"/>
      </w:numPr>
      <w:outlineLvl w:val="5"/>
    </w:pPr>
  </w:style>
  <w:style w:type="paragraph" w:styleId="TOC4">
    <w:name w:val="toc 4"/>
    <w:basedOn w:val="TOC3"/>
    <w:uiPriority w:val="39"/>
    <w:unhideWhenUsed/>
    <w:rsid w:val="002F254C"/>
    <w:pPr>
      <w:tabs>
        <w:tab w:val="clear" w:pos="1276"/>
        <w:tab w:val="left" w:pos="1701"/>
      </w:tabs>
      <w:ind w:left="1701" w:hanging="1275"/>
    </w:pPr>
  </w:style>
  <w:style w:type="paragraph" w:styleId="TOC5">
    <w:name w:val="toc 5"/>
    <w:basedOn w:val="TOC4"/>
    <w:uiPriority w:val="39"/>
    <w:unhideWhenUsed/>
    <w:rsid w:val="002F254C"/>
    <w:pPr>
      <w:tabs>
        <w:tab w:val="clear" w:pos="1701"/>
        <w:tab w:val="left" w:pos="2127"/>
      </w:tabs>
      <w:ind w:left="2127" w:hanging="1701"/>
    </w:pPr>
  </w:style>
  <w:style w:type="paragraph" w:styleId="TOC6">
    <w:name w:val="toc 6"/>
    <w:basedOn w:val="TOC5"/>
    <w:uiPriority w:val="39"/>
    <w:unhideWhenUsed/>
    <w:rsid w:val="002F254C"/>
    <w:pPr>
      <w:tabs>
        <w:tab w:val="clear" w:pos="2127"/>
        <w:tab w:val="left" w:pos="2552"/>
      </w:tabs>
      <w:ind w:left="2552" w:hanging="2126"/>
    </w:pPr>
  </w:style>
  <w:style w:type="paragraph" w:styleId="TOC9">
    <w:name w:val="toc 9"/>
    <w:basedOn w:val="Normal"/>
    <w:next w:val="Normal"/>
    <w:autoRedefine/>
    <w:uiPriority w:val="39"/>
    <w:unhideWhenUsed/>
    <w:rsid w:val="002F254C"/>
    <w:pPr>
      <w:ind w:left="1760"/>
    </w:pPr>
  </w:style>
  <w:style w:type="paragraph" w:customStyle="1" w:styleId="CRSheetSubtitle">
    <w:name w:val="CRSheet Subtitle"/>
    <w:basedOn w:val="Normal"/>
    <w:qFormat/>
    <w:rsid w:val="000371F1"/>
    <w:pPr>
      <w:framePr w:hSpace="180" w:wrap="around" w:hAnchor="margin" w:xAlign="center" w:y="-756"/>
      <w:spacing w:before="60" w:after="60"/>
      <w:jc w:val="left"/>
    </w:pPr>
    <w:rPr>
      <w:rFonts w:cs="Arial"/>
      <w:b/>
      <w:i/>
      <w:szCs w:val="22"/>
      <w:lang w:eastAsia="en-GB" w:bidi="ar-SA"/>
    </w:rPr>
  </w:style>
  <w:style w:type="character" w:styleId="PlaceholderText">
    <w:name w:val="Placeholder Text"/>
    <w:uiPriority w:val="99"/>
    <w:semiHidden/>
    <w:rsid w:val="002F254C"/>
    <w:rPr>
      <w:color w:val="808080"/>
    </w:rPr>
  </w:style>
  <w:style w:type="character" w:styleId="FollowedHyperlink">
    <w:name w:val="FollowedHyperlink"/>
    <w:basedOn w:val="DefaultParagraphFont"/>
    <w:uiPriority w:val="99"/>
    <w:semiHidden/>
    <w:unhideWhenUsed/>
    <w:rsid w:val="00EB40B6"/>
    <w:rPr>
      <w:color w:val="800080" w:themeColor="followedHyperlink"/>
      <w:u w:val="single"/>
    </w:rPr>
  </w:style>
  <w:style w:type="paragraph" w:customStyle="1" w:styleId="CRSheetTitle">
    <w:name w:val="CRSheet Title"/>
    <w:next w:val="NormalParagraph"/>
    <w:qFormat/>
    <w:rsid w:val="008A754D"/>
    <w:pPr>
      <w:framePr w:hSpace="180" w:wrap="around" w:hAnchor="margin" w:xAlign="center" w:y="-756"/>
      <w:spacing w:before="120" w:after="120"/>
    </w:pPr>
    <w:rPr>
      <w:rFonts w:ascii="Arial Bold" w:eastAsia="SimSun" w:hAnsi="Arial Bold"/>
      <w:b/>
      <w:sz w:val="36"/>
      <w:szCs w:val="36"/>
    </w:rPr>
  </w:style>
  <w:style w:type="paragraph" w:customStyle="1" w:styleId="TableHeaderNewPage">
    <w:name w:val="Table Header NewPage"/>
    <w:basedOn w:val="TableHeader"/>
    <w:uiPriority w:val="49"/>
    <w:qFormat/>
    <w:rsid w:val="00557AFC"/>
    <w:rPr>
      <w:sz w:val="24"/>
    </w:rPr>
  </w:style>
  <w:style w:type="paragraph" w:customStyle="1" w:styleId="TableTextBold">
    <w:name w:val="Table Text Bold"/>
    <w:basedOn w:val="TableText"/>
    <w:uiPriority w:val="49"/>
    <w:qFormat/>
    <w:rsid w:val="00557AFC"/>
    <w:pPr>
      <w:spacing w:before="0" w:after="0" w:line="240" w:lineRule="auto"/>
    </w:pPr>
    <w:rPr>
      <w:b/>
    </w:rPr>
  </w:style>
  <w:style w:type="paragraph" w:customStyle="1" w:styleId="TableHeaderLarge">
    <w:name w:val="Table Header Large"/>
    <w:basedOn w:val="TableHeader"/>
    <w:uiPriority w:val="49"/>
    <w:qFormat/>
    <w:rsid w:val="00557AFC"/>
    <w:rPr>
      <w:sz w:val="24"/>
    </w:rPr>
  </w:style>
  <w:style w:type="paragraph" w:styleId="Caption">
    <w:name w:val="caption"/>
    <w:basedOn w:val="Normal"/>
    <w:next w:val="Normal"/>
    <w:uiPriority w:val="35"/>
    <w:unhideWhenUsed/>
    <w:qFormat/>
    <w:rsid w:val="00A22871"/>
    <w:pPr>
      <w:spacing w:before="0" w:after="200"/>
      <w:jc w:val="left"/>
    </w:pPr>
    <w:rPr>
      <w:rFonts w:asciiTheme="minorHAnsi" w:eastAsiaTheme="minorHAnsi" w:hAnsiTheme="minorHAnsi" w:cstheme="minorBidi"/>
      <w:b/>
      <w:bCs/>
      <w:color w:val="4F81BD" w:themeColor="accent1"/>
      <w:sz w:val="18"/>
      <w:szCs w:val="18"/>
      <w:lang w:eastAsia="en-US" w:bidi="ar-SA"/>
    </w:rPr>
  </w:style>
  <w:style w:type="character" w:styleId="CommentReference">
    <w:name w:val="annotation reference"/>
    <w:basedOn w:val="DefaultParagraphFont"/>
    <w:uiPriority w:val="99"/>
    <w:semiHidden/>
    <w:unhideWhenUsed/>
    <w:rsid w:val="00A22871"/>
    <w:rPr>
      <w:sz w:val="16"/>
      <w:szCs w:val="16"/>
    </w:rPr>
  </w:style>
  <w:style w:type="paragraph" w:styleId="CommentText">
    <w:name w:val="annotation text"/>
    <w:basedOn w:val="Normal"/>
    <w:link w:val="CommentTextChar"/>
    <w:uiPriority w:val="99"/>
    <w:unhideWhenUsed/>
    <w:rsid w:val="00A22871"/>
    <w:pPr>
      <w:spacing w:before="0" w:after="160"/>
      <w:jc w:val="left"/>
    </w:pPr>
    <w:rPr>
      <w:rFonts w:asciiTheme="minorHAnsi" w:eastAsiaTheme="minorHAnsi" w:hAnsiTheme="minorHAnsi" w:cstheme="minorBidi"/>
      <w:sz w:val="20"/>
      <w:lang w:eastAsia="en-US" w:bidi="ar-SA"/>
    </w:rPr>
  </w:style>
  <w:style w:type="character" w:customStyle="1" w:styleId="CommentTextChar">
    <w:name w:val="Comment Text Char"/>
    <w:basedOn w:val="DefaultParagraphFont"/>
    <w:link w:val="CommentText"/>
    <w:uiPriority w:val="99"/>
    <w:rsid w:val="00A22871"/>
    <w:rPr>
      <w:rFonts w:asciiTheme="minorHAnsi" w:eastAsiaTheme="minorHAnsi" w:hAnsiTheme="minorHAnsi" w:cstheme="minorBidi"/>
      <w:lang w:eastAsia="en-US"/>
    </w:rPr>
  </w:style>
  <w:style w:type="paragraph" w:styleId="CommentSubject">
    <w:name w:val="annotation subject"/>
    <w:basedOn w:val="CommentText"/>
    <w:next w:val="CommentText"/>
    <w:link w:val="CommentSubjectChar"/>
    <w:uiPriority w:val="99"/>
    <w:semiHidden/>
    <w:unhideWhenUsed/>
    <w:rsid w:val="00A22871"/>
    <w:rPr>
      <w:b/>
      <w:bCs/>
    </w:rPr>
  </w:style>
  <w:style w:type="character" w:customStyle="1" w:styleId="CommentSubjectChar">
    <w:name w:val="Comment Subject Char"/>
    <w:basedOn w:val="CommentTextChar"/>
    <w:link w:val="CommentSubject"/>
    <w:uiPriority w:val="99"/>
    <w:semiHidden/>
    <w:rsid w:val="00A22871"/>
    <w:rPr>
      <w:rFonts w:asciiTheme="minorHAnsi" w:eastAsiaTheme="minorHAnsi" w:hAnsiTheme="minorHAnsi" w:cstheme="minorBidi"/>
      <w:b/>
      <w:bCs/>
      <w:lang w:eastAsia="en-US"/>
    </w:rPr>
  </w:style>
  <w:style w:type="paragraph" w:styleId="NormalWeb">
    <w:name w:val="Normal (Web)"/>
    <w:basedOn w:val="Normal"/>
    <w:uiPriority w:val="99"/>
    <w:semiHidden/>
    <w:unhideWhenUsed/>
    <w:rsid w:val="00A22871"/>
    <w:pPr>
      <w:spacing w:before="100" w:beforeAutospacing="1" w:after="100" w:afterAutospacing="1"/>
      <w:jc w:val="left"/>
    </w:pPr>
    <w:rPr>
      <w:rFonts w:ascii="Times New Roman" w:eastAsia="Times New Roman" w:hAnsi="Times New Roman"/>
      <w:sz w:val="24"/>
      <w:szCs w:val="24"/>
      <w:lang w:eastAsia="en-GB" w:bidi="ar-SA"/>
    </w:rPr>
  </w:style>
  <w:style w:type="table" w:styleId="TableGrid">
    <w:name w:val="Table Grid"/>
    <w:basedOn w:val="TableNormal"/>
    <w:uiPriority w:val="39"/>
    <w:rsid w:val="00A22871"/>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7">
    <w:name w:val="toc 7"/>
    <w:basedOn w:val="Normal"/>
    <w:next w:val="Normal"/>
    <w:autoRedefine/>
    <w:uiPriority w:val="39"/>
    <w:unhideWhenUsed/>
    <w:rsid w:val="00A22871"/>
    <w:pPr>
      <w:spacing w:before="0" w:after="100" w:line="259" w:lineRule="auto"/>
      <w:ind w:left="1320"/>
      <w:jc w:val="left"/>
    </w:pPr>
    <w:rPr>
      <w:rFonts w:asciiTheme="minorHAnsi" w:eastAsiaTheme="minorEastAsia" w:hAnsiTheme="minorHAnsi" w:cstheme="minorBidi"/>
      <w:szCs w:val="22"/>
      <w:lang w:eastAsia="en-GB" w:bidi="ar-SA"/>
    </w:rPr>
  </w:style>
  <w:style w:type="paragraph" w:styleId="TOC8">
    <w:name w:val="toc 8"/>
    <w:basedOn w:val="Normal"/>
    <w:next w:val="Normal"/>
    <w:autoRedefine/>
    <w:uiPriority w:val="39"/>
    <w:unhideWhenUsed/>
    <w:rsid w:val="00A22871"/>
    <w:pPr>
      <w:spacing w:before="0" w:after="100" w:line="259" w:lineRule="auto"/>
      <w:ind w:left="1540"/>
      <w:jc w:val="left"/>
    </w:pPr>
    <w:rPr>
      <w:rFonts w:asciiTheme="minorHAnsi" w:eastAsiaTheme="minorEastAsia" w:hAnsiTheme="minorHAnsi" w:cstheme="minorBidi"/>
      <w:szCs w:val="22"/>
      <w:lang w:eastAsia="en-GB" w:bidi="ar-SA"/>
    </w:rPr>
  </w:style>
  <w:style w:type="paragraph" w:customStyle="1" w:styleId="Appendix">
    <w:name w:val="Appendix"/>
    <w:basedOn w:val="Normal"/>
    <w:next w:val="Normal"/>
    <w:qFormat/>
    <w:rsid w:val="00A22871"/>
    <w:pPr>
      <w:spacing w:before="0" w:after="160" w:line="259" w:lineRule="auto"/>
      <w:ind w:left="578" w:hanging="578"/>
      <w:jc w:val="left"/>
    </w:pPr>
    <w:rPr>
      <w:rFonts w:ascii="Calibri Light" w:eastAsiaTheme="minorHAnsi" w:hAnsi="Calibri Light" w:cstheme="minorBidi"/>
      <w:b/>
      <w:color w:val="4F81BD" w:themeColor="accent1"/>
      <w:sz w:val="26"/>
      <w:szCs w:val="22"/>
      <w:lang w:eastAsia="en-US" w:bidi="ar-SA"/>
    </w:rPr>
  </w:style>
  <w:style w:type="paragraph" w:styleId="Revision">
    <w:name w:val="Revision"/>
    <w:hidden/>
    <w:uiPriority w:val="99"/>
    <w:semiHidden/>
    <w:rsid w:val="00A22871"/>
    <w:rPr>
      <w:rFonts w:asciiTheme="minorHAnsi" w:eastAsiaTheme="minorHAnsi" w:hAnsiTheme="minorHAnsi" w:cstheme="minorBidi"/>
      <w:sz w:val="22"/>
      <w:szCs w:val="22"/>
      <w:lang w:eastAsia="en-US"/>
    </w:rPr>
  </w:style>
  <w:style w:type="table" w:customStyle="1" w:styleId="PlainTable41">
    <w:name w:val="Plain Table 41"/>
    <w:basedOn w:val="TableNormal"/>
    <w:uiPriority w:val="44"/>
    <w:rsid w:val="00A22871"/>
    <w:rPr>
      <w:rFonts w:asciiTheme="minorHAnsi" w:eastAsiaTheme="minorHAnsi" w:hAnsiTheme="minorHAnsi" w:cstheme="minorBidi"/>
      <w:sz w:val="22"/>
      <w:szCs w:val="22"/>
      <w:lang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A22871"/>
    <w:rPr>
      <w:rFonts w:asciiTheme="minorHAnsi" w:eastAsiaTheme="minorHAnsi" w:hAnsiTheme="minorHAnsi" w:cstheme="minorBidi"/>
      <w:sz w:val="22"/>
      <w:szCs w:val="22"/>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egalclauselevel1">
    <w:name w:val="Legal clause level 1"/>
    <w:uiPriority w:val="30"/>
    <w:qFormat/>
    <w:rsid w:val="002F254C"/>
    <w:pPr>
      <w:numPr>
        <w:numId w:val="26"/>
      </w:numPr>
      <w:spacing w:before="120" w:after="240"/>
      <w:outlineLvl w:val="0"/>
    </w:pPr>
    <w:rPr>
      <w:rFonts w:ascii="Arial" w:eastAsia="Times New Roman" w:hAnsi="Arial" w:cs="Arial"/>
      <w:b/>
      <w:bCs/>
      <w:sz w:val="28"/>
      <w:szCs w:val="32"/>
      <w:lang w:eastAsia="en-US" w:bidi="bn-BD"/>
    </w:rPr>
  </w:style>
  <w:style w:type="paragraph" w:customStyle="1" w:styleId="Legalclauselevel2">
    <w:name w:val="Legal clause level 2"/>
    <w:basedOn w:val="Legalclauselevel1"/>
    <w:uiPriority w:val="30"/>
    <w:qFormat/>
    <w:rsid w:val="002F254C"/>
    <w:pPr>
      <w:numPr>
        <w:ilvl w:val="1"/>
      </w:numPr>
      <w:outlineLvl w:val="9"/>
    </w:pPr>
    <w:rPr>
      <w:b w:val="0"/>
      <w:sz w:val="22"/>
      <w:szCs w:val="22"/>
    </w:rPr>
  </w:style>
  <w:style w:type="paragraph" w:customStyle="1" w:styleId="Legalclauselevel3">
    <w:name w:val="Legal clause level 3"/>
    <w:basedOn w:val="Legalclauselevel2"/>
    <w:uiPriority w:val="30"/>
    <w:qFormat/>
    <w:rsid w:val="002F254C"/>
    <w:pPr>
      <w:numPr>
        <w:ilvl w:val="2"/>
      </w:numPr>
      <w:spacing w:line="276" w:lineRule="auto"/>
    </w:pPr>
    <w:rPr>
      <w:iCs/>
    </w:rPr>
  </w:style>
  <w:style w:type="paragraph" w:customStyle="1" w:styleId="Legalclauselevel4">
    <w:name w:val="Legal clause level 4"/>
    <w:basedOn w:val="Legalclauselevel3"/>
    <w:uiPriority w:val="30"/>
    <w:qFormat/>
    <w:rsid w:val="002F254C"/>
    <w:pPr>
      <w:numPr>
        <w:ilvl w:val="3"/>
      </w:numPr>
      <w:spacing w:after="120"/>
      <w:ind w:left="3118" w:hanging="992"/>
    </w:pPr>
  </w:style>
  <w:style w:type="paragraph" w:customStyle="1" w:styleId="TitleCentred">
    <w:name w:val="Title Centred"/>
    <w:basedOn w:val="Title"/>
    <w:next w:val="NormalParagraph"/>
    <w:uiPriority w:val="27"/>
    <w:qFormat/>
    <w:rsid w:val="002F254C"/>
    <w:pPr>
      <w:spacing w:before="240" w:after="240"/>
      <w:jc w:val="center"/>
      <w:outlineLvl w:val="0"/>
    </w:pPr>
  </w:style>
  <w:style w:type="numbering" w:customStyle="1" w:styleId="LegalList">
    <w:name w:val="LegalList"/>
    <w:uiPriority w:val="99"/>
    <w:rsid w:val="002F254C"/>
    <w:pPr>
      <w:numPr>
        <w:numId w:val="25"/>
      </w:numPr>
    </w:pPr>
  </w:style>
  <w:style w:type="paragraph" w:customStyle="1" w:styleId="Legaldefinition">
    <w:name w:val="Legal definition"/>
    <w:basedOn w:val="NOTE"/>
    <w:uiPriority w:val="31"/>
    <w:qFormat/>
    <w:rsid w:val="002F254C"/>
    <w:pPr>
      <w:tabs>
        <w:tab w:val="clear" w:pos="1560"/>
        <w:tab w:val="left" w:pos="2835"/>
      </w:tabs>
      <w:ind w:left="2835" w:hanging="2268"/>
    </w:pPr>
  </w:style>
  <w:style w:type="character" w:styleId="UnresolvedMention">
    <w:name w:val="Unresolved Mention"/>
    <w:basedOn w:val="DefaultParagraphFont"/>
    <w:uiPriority w:val="99"/>
    <w:semiHidden/>
    <w:unhideWhenUsed/>
    <w:rsid w:val="00E951C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81406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RelyOnCSS/>
  <w:doNotOrganizeInFolder/>
  <w:doNotUseLongFileNames/>
  <w:pixelsPerInch w:val="0"/>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s://infocentre-qa.concentra.co.uk/_layouts/Infocentre/InfocentreRedirect.aspx?WebId=4d56f3a7-dbc9-4a09-9a58-4aed6a0921d4&amp;ListId=97eb8308-dd5f-422e-bbc5-8bee9731f160&amp;ItemId=a8a9e2e4-c802-4e9c-b1f2-e85bafed771d" TargetMode="External"/><Relationship Id="rId18" Type="http://schemas.openxmlformats.org/officeDocument/2006/relationships/image" Target="media/image4.emf"/><Relationship Id="rId26" Type="http://schemas.openxmlformats.org/officeDocument/2006/relationships/package" Target="embeddings/Microsoft_Excel_Worksheet.xlsx"/><Relationship Id="rId39"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hyperlink" Target="https://www.itu.int/rec/T-REC-E.123-200102-I/en" TargetMode="External"/><Relationship Id="rId34" Type="http://schemas.openxmlformats.org/officeDocument/2006/relationships/header" Target="header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6.emf"/><Relationship Id="rId33" Type="http://schemas.openxmlformats.org/officeDocument/2006/relationships/image" Target="media/image13.png"/><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hyperlink" Target="http://www.currency-iso.org/en/home/tables/table-a1.html"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fontTable" Target="fontTable.xml"/><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yperlink" Target="https://tools.ietf.org/html/rfc6902" TargetMode="External"/><Relationship Id="rId23" Type="http://schemas.openxmlformats.org/officeDocument/2006/relationships/hyperlink" Target="http://www.iso.org/iso/country_codes" TargetMode="External"/><Relationship Id="rId28" Type="http://schemas.openxmlformats.org/officeDocument/2006/relationships/image" Target="media/image8.png"/><Relationship Id="rId36"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package" Target="embeddings/Microsoft_Visio_Drawing.vsdx"/><Relationship Id="rId31"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yperlink" Target="http://www.iso.org/iso/catalogue_detail?csnumber=60390"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mackay\AppData\Roaming\Microsoft\Templates\ODTemplate.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00B450C461F4C429D336DA5E9865A8D"/>
        <w:category>
          <w:name w:val="General"/>
          <w:gallery w:val="placeholder"/>
        </w:category>
        <w:types>
          <w:type w:val="bbPlcHdr"/>
        </w:types>
        <w:behaviors>
          <w:behavior w:val="content"/>
        </w:behaviors>
        <w:guid w:val="{2EB31DBB-8EA3-4FBC-808D-2282F5EFBA23}"/>
      </w:docPartPr>
      <w:docPartBody>
        <w:p w:rsidR="00116D00" w:rsidRDefault="007967AC">
          <w:r w:rsidRPr="00F44B3B">
            <w:rPr>
              <w:rStyle w:val="PlaceholderText"/>
            </w:rPr>
            <w:t>[Change Request Number]</w:t>
          </w:r>
        </w:p>
      </w:docPartBody>
    </w:docPart>
    <w:docPart>
      <w:docPartPr>
        <w:name w:val="55EEE5FCFE0344FE8F7FDB425432EC3A"/>
        <w:category>
          <w:name w:val="General"/>
          <w:gallery w:val="placeholder"/>
        </w:category>
        <w:types>
          <w:type w:val="bbPlcHdr"/>
        </w:types>
        <w:behaviors>
          <w:behavior w:val="content"/>
        </w:behaviors>
        <w:guid w:val="{963DF15E-E86E-4B8D-91DF-406E1CAD8417}"/>
      </w:docPartPr>
      <w:docPartBody>
        <w:p w:rsidR="00116D00" w:rsidRDefault="007967AC">
          <w:r w:rsidRPr="00F44B3B">
            <w:rPr>
              <w:rStyle w:val="PlaceholderText"/>
            </w:rPr>
            <w:t>[Document Title]</w:t>
          </w:r>
        </w:p>
      </w:docPartBody>
    </w:docPart>
    <w:docPart>
      <w:docPartPr>
        <w:name w:val="AF912451F16745A5B9EDE25A8081E6A6"/>
        <w:category>
          <w:name w:val="General"/>
          <w:gallery w:val="placeholder"/>
        </w:category>
        <w:types>
          <w:type w:val="bbPlcHdr"/>
        </w:types>
        <w:behaviors>
          <w:behavior w:val="content"/>
        </w:behaviors>
        <w:guid w:val="{947D164A-6C5F-4216-B30F-E756F09D53CD}"/>
      </w:docPartPr>
      <w:docPartBody>
        <w:p w:rsidR="00116D00" w:rsidRDefault="007967AC">
          <w:r w:rsidRPr="00F44B3B">
            <w:rPr>
              <w:rStyle w:val="PlaceholderText"/>
            </w:rPr>
            <w:t>[Related Document Title]</w:t>
          </w:r>
        </w:p>
      </w:docPartBody>
    </w:docPart>
    <w:docPart>
      <w:docPartPr>
        <w:name w:val="3147EC5A13384798AEB6510EB5350FA2"/>
        <w:category>
          <w:name w:val="General"/>
          <w:gallery w:val="placeholder"/>
        </w:category>
        <w:types>
          <w:type w:val="bbPlcHdr"/>
        </w:types>
        <w:behaviors>
          <w:behavior w:val="content"/>
        </w:behaviors>
        <w:guid w:val="{2AAE9AC0-D15D-4A01-8EBB-5676DF4648B8}"/>
      </w:docPartPr>
      <w:docPartBody>
        <w:p w:rsidR="00116D00" w:rsidRDefault="007967AC">
          <w:r w:rsidRPr="00F44B3B">
            <w:rPr>
              <w:rStyle w:val="PlaceholderText"/>
            </w:rPr>
            <w:t>[Related Document Type]</w:t>
          </w:r>
        </w:p>
      </w:docPartBody>
    </w:docPart>
    <w:docPart>
      <w:docPartPr>
        <w:name w:val="5D59C76FB1EF4A6DB00971E766F9669D"/>
        <w:category>
          <w:name w:val="General"/>
          <w:gallery w:val="placeholder"/>
        </w:category>
        <w:types>
          <w:type w:val="bbPlcHdr"/>
        </w:types>
        <w:behaviors>
          <w:behavior w:val="content"/>
        </w:behaviors>
        <w:guid w:val="{EC825930-D6F6-4544-989C-F8325B601DFB}"/>
      </w:docPartPr>
      <w:docPartBody>
        <w:p w:rsidR="00116D00" w:rsidRDefault="007967AC">
          <w:r w:rsidRPr="00F44B3B">
            <w:rPr>
              <w:rStyle w:val="PlaceholderText"/>
            </w:rPr>
            <w:t>[Security Classification]</w:t>
          </w:r>
        </w:p>
      </w:docPartBody>
    </w:docPart>
    <w:docPart>
      <w:docPartPr>
        <w:name w:val="26B74147487B4471BC92BF2354733D37"/>
        <w:category>
          <w:name w:val="General"/>
          <w:gallery w:val="placeholder"/>
        </w:category>
        <w:types>
          <w:type w:val="bbPlcHdr"/>
        </w:types>
        <w:behaviors>
          <w:behavior w:val="content"/>
        </w:behaviors>
        <w:guid w:val="{537691C9-9F8B-4781-82C7-97B7592D74AE}"/>
      </w:docPartPr>
      <w:docPartBody>
        <w:p w:rsidR="00116D00" w:rsidRDefault="007967AC">
          <w:r w:rsidRPr="00F44B3B">
            <w:rPr>
              <w:rStyle w:val="PlaceholderText"/>
            </w:rPr>
            <w:t>[Change Type]</w:t>
          </w:r>
        </w:p>
      </w:docPartBody>
    </w:docPart>
    <w:docPart>
      <w:docPartPr>
        <w:name w:val="147F53823D454E569F2E3189B628837D"/>
        <w:category>
          <w:name w:val="General"/>
          <w:gallery w:val="placeholder"/>
        </w:category>
        <w:types>
          <w:type w:val="bbPlcHdr"/>
        </w:types>
        <w:behaviors>
          <w:behavior w:val="content"/>
        </w:behaviors>
        <w:guid w:val="{0957A0B6-85D0-406E-BE6C-85D521AEC6B9}"/>
      </w:docPartPr>
      <w:docPartBody>
        <w:p w:rsidR="00116D00" w:rsidRDefault="007967AC">
          <w:r w:rsidRPr="00F44B3B">
            <w:rPr>
              <w:rStyle w:val="PlaceholderText"/>
            </w:rPr>
            <w:t>[Published Version Increment]</w:t>
          </w:r>
        </w:p>
      </w:docPartBody>
    </w:docPart>
    <w:docPart>
      <w:docPartPr>
        <w:name w:val="0F35DCF23A49426DBC740AE4A73A6B9E"/>
        <w:category>
          <w:name w:val="General"/>
          <w:gallery w:val="placeholder"/>
        </w:category>
        <w:types>
          <w:type w:val="bbPlcHdr"/>
        </w:types>
        <w:behaviors>
          <w:behavior w:val="content"/>
        </w:behaviors>
        <w:guid w:val="{5B22902C-C035-45B7-8305-89CE60CFA4F1}"/>
      </w:docPartPr>
      <w:docPartBody>
        <w:p w:rsidR="00116D00" w:rsidRDefault="007967AC">
          <w:r w:rsidRPr="00F44B3B">
            <w:rPr>
              <w:rStyle w:val="PlaceholderText"/>
            </w:rPr>
            <w:t>[This document is for]</w:t>
          </w:r>
        </w:p>
      </w:docPartBody>
    </w:docPart>
    <w:docPart>
      <w:docPartPr>
        <w:name w:val="C6EF397E6E87479DA0A59018F8F5AC56"/>
        <w:category>
          <w:name w:val="General"/>
          <w:gallery w:val="placeholder"/>
        </w:category>
        <w:types>
          <w:type w:val="bbPlcHdr"/>
        </w:types>
        <w:behaviors>
          <w:behavior w:val="content"/>
        </w:behaviors>
        <w:guid w:val="{2F944DCA-F235-48C6-A3F4-0E3A957D9DDB}"/>
      </w:docPartPr>
      <w:docPartBody>
        <w:p w:rsidR="00116D00" w:rsidRDefault="007967AC">
          <w:r w:rsidRPr="00F44B3B">
            <w:rPr>
              <w:rStyle w:val="PlaceholderText"/>
            </w:rPr>
            <w:t>[List of contributors]</w:t>
          </w:r>
        </w:p>
      </w:docPartBody>
    </w:docPart>
    <w:docPart>
      <w:docPartPr>
        <w:name w:val="69BF4FD9383B4ACBAC8FD5DCFE76A8C7"/>
        <w:category>
          <w:name w:val="General"/>
          <w:gallery w:val="placeholder"/>
        </w:category>
        <w:types>
          <w:type w:val="bbPlcHdr"/>
        </w:types>
        <w:behaviors>
          <w:behavior w:val="content"/>
        </w:behaviors>
        <w:guid w:val="{15174D71-4CFD-40B2-8526-0762C57D183A}"/>
      </w:docPartPr>
      <w:docPartBody>
        <w:p w:rsidR="00116D00" w:rsidRDefault="007967AC">
          <w:r w:rsidRPr="00F44B3B">
            <w:rPr>
              <w:rStyle w:val="PlaceholderText"/>
            </w:rPr>
            <w:t>[Document Creation Date]</w:t>
          </w:r>
        </w:p>
      </w:docPartBody>
    </w:docPart>
    <w:docPart>
      <w:docPartPr>
        <w:name w:val="262E173ACF6241D8A84FE6CF5B9C97C2"/>
        <w:category>
          <w:name w:val="General"/>
          <w:gallery w:val="placeholder"/>
        </w:category>
        <w:types>
          <w:type w:val="bbPlcHdr"/>
        </w:types>
        <w:behaviors>
          <w:behavior w:val="content"/>
        </w:behaviors>
        <w:guid w:val="{A167D272-061C-4585-BC92-9CEC88D42F97}"/>
      </w:docPartPr>
      <w:docPartBody>
        <w:p w:rsidR="00116D00" w:rsidRDefault="007967AC">
          <w:r w:rsidRPr="00F44B3B">
            <w:rPr>
              <w:rStyle w:val="PlaceholderText"/>
            </w:rPr>
            <w:t>[Key Reasons and Benefits]</w:t>
          </w:r>
        </w:p>
      </w:docPartBody>
    </w:docPart>
    <w:docPart>
      <w:docPartPr>
        <w:name w:val="65789685191240DFA4B3F706CCE52165"/>
        <w:category>
          <w:name w:val="General"/>
          <w:gallery w:val="placeholder"/>
        </w:category>
        <w:types>
          <w:type w:val="bbPlcHdr"/>
        </w:types>
        <w:behaviors>
          <w:behavior w:val="content"/>
        </w:behaviors>
        <w:guid w:val="{A6A2E277-F5DA-49D8-935C-6970F5DDE7BC}"/>
      </w:docPartPr>
      <w:docPartBody>
        <w:p w:rsidR="009F1A72" w:rsidRDefault="00116D00">
          <w:r w:rsidRPr="00F44B3B">
            <w:rPr>
              <w:rStyle w:val="PlaceholderText"/>
            </w:rPr>
            <w:t>[Issuing Group/Project]</w:t>
          </w:r>
        </w:p>
      </w:docPartBody>
    </w:docPart>
    <w:docPart>
      <w:docPartPr>
        <w:name w:val="378CBBE904554DBFA7BFE071B467F3D3"/>
        <w:category>
          <w:name w:val="General"/>
          <w:gallery w:val="placeholder"/>
        </w:category>
        <w:types>
          <w:type w:val="bbPlcHdr"/>
        </w:types>
        <w:behaviors>
          <w:behavior w:val="content"/>
        </w:behaviors>
        <w:guid w:val="{B8855E7A-856E-4BFC-A90A-88CB7590A9A2}"/>
      </w:docPartPr>
      <w:docPartBody>
        <w:p w:rsidR="009F1A72" w:rsidRDefault="00116D00">
          <w:r w:rsidRPr="00F44B3B">
            <w:rPr>
              <w:rStyle w:val="PlaceholderText"/>
            </w:rPr>
            <w:t>[Approving Group/Project]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altName w:val="Arial"/>
    <w:panose1 w:val="020B0704020202020204"/>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comments="0" w:insDel="0" w:formatting="0"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67AC"/>
    <w:rsid w:val="00013874"/>
    <w:rsid w:val="00080B29"/>
    <w:rsid w:val="00116D00"/>
    <w:rsid w:val="001A732E"/>
    <w:rsid w:val="002862FB"/>
    <w:rsid w:val="00374BC5"/>
    <w:rsid w:val="003E5EEE"/>
    <w:rsid w:val="00432FC4"/>
    <w:rsid w:val="004730F0"/>
    <w:rsid w:val="00494138"/>
    <w:rsid w:val="006020BA"/>
    <w:rsid w:val="00662CFB"/>
    <w:rsid w:val="00681C44"/>
    <w:rsid w:val="006A073B"/>
    <w:rsid w:val="007967AC"/>
    <w:rsid w:val="008119E1"/>
    <w:rsid w:val="00822F73"/>
    <w:rsid w:val="008926D1"/>
    <w:rsid w:val="008B320B"/>
    <w:rsid w:val="008B79A0"/>
    <w:rsid w:val="008E7BB4"/>
    <w:rsid w:val="009F1A72"/>
    <w:rsid w:val="00A51463"/>
    <w:rsid w:val="00C706D5"/>
    <w:rsid w:val="00CC583F"/>
    <w:rsid w:val="00DB0C77"/>
    <w:rsid w:val="00DF161D"/>
    <w:rsid w:val="00E25B19"/>
    <w:rsid w:val="00E8033C"/>
    <w:rsid w:val="00ED7AF2"/>
    <w:rsid w:val="00F248B3"/>
    <w:rsid w:val="00F67E8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16D0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CR Document" ma:contentTypeID="0x010100EC728DFF17A841B193288BA44365FF7000B94428117C9D4ABEAE546B343679976600BF54CB22B7F849D2BF566960DDFA6DA200F6A53C970815AB4E994A578D14CCF5D2" ma:contentTypeVersion="5" ma:contentTypeDescription="CR Document" ma:contentTypeScope="" ma:versionID="9af5dd836c76b682a61f89dabc36f2b5">
  <xsd:schema xmlns:xsd="http://www.w3.org/2001/XMLSchema" xmlns:xs="http://www.w3.org/2001/XMLSchema" xmlns:p="http://schemas.microsoft.com/office/2006/metadata/properties" xmlns:ns2="ADEDD60E-22E2-4049-BE99-80A2BB237DD5" xmlns:ns3="54cf9ea2-8b24-4a35-a789-c10402c86061" targetNamespace="http://schemas.microsoft.com/office/2006/metadata/properties" ma:root="true" ma:fieldsID="6afe53fcf067e42b2d886bb37704fbb6" ns2:_="" ns3:_="">
    <xsd:import namespace="ADEDD60E-22E2-4049-BE99-80A2BB237DD5"/>
    <xsd:import namespace="54cf9ea2-8b24-4a35-a789-c10402c86061"/>
    <xsd:element name="properties">
      <xsd:complexType>
        <xsd:sequence>
          <xsd:element name="documentManagement">
            <xsd:complexType>
              <xsd:all>
                <xsd:element ref="ns2:GSMATitle" minOccurs="0"/>
                <xsd:element ref="ns2:GSMAKBCategoryTaxHTField0" minOccurs="0"/>
                <xsd:element ref="ns2:GSMADocumentTypeTaxHTField0" minOccurs="0"/>
                <xsd:element ref="ns2:GSMASecurityGroup"/>
                <xsd:element ref="ns2:GSMADocumentOwner" minOccurs="0"/>
                <xsd:element ref="ns2:GSMARelatedDiscussion" minOccurs="0"/>
                <xsd:element ref="ns2:GSMADocumentCreatedDate" minOccurs="0"/>
                <xsd:element ref="ns2:GSMADocumentCreatedBy" minOccurs="0"/>
                <xsd:element ref="ns2:GSMATemplateNumber" minOccurs="0"/>
                <xsd:element ref="ns2:GSMATemplateConversionStatus" minOccurs="0"/>
                <xsd:element ref="ns2:GSMAMeetingNameAndNumberText" minOccurs="0"/>
                <xsd:element ref="ns2:GSMAMeetingNameAndNumber" minOccurs="0"/>
                <xsd:element ref="ns2:GSMAMeetingItemNumber" minOccurs="0"/>
                <xsd:element ref="ns2:GSMAMeetingDate" minOccurs="0"/>
                <xsd:element ref="ns2:GSMAMeetingLocation" minOccurs="0"/>
                <xsd:element ref="ns2:GSMAMeetingNameAndNumberLocal" minOccurs="0"/>
                <xsd:element ref="ns2:GSMAMeetingItemNumberLocal" minOccurs="0"/>
                <xsd:element ref="ns2:GSMAItemFor" minOccurs="0"/>
                <xsd:element ref="ns2:GSMAAffectedPRD" minOccurs="0"/>
                <xsd:element ref="ns2:GSMAChangeRequestNumber" minOccurs="0"/>
                <xsd:element ref="ns2:GSMAPublishedVersionIncrement" minOccurs="0"/>
                <xsd:element ref="ns2:GSMAChangeType" minOccurs="0"/>
                <xsd:element ref="ns2:GSMASubmittedBy" minOccurs="0"/>
                <xsd:element ref="ns2:GSMAReasonKeyBusinessBenefits" minOccurs="0"/>
                <xsd:element ref="ns2:GSMAAffectedDocumentSections" minOccurs="0"/>
                <xsd:element ref="ns2:GSMASubmittedOnBehalfOf" minOccurs="0"/>
                <xsd:element ref="ns2:GSMAListOfContributors" minOccurs="0"/>
                <xsd:element ref="ns2:GSMARelatedDocumentType" minOccurs="0"/>
                <xsd:element ref="ns2:GSMARelatedDocumentTitle" minOccurs="0"/>
                <xsd:element ref="ns2:GSMAImpactedDocuments" minOccurs="0"/>
                <xsd:element ref="ns2:GSMASimilarChangeRequests" minOccurs="0"/>
                <xsd:element ref="ns2:GSMAApprovalDate" minOccurs="0"/>
                <xsd:element ref="ns2:GSMAApprovalStatus" minOccurs="0"/>
                <xsd:element ref="ns2:GSMAOwningGroup" minOccurs="0"/>
                <xsd:element ref="ns2:GSMADocumentNumber" minOccurs="0"/>
                <xsd:element ref="ns3:_dlc_DocId" minOccurs="0"/>
                <xsd:element ref="ns3:_dlc_DocIdUrl" minOccurs="0"/>
                <xsd:element ref="ns3:_dlc_DocIdPersistId" minOccurs="0"/>
                <xsd:element ref="ns2:GSMAIssuingGroupProject" minOccurs="0"/>
                <xsd:element ref="ns2:GSMAApprovingGroupProjec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DEDD60E-22E2-4049-BE99-80A2BB237DD5" elementFormDefault="qualified">
    <xsd:import namespace="http://schemas.microsoft.com/office/2006/documentManagement/types"/>
    <xsd:import namespace="http://schemas.microsoft.com/office/infopath/2007/PartnerControls"/>
    <xsd:element name="GSMATitle" ma:index="8" nillable="true" ma:displayName="Title" ma:internalName="GSMATitle" ma:readOnly="false">
      <xsd:simpleType>
        <xsd:restriction base="dms:Text"/>
      </xsd:simpleType>
    </xsd:element>
    <xsd:element name="GSMAKBCategoryTaxHTField0" ma:index="10" nillable="true" ma:taxonomy="true" ma:internalName="GSMAKBCategoryTaxHTField0" ma:taxonomyFieldName="GSMAKBCategory" ma:displayName="KB Category" ma:readOnly="false" ma:fieldId="{21dee129-e704-4a2f-bbcd-72336400b048}" ma:taxonomyMulti="true" ma:sspId="da14f4a6-95d7-4d6d-97ca-713f9b6ea8eb" ma:termSetId="7526875a-7b98-42d9-b6a7-9f2766f84726" ma:anchorId="00000000-0000-0000-0000-000000000000" ma:open="false" ma:isKeyword="false">
      <xsd:complexType>
        <xsd:sequence>
          <xsd:element ref="pc:Terms" minOccurs="0" maxOccurs="1"/>
        </xsd:sequence>
      </xsd:complexType>
    </xsd:element>
    <xsd:element name="GSMADocumentTypeTaxHTField0" ma:index="12" nillable="true" ma:taxonomy="true" ma:internalName="GSMADocumentTypeTaxHTField0" ma:taxonomyFieldName="GSMADocumentType" ma:displayName="Document Type" ma:readOnly="false" ma:fieldId="{34a499d2-2c5a-49b8-81ca-7ba3b22c0d34}" ma:sspId="da14f4a6-95d7-4d6d-97ca-713f9b6ea8eb" ma:termSetId="ede25075-d64e-4502-8d90-5c5d069245ca" ma:anchorId="00000000-0000-0000-0000-000000000000" ma:open="false" ma:isKeyword="false">
      <xsd:complexType>
        <xsd:sequence>
          <xsd:element ref="pc:Terms" minOccurs="0" maxOccurs="1"/>
        </xsd:sequence>
      </xsd:complexType>
    </xsd:element>
    <xsd:element name="GSMASecurityGroup" ma:index="13" ma:displayName="Security Classification" ma:internalName="GSMASecurityGroup" ma:readOnly="false">
      <xsd:simpleType>
        <xsd:restriction base="dms:Choice">
          <xsd:enumeration value="Non-confidential"/>
          <xsd:enumeration value="Confidential - Full, Rapporteur, and Associate Members"/>
          <xsd:enumeration value="Confidential - Full and Rapporteur Members"/>
          <xsd:enumeration value="Confidential - Full Members"/>
          <xsd:enumeration value="Confidential - Group Members"/>
          <xsd:enumeration value="Confidential - Group Members (Full Members only)"/>
        </xsd:restriction>
      </xsd:simpleType>
    </xsd:element>
    <xsd:element name="GSMADocumentOwner" ma:index="14" nillable="true" ma:displayName="Document Editor" ma:list="UserInfo" ma:SharePointGroup="0" ma:internalName="GSMADocumentOwn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GSMARelatedDiscussion" ma:index="15" nillable="true" ma:displayName="Related Discussion" ma:format="Hyperlink" ma:internalName="GSMARelatedDiscussion"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GSMADocumentCreatedDate" ma:index="16" nillable="true" ma:displayName="Document Creation Date" ma:indexed="true" ma:internalName="GSMADocumentCreatedDate" ma:readOnly="false">
      <xsd:simpleType>
        <xsd:restriction base="dms:DateTime"/>
      </xsd:simpleType>
    </xsd:element>
    <xsd:element name="GSMADocumentCreatedBy" ma:index="17" nillable="true" ma:displayName="Document Author" ma:internalName="GSMADocumentCreatedBy"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GSMATemplateNumber" ma:index="18" nillable="true" ma:displayName="Template Number" ma:internalName="GSMATemplateNumber" ma:readOnly="true">
      <xsd:simpleType>
        <xsd:restriction base="dms:Text"/>
      </xsd:simpleType>
    </xsd:element>
    <xsd:element name="GSMATemplateConversionStatus" ma:index="19" nillable="true" ma:displayName="Template Conversion Status" ma:internalName="GSMATemplateConversionStatus" ma:readOnly="false">
      <xsd:simpleType>
        <xsd:restriction base="dms:Text"/>
      </xsd:simpleType>
    </xsd:element>
    <xsd:element name="GSMAMeetingNameAndNumberText" ma:index="20" nillable="true" ma:displayName="Meeting Name and Number Text" ma:internalName="GSMAMeetingNameAndNumberText" ma:readOnly="false">
      <xsd:simpleType>
        <xsd:restriction base="dms:Text"/>
      </xsd:simpleType>
    </xsd:element>
    <xsd:element name="GSMAMeetingNameAndNumber" ma:index="21" nillable="true" ma:displayName="Meeting Name and Number" ma:format="Hyperlink" ma:internalName="GSMAMeetingNameAndNumber"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GSMAMeetingItemNumber" ma:index="22" nillable="true" ma:displayName="Meeting Document Number" ma:internalName="GSMAMeetingItemNumber" ma:readOnly="false">
      <xsd:simpleType>
        <xsd:restriction base="dms:Text"/>
      </xsd:simpleType>
    </xsd:element>
    <xsd:element name="GSMAMeetingDate" ma:index="23" nillable="true" ma:displayName="Meeting Date" ma:internalName="GSMAMeetingDate" ma:readOnly="false">
      <xsd:simpleType>
        <xsd:restriction base="dms:DateTime"/>
      </xsd:simpleType>
    </xsd:element>
    <xsd:element name="GSMAMeetingLocation" ma:index="24" nillable="true" ma:displayName="Meeting Location" ma:internalName="GSMAMeetingLocation" ma:readOnly="false">
      <xsd:simpleType>
        <xsd:restriction base="dms:Text"/>
      </xsd:simpleType>
    </xsd:element>
    <xsd:element name="GSMAMeetingNameAndNumberLocal" ma:index="25" nillable="true" ma:displayName="Meeting Name and Number (Local)" ma:format="Hyperlink" ma:internalName="GSMAMeetingNameAndNumberLocal"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GSMAMeetingItemNumberLocal" ma:index="26" nillable="true" ma:displayName="Meeting Document Number (Local)" ma:internalName="GSMAMeetingItemNumberLocal" ma:readOnly="false">
      <xsd:simpleType>
        <xsd:restriction base="dms:Text"/>
      </xsd:simpleType>
    </xsd:element>
    <xsd:element name="GSMAItemFor" ma:index="27" nillable="true" ma:displayName="This document is for" ma:internalName="GSMAItemFor" ma:readOnly="false">
      <xsd:simpleType>
        <xsd:restriction base="dms:Choice">
          <xsd:enumeration value="Approval"/>
          <xsd:enumeration value="Discussion"/>
          <xsd:enumeration value="Information Only"/>
        </xsd:restriction>
      </xsd:simpleType>
    </xsd:element>
    <xsd:element name="GSMAAffectedPRD" ma:index="28" nillable="true" ma:displayName="Affected Official Document" ma:internalName="GSMAAffectedPRD" ma:readOnly="false">
      <xsd:simpleType>
        <xsd:restriction base="dms:Unknown"/>
      </xsd:simpleType>
    </xsd:element>
    <xsd:element name="GSMAChangeRequestNumber" ma:index="29" nillable="true" ma:displayName="Change Request Number" ma:internalName="GSMAChangeRequestNumber" ma:readOnly="false">
      <xsd:simpleType>
        <xsd:restriction base="dms:Text"/>
      </xsd:simpleType>
    </xsd:element>
    <xsd:element name="GSMAPublishedVersionIncrement" ma:index="30" nillable="true" ma:displayName="Published Version Increment" ma:internalName="GSMAPublishedVersionIncrement" ma:readOnly="false">
      <xsd:simpleType>
        <xsd:restriction base="dms:Choice">
          <xsd:enumeration value="Major Version"/>
          <xsd:enumeration value="Minor Version"/>
        </xsd:restriction>
      </xsd:simpleType>
    </xsd:element>
    <xsd:element name="GSMAChangeType" ma:index="31" nillable="true" ma:displayName="Change Type" ma:internalName="GSMAChangeType" ma:readOnly="false">
      <xsd:simpleType>
        <xsd:restriction base="dms:Choice">
          <xsd:enumeration value="Major Update"/>
          <xsd:enumeration value="Minor Update"/>
          <xsd:enumeration value="New Document"/>
        </xsd:restriction>
      </xsd:simpleType>
    </xsd:element>
    <xsd:element name="GSMASubmittedBy" ma:index="32" nillable="true" ma:displayName="Submitted By" ma:internalName="GSMASubmittedBy"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GSMAReasonKeyBusinessBenefits" ma:index="33" nillable="true" ma:displayName="Key Reasons and Benefits" ma:internalName="GSMAReasonKeyBusinessBenefits" ma:readOnly="false">
      <xsd:simpleType>
        <xsd:restriction base="dms:Note"/>
      </xsd:simpleType>
    </xsd:element>
    <xsd:element name="GSMAAffectedDocumentSections" ma:index="34" nillable="true" ma:displayName="Affected Document Sections" ma:internalName="GSMAAffectedDocumentSections" ma:readOnly="false">
      <xsd:simpleType>
        <xsd:restriction base="dms:Note"/>
      </xsd:simpleType>
    </xsd:element>
    <xsd:element name="GSMASubmittedOnBehalfOf" ma:index="35" nillable="true" ma:displayName="Submitted on behalf of" ma:internalName="GSMASubmittedOnBehalfOf" ma:readOnly="false">
      <xsd:simpleType>
        <xsd:restriction base="dms:Text"/>
      </xsd:simpleType>
    </xsd:element>
    <xsd:element name="GSMAListOfContributors" ma:index="36" nillable="true" ma:displayName="List of contributors" ma:description="A list of contributors to be displayed on the cover sheet of the document" ma:internalName="GSMAListOfContributors" ma:readOnly="false">
      <xsd:simpleType>
        <xsd:restriction base="dms:Note"/>
      </xsd:simpleType>
    </xsd:element>
    <xsd:element name="GSMARelatedDocumentType" ma:index="37" nillable="true" ma:displayName="Related Document Type" ma:internalName="GSMARelatedDocumentType" ma:readOnly="false">
      <xsd:simpleType>
        <xsd:restriction base="dms:Text"/>
      </xsd:simpleType>
    </xsd:element>
    <xsd:element name="GSMARelatedDocumentTitle" ma:index="38" nillable="true" ma:displayName="Related Document Title" ma:internalName="GSMARelatedDocumentTitle" ma:readOnly="false">
      <xsd:simpleType>
        <xsd:restriction base="dms:Text"/>
      </xsd:simpleType>
    </xsd:element>
    <xsd:element name="GSMAImpactedDocuments" ma:index="39" nillable="true" ma:displayName="Impacted Documents" ma:internalName="GSMAImpactedDocuments" ma:readOnly="false">
      <xsd:simpleType>
        <xsd:restriction base="dms:Unknown"/>
      </xsd:simpleType>
    </xsd:element>
    <xsd:element name="GSMASimilarChangeRequests" ma:index="40" nillable="true" ma:displayName="Similar Change Requests" ma:internalName="GSMASimilarChangeRequests" ma:readOnly="false">
      <xsd:simpleType>
        <xsd:restriction base="dms:Unknown"/>
      </xsd:simpleType>
    </xsd:element>
    <xsd:element name="GSMAApprovalDate" ma:index="41" nillable="true" ma:displayName="Approval Date" ma:internalName="GSMAApprovalDate" ma:readOnly="false">
      <xsd:simpleType>
        <xsd:restriction base="dms:DateTime"/>
      </xsd:simpleType>
    </xsd:element>
    <xsd:element name="GSMAApprovalStatus" ma:index="42" nillable="true" ma:displayName="Approval Status" ma:indexed="true" ma:internalName="GSMAApprovalStatus" ma:readOnly="false">
      <xsd:simpleType>
        <xsd:restriction base="dms:Text"/>
      </xsd:simpleType>
    </xsd:element>
    <xsd:element name="GSMAOwningGroup" ma:index="43" nillable="true" ma:displayName="Owning Group" ma:internalName="GSMAOwningGroup" ma:readOnly="false">
      <xsd:simpleType>
        <xsd:restriction base="dms:Text"/>
      </xsd:simpleType>
    </xsd:element>
    <xsd:element name="GSMADocumentNumber" ma:index="44" nillable="true" ma:displayName="PRD Number" ma:indexed="true" ma:internalName="GSMADocumentNumber" ma:readOnly="false">
      <xsd:simpleType>
        <xsd:restriction base="dms:Text"/>
      </xsd:simpleType>
    </xsd:element>
    <xsd:element name="GSMAIssuingGroupProject" ma:index="48" nillable="true" ma:displayName="Issuing Group/Project" ma:internalName="GSMAIssuingGroupProject" ma:readOnly="false">
      <xsd:simpleType>
        <xsd:restriction base="dms:Text"/>
      </xsd:simpleType>
    </xsd:element>
    <xsd:element name="GSMAApprovingGroupProject" ma:index="49" nillable="true" ma:displayName="Approving Group/Project" ma:internalName="GSMAApprovingGroupProject"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4cf9ea2-8b24-4a35-a789-c10402c86061" elementFormDefault="qualified">
    <xsd:import namespace="http://schemas.microsoft.com/office/2006/documentManagement/types"/>
    <xsd:import namespace="http://schemas.microsoft.com/office/infopath/2007/PartnerControls"/>
    <xsd:element name="_dlc_DocId" ma:index="45" nillable="true" ma:displayName="Document ID Value" ma:description="The value of the document ID assigned to this item." ma:internalName="_dlc_DocId" ma:readOnly="true">
      <xsd:simpleType>
        <xsd:restriction base="dms:Text"/>
      </xsd:simpleType>
    </xsd:element>
    <xsd:element name="_dlc_DocIdUrl" ma:index="46"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47"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GSMADocumentCreatedBy xmlns="ADEDD60E-22E2-4049-BE99-80A2BB237DD5">
      <UserInfo>
        <DisplayName>Laura Dawson (GSMA)</DisplayName>
        <AccountId>5243</AccountId>
        <AccountType/>
      </UserInfo>
    </GSMADocumentCreatedBy>
    <GSMADocumentCreatedDate xmlns="ADEDD60E-22E2-4049-BE99-80A2BB237DD5">2018-04-30T23:00:00Z</GSMADocumentCreatedDate>
    <GSMADocumentOwner xmlns="ADEDD60E-22E2-4049-BE99-80A2BB237DD5">
      <UserInfo>
        <DisplayName>Laura Dawson (GSMA)</DisplayName>
        <AccountId>5243</AccountId>
        <AccountType/>
      </UserInfo>
    </GSMADocumentOwner>
    <GSMASecurityGroup xmlns="ADEDD60E-22E2-4049-BE99-80A2BB237DD5">Non-confidential</GSMASecurityGroup>
    <GSMARelatedDiscussion xmlns="ADEDD60E-22E2-4049-BE99-80A2BB237DD5">
      <Url>https://infocentre2.gsma.com/gp/pr/V2020/DCMMI/DCMMI-PLG/Lists/DiscussionBoard/V2020.10%20CR1001%20Mobile%20Money%20APIs%20-%20Definitions%20and%20Use%20Cases</Url>
      <Description>V2020.10 CR1001 Mobile Money APIs - Definitions and Use Cases</Description>
    </GSMARelatedDiscussion>
    <GSMADocumentNumber xmlns="ADEDD60E-22E2-4049-BE99-80A2BB237DD5">V2020.10</GSMADocumentNumber>
    <GSMADocumentTypeTaxHTField0 xmlns="ADEDD60E-22E2-4049-BE99-80A2BB237DD5">
      <Terms xmlns="http://schemas.microsoft.com/office/infopath/2007/PartnerControls">
        <TermInfo xmlns="http://schemas.microsoft.com/office/infopath/2007/PartnerControls">
          <TermName xmlns="http://schemas.microsoft.com/office/infopath/2007/PartnerControls">Change Request</TermName>
          <TermId xmlns="http://schemas.microsoft.com/office/infopath/2007/PartnerControls">ab8ec630-e9bb-472a-9390-c7460461458c</TermId>
        </TermInfo>
      </Terms>
    </GSMADocumentTypeTaxHTField0>
    <GSMAKBCategoryTaxHTField0 xmlns="ADEDD60E-22E2-4049-BE99-80A2BB237DD5">
      <Terms xmlns="http://schemas.microsoft.com/office/infopath/2007/PartnerControls"/>
    </GSMAKBCategoryTaxHTField0>
    <GSMATitle xmlns="ADEDD60E-22E2-4049-BE99-80A2BB237DD5">Mobile Money API Definition</GSMATitle>
    <GSMATemplateConversionStatus xmlns="ADEDD60E-22E2-4049-BE99-80A2BB237DD5" xsi:nil="true"/>
    <_dlc_DocId xmlns="54cf9ea2-8b24-4a35-a789-c10402c86061">INFO-4414-4</_dlc_DocId>
    <_dlc_DocIdUrl xmlns="54cf9ea2-8b24-4a35-a789-c10402c86061">
      <Url>https://infocentre2.gsma.com/gp/pr/V2020/DCMMI/DCMMI-PLG/_layouts/DocIdRedir.aspx?ID=INFO-4414-4</Url>
      <Description>INFO-4414-4</Description>
    </_dlc_DocIdUrl>
    <GSMASimilarChangeRequests xmlns="ADEDD60E-22E2-4049-BE99-80A2BB237DD5" xsi:nil="true"/>
    <GSMAMeetingItemNumber xmlns="ADEDD60E-22E2-4049-BE99-80A2BB237DD5" xsi:nil="true"/>
    <GSMAAffectedDocumentSections xmlns="ADEDD60E-22E2-4049-BE99-80A2BB237DD5">New document</GSMAAffectedDocumentSections>
    <GSMAChangeRequestNumber xmlns="ADEDD60E-22E2-4049-BE99-80A2BB237DD5">V2020.10 CR1001</GSMAChangeRequestNumber>
    <GSMAImpactedDocuments xmlns="ADEDD60E-22E2-4049-BE99-80A2BB237DD5" xsi:nil="true"/>
    <GSMAIssuingGroupProject xmlns="ADEDD60E-22E2-4049-BE99-80A2BB237DD5"/>
    <GSMAMeetingDate xmlns="ADEDD60E-22E2-4049-BE99-80A2BB237DD5" xsi:nil="true"/>
    <GSMAMeetingLocation xmlns="ADEDD60E-22E2-4049-BE99-80A2BB237DD5" xsi:nil="true"/>
    <GSMAPublishedVersionIncrement xmlns="ADEDD60E-22E2-4049-BE99-80A2BB237DD5">Minor Version</GSMAPublishedVersionIncrement>
    <GSMAApprovalStatus xmlns="ADEDD60E-22E2-4049-BE99-80A2BB237DD5">Quality and Legal Review</GSMAApprovalStatus>
    <GSMARelatedDocumentType xmlns="ADEDD60E-22E2-4049-BE99-80A2BB237DD5">Non-binding Permanent Reference Document</GSMARelatedDocumentType>
    <GSMAApprovingGroupProject xmlns="ADEDD60E-22E2-4049-BE99-80A2BB237DD5"/>
    <GSMASubmittedOnBehalfOf xmlns="ADEDD60E-22E2-4049-BE99-80A2BB237DD5" xsi:nil="true"/>
    <GSMARelatedDocumentTitle xmlns="ADEDD60E-22E2-4049-BE99-80A2BB237DD5">V2020.10 Mobile Money API Definition v1.0 (Current)</GSMARelatedDocumentTitle>
    <GSMAMeetingItemNumberLocal xmlns="ADEDD60E-22E2-4049-BE99-80A2BB237DD5" xsi:nil="true"/>
    <GSMAApprovalDate xmlns="ADEDD60E-22E2-4049-BE99-80A2BB237DD5" xsi:nil="true"/>
    <GSMAMeetingNameAndNumber xmlns="ADEDD60E-22E2-4049-BE99-80A2BB237DD5">
      <Url xsi:nil="true"/>
      <Description xsi:nil="true"/>
    </GSMAMeetingNameAndNumber>
    <GSMAAffectedPRD xmlns="ADEDD60E-22E2-4049-BE99-80A2BB237DD5">&lt;?xml version="1.0"?&gt;&lt;RelatedDocumentData xmlns:xsi="http://www.w3.org/2001/XMLSchema-instance" xmlns:xsd="http://www.w3.org/2001/XMLSchema"&gt;  &lt;Title&gt;V2020.10 Mobile Money API Definition v0.1 (Current)&lt;/Title&gt;  &lt;WebId&gt;7f5f7d22-08fb-40ba-b2c0-2209e686bf1e&lt;/WebId&gt;  &lt;ListId&gt;8afd24a3-9688-4d89-aa7d-9bb3882ae12a&lt;/ListId&gt;  &lt;ItemId&gt;230d6c5c-4d67-48d7-87d7-9598ff11419d&lt;/ItemId&gt;  &lt;DocStoreVersion xsi:nil="true" /&gt;&lt;/RelatedDocumentData&gt;</GSMAAffectedPRD>
    <GSMAListOfContributors xmlns="ADEDD60E-22E2-4049-BE99-80A2BB237DD5"/>
    <GSMASubmittedBy xmlns="ADEDD60E-22E2-4049-BE99-80A2BB237DD5">
      <UserInfo>
        <DisplayName>Laura Dawson (GSMA)</DisplayName>
        <AccountId>5243</AccountId>
        <AccountType/>
      </UserInfo>
    </GSMASubmittedBy>
    <GSMAChangeType xmlns="ADEDD60E-22E2-4049-BE99-80A2BB237DD5">Minor Update</GSMAChangeType>
    <GSMAItemFor xmlns="ADEDD60E-22E2-4049-BE99-80A2BB237DD5">Discussion</GSMAItemFor>
    <GSMAMeetingNameAndNumberText xmlns="ADEDD60E-22E2-4049-BE99-80A2BB237DD5" xsi:nil="true"/>
    <GSMAReasonKeyBusinessBenefits xmlns="ADEDD60E-22E2-4049-BE99-80A2BB237DD5">Accessible APIs are a core requirement to ecosystem growth.  However, currently, the API landscape is scattered, inconsistent and fragmented making it hard for operators and 3rd parties to interconnect efficiently – an issue a harmonised API can solve.</GSMAReasonKeyBusinessBenefits>
    <GSMATemplateNumber xmlns="ADEDD60E-22E2-4049-BE99-80A2BB237DD5">0.5</GSMATemplateNumber>
    <GSMAMeetingNameAndNumberLocal xmlns="ADEDD60E-22E2-4049-BE99-80A2BB237DD5">
      <Url xsi:nil="true"/>
      <Description xsi:nil="true"/>
    </GSMAMeetingNameAndNumberLocal>
    <GSMAOwningGroup xmlns="ADEDD60E-22E2-4049-BE99-80A2BB237DD5">DCMM-PLG</GSMAOwningGroup>
  </documentManagement>
</p:properties>
</file>

<file path=customXml/item4.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6536DCCA-2C61-42EA-A155-19EE9B50A5C5}">
  <ds:schemaRefs>
    <ds:schemaRef ds:uri="http://schemas.microsoft.com/sharepoint/v3/contenttype/forms"/>
  </ds:schemaRefs>
</ds:datastoreItem>
</file>

<file path=customXml/itemProps2.xml><?xml version="1.0" encoding="utf-8"?>
<ds:datastoreItem xmlns:ds="http://schemas.openxmlformats.org/officeDocument/2006/customXml" ds:itemID="{A023B83D-7E92-4EE3-8DD0-3B28D43866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DEDD60E-22E2-4049-BE99-80A2BB237DD5"/>
    <ds:schemaRef ds:uri="54cf9ea2-8b24-4a35-a789-c10402c8606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612F80C-BCC6-4708-8333-327470281DFD}">
  <ds:schemaRefs>
    <ds:schemaRef ds:uri="http://schemas.microsoft.com/office/2006/metadata/properties"/>
    <ds:schemaRef ds:uri="http://schemas.microsoft.com/office/infopath/2007/PartnerControls"/>
    <ds:schemaRef ds:uri="ADEDD60E-22E2-4049-BE99-80A2BB237DD5"/>
    <ds:schemaRef ds:uri="54cf9ea2-8b24-4a35-a789-c10402c86061"/>
  </ds:schemaRefs>
</ds:datastoreItem>
</file>

<file path=customXml/itemProps4.xml><?xml version="1.0" encoding="utf-8"?>
<ds:datastoreItem xmlns:ds="http://schemas.openxmlformats.org/officeDocument/2006/customXml" ds:itemID="{11C5A0D3-B440-4C27-B595-0D63398F19A0}">
  <ds:schemaRefs>
    <ds:schemaRef ds:uri="http://schemas.microsoft.com/sharepoint/events"/>
  </ds:schemaRefs>
</ds:datastoreItem>
</file>

<file path=customXml/itemProps5.xml><?xml version="1.0" encoding="utf-8"?>
<ds:datastoreItem xmlns:ds="http://schemas.openxmlformats.org/officeDocument/2006/customXml" ds:itemID="{48F3AFA5-0933-422E-824B-CBB45CD5DE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ODTemplate.dot</Template>
  <TotalTime>3049</TotalTime>
  <Pages>1</Pages>
  <Words>18164</Words>
  <Characters>103535</Characters>
  <Application>Microsoft Office Word</Application>
  <DocSecurity>0</DocSecurity>
  <Lines>862</Lines>
  <Paragraphs>242</Paragraphs>
  <ScaleCrop>false</ScaleCrop>
  <HeadingPairs>
    <vt:vector size="2" baseType="variant">
      <vt:variant>
        <vt:lpstr>Title</vt:lpstr>
      </vt:variant>
      <vt:variant>
        <vt:i4>1</vt:i4>
      </vt:variant>
    </vt:vector>
  </HeadingPairs>
  <TitlesOfParts>
    <vt:vector size="1" baseType="lpstr">
      <vt:lpstr>V2020.10 CR1001 Mobile Money API Definition</vt:lpstr>
    </vt:vector>
  </TitlesOfParts>
  <Company>GSMA</Company>
  <LinksUpToDate>false</LinksUpToDate>
  <CharactersWithSpaces>121457</CharactersWithSpaces>
  <SharedDoc>false</SharedDoc>
  <HLinks>
    <vt:vector size="12" baseType="variant">
      <vt:variant>
        <vt:i4>4390936</vt:i4>
      </vt:variant>
      <vt:variant>
        <vt:i4>6</vt:i4>
      </vt:variant>
      <vt:variant>
        <vt:i4>0</vt:i4>
      </vt:variant>
      <vt:variant>
        <vt:i4>5</vt:i4>
      </vt:variant>
      <vt:variant>
        <vt:lpwstr>https://infocentre.gsm.org/cgi-bin/docdisp.cgi?275305</vt:lpwstr>
      </vt:variant>
      <vt:variant>
        <vt:lpwstr/>
      </vt:variant>
      <vt:variant>
        <vt:i4>5832704</vt:i4>
      </vt:variant>
      <vt:variant>
        <vt:i4>3</vt:i4>
      </vt:variant>
      <vt:variant>
        <vt:i4>0</vt:i4>
      </vt:variant>
      <vt:variant>
        <vt:i4>5</vt:i4>
      </vt:variant>
      <vt:variant>
        <vt:lpwstr>https://infocentre.gsm.org/cgi-bin/prddets.cgi?274175</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V2020.10 CR1001 Mobile Money API Definition</dc:title>
  <dc:subject/>
  <dc:creator>Donna Mackay</dc:creator>
  <cp:keywords/>
  <dc:description/>
  <cp:lastModifiedBy>Gareth Pateman</cp:lastModifiedBy>
  <cp:revision>39</cp:revision>
  <dcterms:created xsi:type="dcterms:W3CDTF">2016-09-05T12:07:00Z</dcterms:created>
  <dcterms:modified xsi:type="dcterms:W3CDTF">2018-05-18T08:11:00Z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SMAKBCategory">
    <vt:lpwstr/>
  </property>
  <property fmtid="{D5CDD505-2E9C-101B-9397-08002B2CF9AE}" pid="3" name="ContentTypeId">
    <vt:lpwstr>0x010100EC728DFF17A841B193288BA44365FF7000B94428117C9D4ABEAE546B343679976600BF54CB22B7F849D2BF566960DDFA6DA200F6A53C970815AB4E994A578D14CCF5D2</vt:lpwstr>
  </property>
  <property fmtid="{D5CDD505-2E9C-101B-9397-08002B2CF9AE}" pid="4" name="GSMADocumentType">
    <vt:lpwstr>4;#Change Request|ab8ec630-e9bb-472a-9390-c7460461458c</vt:lpwstr>
  </property>
  <property fmtid="{D5CDD505-2E9C-101B-9397-08002B2CF9AE}" pid="5" name="TaxCatchAll">
    <vt:lpwstr>4;#Change Request|ab8ec630-e9bb-472a-9390-c7460461458c</vt:lpwstr>
  </property>
  <property fmtid="{D5CDD505-2E9C-101B-9397-08002B2CF9AE}" pid="6" name="GSMAEditionType">
    <vt:lpwstr/>
  </property>
  <property fmtid="{D5CDD505-2E9C-101B-9397-08002B2CF9AE}" pid="7" name="GSMAChangeRequestApprover">
    <vt:lpwstr>5243;#Laura Dawson (GSMA);#30213;#Niko Alexiadis (GSMA)</vt:lpwstr>
  </property>
  <property fmtid="{D5CDD505-2E9C-101B-9397-08002B2CF9AE}" pid="8" name="_dlc_DocIdItemGuid">
    <vt:lpwstr>7a92b935-6843-4ea8-8a79-4d52a9094584</vt:lpwstr>
  </property>
  <property fmtid="{D5CDD505-2E9C-101B-9397-08002B2CF9AE}" pid="9" name="GSMAShowInGeneralView">
    <vt:bool>false</vt:bool>
  </property>
  <property fmtid="{D5CDD505-2E9C-101B-9397-08002B2CF9AE}" pid="10" name="GSMAIssuingGroupProject">
    <vt:lpwstr>-</vt:lpwstr>
  </property>
  <property fmtid="{D5CDD505-2E9C-101B-9397-08002B2CF9AE}" pid="11" name="GSMAApprovingGroupProject">
    <vt:lpwstr>-</vt:lpwstr>
  </property>
  <property fmtid="{D5CDD505-2E9C-101B-9397-08002B2CF9AE}" pid="12" name="GSMAMeetingNameAndNumber">
    <vt:lpwstr>, </vt:lpwstr>
  </property>
  <property fmtid="{D5CDD505-2E9C-101B-9397-08002B2CF9AE}" pid="13" name="GSMASubmittedBy">
    <vt:lpwstr/>
  </property>
  <property fmtid="{D5CDD505-2E9C-101B-9397-08002B2CF9AE}" pid="14" name="GSMAPRDVersion">
    <vt:lpwstr/>
  </property>
  <property fmtid="{D5CDD505-2E9C-101B-9397-08002B2CF9AE}" pid="15" name="GSMASummary">
    <vt:lpwstr/>
  </property>
  <property fmtid="{D5CDD505-2E9C-101B-9397-08002B2CF9AE}" pid="16" name="Order">
    <vt:r8>300</vt:r8>
  </property>
  <property fmtid="{D5CDD505-2E9C-101B-9397-08002B2CF9AE}" pid="17" name="GSMAAppliedToODVersion">
    <vt:lpwstr/>
  </property>
  <property fmtid="{D5CDD505-2E9C-101B-9397-08002B2CF9AE}" pid="18" name="xd_ProgID">
    <vt:lpwstr/>
  </property>
  <property fmtid="{D5CDD505-2E9C-101B-9397-08002B2CF9AE}" pid="19" name="DocumentSetDescription">
    <vt:lpwstr/>
  </property>
  <property fmtid="{D5CDD505-2E9C-101B-9397-08002B2CF9AE}" pid="20" name="GSMAAdditionalReaders">
    <vt:lpwstr/>
  </property>
  <property fmtid="{D5CDD505-2E9C-101B-9397-08002B2CF9AE}" pid="21" name="GSMAApprovingGroup">
    <vt:lpwstr>&lt;?xml version="1.0"?&gt;&lt;RelatedDocumentData xmlns:xsi="http://www.w3.org/2001/XMLSchema-instance" xmlns:xsd="http://www.w3.org/2001/XMLSchema"&gt;&lt;Title&gt;PSMC&lt;/Title&gt;&lt;WebId&gt;bcdd4c0a-0efc-4afe-9a7f-cf2982e599d1&lt;/WebId&gt;&lt;ListId&gt;00000000-0000-0000-0000-000000000000</vt:lpwstr>
  </property>
  <property fmtid="{D5CDD505-2E9C-101B-9397-08002B2CF9AE}" pid="22" name="GSMAAdditionalContributors">
    <vt:lpwstr>30213;#Niko Alexiadis (GSMA);#7612;#Oonagh Molloy (GSMA)</vt:lpwstr>
  </property>
  <property fmtid="{D5CDD505-2E9C-101B-9397-08002B2CF9AE}" pid="23" name="GSMAIssuingGroup">
    <vt:lpwstr>&lt;?xml version="1.0"?&gt;&lt;RelatedDocumentData xmlns:xsi="http://www.w3.org/2001/XMLSchema-instance" xmlns:xsd="http://www.w3.org/2001/XMLSchema"&gt;&lt;Title&gt;DCMM-PLG&lt;/Title&gt;&lt;WebId&gt;7f5f7d22-08fb-40ba-b2c0-2209e686bf1e&lt;/WebId&gt;&lt;ListId&gt;00000000-0000-0000-0000-00000000</vt:lpwstr>
  </property>
  <property fmtid="{D5CDD505-2E9C-101B-9397-08002B2CF9AE}" pid="24" name="TemplateUrl">
    <vt:lpwstr/>
  </property>
  <property fmtid="{D5CDD505-2E9C-101B-9397-08002B2CF9AE}" pid="25" name="GSMAOfficialDocumentType">
    <vt:lpwstr/>
  </property>
  <property fmtid="{D5CDD505-2E9C-101B-9397-08002B2CF9AE}" pid="26" name="GSMARemarks">
    <vt:lpwstr/>
  </property>
  <property fmtid="{D5CDD505-2E9C-101B-9397-08002B2CF9AE}" pid="27" name="GSMABusinessPurpose">
    <vt:lpwstr/>
  </property>
  <property fmtid="{D5CDD505-2E9C-101B-9397-08002B2CF9AE}" pid="28" name="URL">
    <vt:lpwstr/>
  </property>
  <property fmtid="{D5CDD505-2E9C-101B-9397-08002B2CF9AE}" pid="29" name="_docset_NoMedatataSyncRequired">
    <vt:lpwstr>False</vt:lpwstr>
  </property>
</Properties>
</file>